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5DF" w:rsidRDefault="006E3BBB" w:rsidP="007828EE">
      <w:pPr>
        <w:pStyle w:val="Caption"/>
        <w:rPr>
          <w:sz w:val="36"/>
          <w:szCs w:val="36"/>
        </w:rPr>
      </w:pPr>
      <w:r w:rsidRPr="007828EE">
        <w:rPr>
          <w:sz w:val="36"/>
          <w:szCs w:val="36"/>
        </w:rPr>
        <w:t xml:space="preserve">Technical Requirements </w:t>
      </w:r>
    </w:p>
    <w:p w:rsidR="004F05DF" w:rsidRDefault="004F05DF" w:rsidP="007828EE">
      <w:pPr>
        <w:pStyle w:val="Caption"/>
        <w:rPr>
          <w:sz w:val="36"/>
          <w:szCs w:val="36"/>
        </w:rPr>
      </w:pPr>
      <w:r>
        <w:rPr>
          <w:sz w:val="36"/>
          <w:szCs w:val="36"/>
        </w:rPr>
        <w:t>Canoe Campaign Stewardship SaFI Interface</w:t>
      </w:r>
    </w:p>
    <w:p w:rsidR="006E3BBB" w:rsidRPr="0041536A" w:rsidRDefault="004F05DF" w:rsidP="007828EE">
      <w:pPr>
        <w:pStyle w:val="Caption"/>
        <w:rPr>
          <w:szCs w:val="36"/>
        </w:rPr>
      </w:pPr>
      <w:r>
        <w:rPr>
          <w:sz w:val="36"/>
          <w:szCs w:val="36"/>
        </w:rPr>
        <w:t xml:space="preserve">For Dynamic </w:t>
      </w:r>
      <w:r w:rsidR="00835366" w:rsidRPr="007828EE">
        <w:rPr>
          <w:sz w:val="36"/>
          <w:szCs w:val="36"/>
        </w:rPr>
        <w:t>Ad Insertion</w:t>
      </w:r>
    </w:p>
    <w:p w:rsidR="006E3BBB" w:rsidRPr="0018096D" w:rsidRDefault="00D96454" w:rsidP="00897F24">
      <w:pPr>
        <w:pStyle w:val="Title"/>
        <w:rPr>
          <w:sz w:val="28"/>
          <w:szCs w:val="28"/>
        </w:rPr>
      </w:pPr>
      <w:r>
        <w:rPr>
          <w:sz w:val="28"/>
          <w:szCs w:val="28"/>
        </w:rPr>
        <w:t>Version</w:t>
      </w:r>
      <w:r w:rsidR="006E3BBB">
        <w:rPr>
          <w:sz w:val="28"/>
          <w:szCs w:val="28"/>
        </w:rPr>
        <w:t xml:space="preserve"> </w:t>
      </w:r>
      <w:r>
        <w:rPr>
          <w:sz w:val="28"/>
          <w:szCs w:val="28"/>
        </w:rPr>
        <w:t>3</w:t>
      </w:r>
      <w:r w:rsidR="00314750">
        <w:rPr>
          <w:sz w:val="28"/>
          <w:szCs w:val="28"/>
        </w:rPr>
        <w:t>.</w:t>
      </w:r>
      <w:r>
        <w:rPr>
          <w:sz w:val="28"/>
          <w:szCs w:val="28"/>
        </w:rPr>
        <w:t>0</w:t>
      </w:r>
    </w:p>
    <w:p w:rsidR="006E3BBB" w:rsidRDefault="006E3BBB" w:rsidP="006E3BBB">
      <w:pPr>
        <w:pStyle w:val="StatusTitle"/>
        <w:spacing w:after="240"/>
        <w:jc w:val="left"/>
        <w:rPr>
          <w:rFonts w:ascii="Arial" w:hAnsi="Arial" w:cs="Arial"/>
        </w:rPr>
      </w:pPr>
      <w:r>
        <w:rPr>
          <w:rFonts w:ascii="Arial" w:hAnsi="Arial" w:cs="Arial"/>
        </w:rPr>
        <w:t xml:space="preserve">Document Status </w:t>
      </w:r>
    </w:p>
    <w:tbl>
      <w:tblPr>
        <w:tblW w:w="0" w:type="auto"/>
        <w:tblInd w:w="108" w:type="dxa"/>
        <w:tblLayout w:type="fixed"/>
        <w:tblLook w:val="0000" w:firstRow="0" w:lastRow="0" w:firstColumn="0" w:lastColumn="0" w:noHBand="0" w:noVBand="0"/>
      </w:tblPr>
      <w:tblGrid>
        <w:gridCol w:w="3150"/>
        <w:gridCol w:w="5781"/>
      </w:tblGrid>
      <w:tr w:rsidR="006E3BBB">
        <w:trPr>
          <w:trHeight w:val="408"/>
        </w:trPr>
        <w:tc>
          <w:tcPr>
            <w:tcW w:w="3150" w:type="dxa"/>
            <w:tcBorders>
              <w:top w:val="single" w:sz="6" w:space="0" w:color="auto"/>
              <w:left w:val="single" w:sz="6" w:space="0" w:color="auto"/>
            </w:tcBorders>
          </w:tcPr>
          <w:p w:rsidR="006E3BBB" w:rsidRDefault="006E3BBB">
            <w:pPr>
              <w:pStyle w:val="StatusTable"/>
              <w:jc w:val="right"/>
              <w:rPr>
                <w:b/>
                <w:bCs/>
              </w:rPr>
            </w:pPr>
          </w:p>
        </w:tc>
        <w:tc>
          <w:tcPr>
            <w:tcW w:w="5781" w:type="dxa"/>
            <w:tcBorders>
              <w:top w:val="single" w:sz="6" w:space="0" w:color="auto"/>
              <w:right w:val="single" w:sz="6" w:space="0" w:color="auto"/>
            </w:tcBorders>
          </w:tcPr>
          <w:p w:rsidR="006E3BBB" w:rsidRDefault="006E3BBB">
            <w:pPr>
              <w:pStyle w:val="StatusTable"/>
            </w:pPr>
          </w:p>
        </w:tc>
      </w:tr>
      <w:tr w:rsidR="006E3BBB">
        <w:tc>
          <w:tcPr>
            <w:tcW w:w="3150" w:type="dxa"/>
            <w:tcBorders>
              <w:left w:val="single" w:sz="6" w:space="0" w:color="auto"/>
            </w:tcBorders>
          </w:tcPr>
          <w:p w:rsidR="006E3BBB" w:rsidRDefault="006E3BBB">
            <w:pPr>
              <w:pStyle w:val="StatusTable"/>
              <w:jc w:val="right"/>
              <w:rPr>
                <w:b/>
                <w:bCs/>
              </w:rPr>
            </w:pPr>
            <w:r>
              <w:rPr>
                <w:b/>
                <w:bCs/>
              </w:rPr>
              <w:t>Document File Name:</w:t>
            </w:r>
          </w:p>
        </w:tc>
        <w:tc>
          <w:tcPr>
            <w:tcW w:w="5781" w:type="dxa"/>
            <w:tcBorders>
              <w:right w:val="single" w:sz="6" w:space="0" w:color="auto"/>
            </w:tcBorders>
          </w:tcPr>
          <w:p w:rsidR="006E3BBB" w:rsidRPr="008431AC" w:rsidRDefault="0014122C" w:rsidP="00E5432D">
            <w:pPr>
              <w:pStyle w:val="StatusTable"/>
            </w:pPr>
            <w:r>
              <w:rPr>
                <w:rFonts w:cs="Arial"/>
              </w:rPr>
              <w:t xml:space="preserve">Canoe DAI SaFI </w:t>
            </w:r>
            <w:r w:rsidR="00851F41">
              <w:rPr>
                <w:rFonts w:cs="Arial"/>
              </w:rPr>
              <w:t xml:space="preserve">Interface </w:t>
            </w:r>
            <w:r w:rsidR="004F05DF">
              <w:rPr>
                <w:rFonts w:cs="Arial"/>
              </w:rPr>
              <w:t>Specifications</w:t>
            </w:r>
            <w:r>
              <w:rPr>
                <w:rFonts w:cs="Arial"/>
              </w:rPr>
              <w:t xml:space="preserve"> </w:t>
            </w:r>
            <w:r w:rsidR="004272EB">
              <w:rPr>
                <w:rFonts w:cs="Arial"/>
              </w:rPr>
              <w:t>v</w:t>
            </w:r>
            <w:r w:rsidR="00D96454">
              <w:rPr>
                <w:rFonts w:cs="Arial"/>
              </w:rPr>
              <w:t>3.</w:t>
            </w:r>
            <w:r w:rsidR="00E5432D">
              <w:rPr>
                <w:rFonts w:cs="Arial"/>
              </w:rPr>
              <w:t>1</w:t>
            </w:r>
            <w:r w:rsidR="006E3BBB" w:rsidRPr="008431AC">
              <w:rPr>
                <w:rFonts w:cs="Arial"/>
              </w:rPr>
              <w:t>.doc</w:t>
            </w:r>
          </w:p>
        </w:tc>
      </w:tr>
      <w:tr w:rsidR="006E3BBB">
        <w:tc>
          <w:tcPr>
            <w:tcW w:w="3150" w:type="dxa"/>
            <w:tcBorders>
              <w:left w:val="single" w:sz="6" w:space="0" w:color="auto"/>
            </w:tcBorders>
          </w:tcPr>
          <w:p w:rsidR="006E3BBB" w:rsidRDefault="006E3BBB">
            <w:pPr>
              <w:pStyle w:val="StatusTable"/>
              <w:jc w:val="right"/>
              <w:rPr>
                <w:b/>
                <w:bCs/>
              </w:rPr>
            </w:pPr>
            <w:r>
              <w:rPr>
                <w:b/>
                <w:bCs/>
              </w:rPr>
              <w:t>Date:</w:t>
            </w:r>
          </w:p>
        </w:tc>
        <w:tc>
          <w:tcPr>
            <w:tcW w:w="5781" w:type="dxa"/>
            <w:tcBorders>
              <w:right w:val="single" w:sz="6" w:space="0" w:color="auto"/>
            </w:tcBorders>
          </w:tcPr>
          <w:p w:rsidR="006E3BBB" w:rsidRPr="00186DE4" w:rsidRDefault="00146DD3" w:rsidP="00E5432D">
            <w:pPr>
              <w:pStyle w:val="Date"/>
            </w:pPr>
            <w:r>
              <w:t>2</w:t>
            </w:r>
            <w:r w:rsidR="00314750">
              <w:t>/</w:t>
            </w:r>
            <w:r w:rsidR="00D96454">
              <w:t>2</w:t>
            </w:r>
            <w:r w:rsidR="00E5432D">
              <w:t>2</w:t>
            </w:r>
            <w:r w:rsidR="0014122C">
              <w:t>/1</w:t>
            </w:r>
            <w:r w:rsidR="00E5432D">
              <w:t>2</w:t>
            </w:r>
          </w:p>
        </w:tc>
      </w:tr>
    </w:tbl>
    <w:p w:rsidR="006E3BBB" w:rsidRDefault="006E3BBB" w:rsidP="00A7583A">
      <w:pPr>
        <w:rPr>
          <w:lang w:bidi="ne-NP"/>
        </w:rPr>
      </w:pPr>
    </w:p>
    <w:p w:rsidR="008317C1" w:rsidRDefault="006E3BBB" w:rsidP="00A7583A">
      <w:pPr>
        <w:rPr>
          <w:sz w:val="24"/>
          <w:szCs w:val="24"/>
        </w:rPr>
      </w:pPr>
      <w:r>
        <w:br w:type="page"/>
      </w:r>
    </w:p>
    <w:p w:rsidR="006E3BBB" w:rsidRDefault="006E3BBB" w:rsidP="006E3BBB">
      <w:pPr>
        <w:pStyle w:val="StatusTable"/>
        <w:spacing w:before="360" w:after="240"/>
        <w:rPr>
          <w:b/>
          <w:sz w:val="24"/>
          <w:szCs w:val="24"/>
        </w:rPr>
      </w:pPr>
      <w:r>
        <w:rPr>
          <w:b/>
          <w:sz w:val="24"/>
          <w:szCs w:val="24"/>
        </w:rPr>
        <w:lastRenderedPageBreak/>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1E0" w:firstRow="1" w:lastRow="1" w:firstColumn="1" w:lastColumn="1" w:noHBand="0" w:noVBand="0"/>
      </w:tblPr>
      <w:tblGrid>
        <w:gridCol w:w="1484"/>
        <w:gridCol w:w="1222"/>
        <w:gridCol w:w="1601"/>
        <w:gridCol w:w="5173"/>
      </w:tblGrid>
      <w:tr w:rsidR="006E3BBB" w:rsidRPr="00952AC9">
        <w:trPr>
          <w:cantSplit/>
          <w:tblHeader/>
          <w:jc w:val="center"/>
        </w:trPr>
        <w:tc>
          <w:tcPr>
            <w:tcW w:w="1500" w:type="dxa"/>
            <w:shd w:val="clear" w:color="auto" w:fill="D9D9D9"/>
          </w:tcPr>
          <w:p w:rsidR="006E3BBB" w:rsidRPr="00952AC9" w:rsidRDefault="006E3BBB" w:rsidP="006E3BBB">
            <w:pPr>
              <w:pStyle w:val="StatusTable"/>
              <w:spacing w:before="0" w:after="0"/>
              <w:rPr>
                <w:b/>
              </w:rPr>
            </w:pPr>
            <w:r w:rsidRPr="00952AC9">
              <w:rPr>
                <w:b/>
              </w:rPr>
              <w:t>Revision</w:t>
            </w:r>
          </w:p>
        </w:tc>
        <w:tc>
          <w:tcPr>
            <w:tcW w:w="1080" w:type="dxa"/>
            <w:shd w:val="clear" w:color="auto" w:fill="D9D9D9"/>
          </w:tcPr>
          <w:p w:rsidR="006E3BBB" w:rsidRPr="00952AC9" w:rsidRDefault="006E3BBB" w:rsidP="006E3BBB">
            <w:pPr>
              <w:pStyle w:val="StatusTable"/>
              <w:spacing w:before="0" w:after="0"/>
              <w:rPr>
                <w:b/>
              </w:rPr>
            </w:pPr>
            <w:r w:rsidRPr="00952AC9">
              <w:rPr>
                <w:b/>
              </w:rPr>
              <w:t>Date</w:t>
            </w:r>
          </w:p>
        </w:tc>
        <w:tc>
          <w:tcPr>
            <w:tcW w:w="1620" w:type="dxa"/>
            <w:shd w:val="clear" w:color="auto" w:fill="D9D9D9"/>
          </w:tcPr>
          <w:p w:rsidR="006E3BBB" w:rsidRPr="00952AC9" w:rsidRDefault="006E3BBB" w:rsidP="006E3BBB">
            <w:pPr>
              <w:pStyle w:val="StatusTable"/>
              <w:spacing w:before="0" w:after="0"/>
              <w:rPr>
                <w:b/>
              </w:rPr>
            </w:pPr>
            <w:r w:rsidRPr="00952AC9">
              <w:rPr>
                <w:b/>
              </w:rPr>
              <w:t>Author(s)</w:t>
            </w:r>
          </w:p>
        </w:tc>
        <w:tc>
          <w:tcPr>
            <w:tcW w:w="5280" w:type="dxa"/>
            <w:shd w:val="clear" w:color="auto" w:fill="D9D9D9"/>
          </w:tcPr>
          <w:p w:rsidR="006E3BBB" w:rsidRPr="00952AC9" w:rsidRDefault="006E3BBB" w:rsidP="006E3BBB">
            <w:pPr>
              <w:pStyle w:val="StatusTable"/>
              <w:spacing w:before="0" w:after="0"/>
              <w:rPr>
                <w:b/>
              </w:rPr>
            </w:pPr>
            <w:r w:rsidRPr="00952AC9">
              <w:rPr>
                <w:b/>
              </w:rPr>
              <w:t>Notes</w:t>
            </w:r>
          </w:p>
        </w:tc>
      </w:tr>
      <w:tr w:rsidR="004272EB" w:rsidRPr="00952AC9" w:rsidTr="00040F0C">
        <w:trPr>
          <w:cantSplit/>
          <w:tblHeader/>
          <w:jc w:val="center"/>
        </w:trPr>
        <w:tc>
          <w:tcPr>
            <w:tcW w:w="1500" w:type="dxa"/>
          </w:tcPr>
          <w:p w:rsidR="004272EB" w:rsidRPr="00186DE4" w:rsidRDefault="004272EB" w:rsidP="00040F0C">
            <w:pPr>
              <w:pStyle w:val="StatusTable"/>
              <w:spacing w:before="0" w:after="0"/>
            </w:pPr>
            <w:r w:rsidRPr="00186DE4">
              <w:t>WIP 1</w:t>
            </w:r>
            <w:r>
              <w:t>.5</w:t>
            </w:r>
          </w:p>
        </w:tc>
        <w:tc>
          <w:tcPr>
            <w:tcW w:w="1080" w:type="dxa"/>
          </w:tcPr>
          <w:p w:rsidR="004272EB" w:rsidRPr="00186DE4" w:rsidRDefault="004272EB" w:rsidP="00040F0C">
            <w:pPr>
              <w:pStyle w:val="StatusTable"/>
              <w:spacing w:before="0" w:after="0"/>
            </w:pPr>
            <w:r>
              <w:t>2/9/11</w:t>
            </w:r>
          </w:p>
        </w:tc>
        <w:tc>
          <w:tcPr>
            <w:tcW w:w="1620" w:type="dxa"/>
          </w:tcPr>
          <w:p w:rsidR="004272EB" w:rsidRPr="00186DE4" w:rsidRDefault="004272EB" w:rsidP="00040F0C">
            <w:pPr>
              <w:pStyle w:val="StatusTable"/>
              <w:spacing w:before="0" w:after="0"/>
            </w:pPr>
            <w:r>
              <w:t>Canoe</w:t>
            </w:r>
          </w:p>
        </w:tc>
        <w:tc>
          <w:tcPr>
            <w:tcW w:w="5280" w:type="dxa"/>
          </w:tcPr>
          <w:p w:rsidR="004272EB" w:rsidRPr="00186DE4" w:rsidRDefault="004272EB" w:rsidP="00040F0C">
            <w:pPr>
              <w:pStyle w:val="StatusTable"/>
              <w:spacing w:before="0" w:after="0"/>
            </w:pPr>
            <w:r>
              <w:t>Initial WIP version to be reviewed by the SaFI working group.</w:t>
            </w:r>
          </w:p>
        </w:tc>
      </w:tr>
      <w:tr w:rsidR="009A163F" w:rsidRPr="00952AC9" w:rsidTr="009A163F">
        <w:trPr>
          <w:cantSplit/>
          <w:tblHeader/>
          <w:jc w:val="center"/>
        </w:trPr>
        <w:tc>
          <w:tcPr>
            <w:tcW w:w="1500" w:type="dxa"/>
          </w:tcPr>
          <w:p w:rsidR="009A163F" w:rsidRPr="00186DE4" w:rsidRDefault="009A163F" w:rsidP="009A163F">
            <w:pPr>
              <w:pStyle w:val="StatusTable"/>
              <w:spacing w:before="0" w:after="0"/>
            </w:pPr>
            <w:r w:rsidRPr="00186DE4">
              <w:t>WIP 1</w:t>
            </w:r>
            <w:r>
              <w:t>.6</w:t>
            </w:r>
          </w:p>
        </w:tc>
        <w:tc>
          <w:tcPr>
            <w:tcW w:w="1080" w:type="dxa"/>
          </w:tcPr>
          <w:p w:rsidR="009A163F" w:rsidRPr="00186DE4" w:rsidRDefault="009A163F" w:rsidP="009A163F">
            <w:pPr>
              <w:pStyle w:val="StatusTable"/>
              <w:spacing w:before="0" w:after="0"/>
            </w:pPr>
            <w:r>
              <w:t>4/27/11</w:t>
            </w:r>
          </w:p>
        </w:tc>
        <w:tc>
          <w:tcPr>
            <w:tcW w:w="1620" w:type="dxa"/>
          </w:tcPr>
          <w:p w:rsidR="009A163F" w:rsidRPr="00186DE4" w:rsidRDefault="009A163F" w:rsidP="009A163F">
            <w:pPr>
              <w:pStyle w:val="StatusTable"/>
              <w:spacing w:before="0" w:after="0"/>
            </w:pPr>
            <w:r>
              <w:t>Canoe</w:t>
            </w:r>
          </w:p>
        </w:tc>
        <w:tc>
          <w:tcPr>
            <w:tcW w:w="5280" w:type="dxa"/>
          </w:tcPr>
          <w:p w:rsidR="009A163F" w:rsidRPr="00186DE4" w:rsidRDefault="009A163F" w:rsidP="009A163F">
            <w:pPr>
              <w:pStyle w:val="StatusTable"/>
              <w:spacing w:before="0" w:after="0"/>
            </w:pPr>
            <w:r>
              <w:t>WIP version subsequent to SaFI working group reviews on 4/13 &amp; 4/20.</w:t>
            </w:r>
          </w:p>
        </w:tc>
      </w:tr>
      <w:tr w:rsidR="004A2C12" w:rsidRPr="00952AC9" w:rsidTr="001071B7">
        <w:trPr>
          <w:cantSplit/>
          <w:tblHeader/>
          <w:jc w:val="center"/>
        </w:trPr>
        <w:tc>
          <w:tcPr>
            <w:tcW w:w="1500" w:type="dxa"/>
          </w:tcPr>
          <w:p w:rsidR="004A2C12" w:rsidRPr="00186DE4" w:rsidRDefault="004A2C12" w:rsidP="001071B7">
            <w:pPr>
              <w:pStyle w:val="StatusTable"/>
              <w:spacing w:before="0" w:after="0"/>
            </w:pPr>
            <w:r w:rsidRPr="00186DE4">
              <w:t>WIP 1</w:t>
            </w:r>
            <w:r>
              <w:t>.7</w:t>
            </w:r>
          </w:p>
        </w:tc>
        <w:tc>
          <w:tcPr>
            <w:tcW w:w="1080" w:type="dxa"/>
          </w:tcPr>
          <w:p w:rsidR="004A2C12" w:rsidRPr="00186DE4" w:rsidRDefault="004A2C12" w:rsidP="001071B7">
            <w:pPr>
              <w:pStyle w:val="StatusTable"/>
              <w:spacing w:before="0" w:after="0"/>
            </w:pPr>
            <w:r>
              <w:t>5/31/11</w:t>
            </w:r>
          </w:p>
        </w:tc>
        <w:tc>
          <w:tcPr>
            <w:tcW w:w="1620" w:type="dxa"/>
          </w:tcPr>
          <w:p w:rsidR="004A2C12" w:rsidRPr="00186DE4" w:rsidRDefault="004A2C12" w:rsidP="001071B7">
            <w:pPr>
              <w:pStyle w:val="StatusTable"/>
              <w:spacing w:before="0" w:after="0"/>
            </w:pPr>
            <w:r>
              <w:t>Canoe</w:t>
            </w:r>
          </w:p>
        </w:tc>
        <w:tc>
          <w:tcPr>
            <w:tcW w:w="5280" w:type="dxa"/>
          </w:tcPr>
          <w:p w:rsidR="004A2C12" w:rsidRPr="00186DE4" w:rsidRDefault="004A2C12" w:rsidP="001071B7">
            <w:pPr>
              <w:pStyle w:val="StatusTable"/>
              <w:spacing w:before="0" w:after="0"/>
            </w:pPr>
            <w:r>
              <w:t>WIP version subsequent to SaFI working group reviews on 4/27 &amp; 5/04.</w:t>
            </w:r>
          </w:p>
        </w:tc>
      </w:tr>
      <w:tr w:rsidR="001D7BF9" w:rsidRPr="00952AC9" w:rsidTr="00777499">
        <w:trPr>
          <w:cantSplit/>
          <w:tblHeader/>
          <w:jc w:val="center"/>
        </w:trPr>
        <w:tc>
          <w:tcPr>
            <w:tcW w:w="1500" w:type="dxa"/>
          </w:tcPr>
          <w:p w:rsidR="001D7BF9" w:rsidRPr="00186DE4" w:rsidRDefault="001D7BF9" w:rsidP="00777499">
            <w:pPr>
              <w:pStyle w:val="StatusTable"/>
              <w:spacing w:before="0" w:after="0"/>
            </w:pPr>
            <w:r w:rsidRPr="00186DE4">
              <w:t>WIP 1</w:t>
            </w:r>
            <w:r>
              <w:t>.9</w:t>
            </w:r>
          </w:p>
        </w:tc>
        <w:tc>
          <w:tcPr>
            <w:tcW w:w="1080" w:type="dxa"/>
          </w:tcPr>
          <w:p w:rsidR="001D7BF9" w:rsidRPr="00186DE4" w:rsidRDefault="001D7BF9" w:rsidP="00777499">
            <w:pPr>
              <w:pStyle w:val="StatusTable"/>
              <w:spacing w:before="0" w:after="0"/>
            </w:pPr>
            <w:r>
              <w:t>10/11/11</w:t>
            </w:r>
          </w:p>
        </w:tc>
        <w:tc>
          <w:tcPr>
            <w:tcW w:w="1620" w:type="dxa"/>
          </w:tcPr>
          <w:p w:rsidR="001D7BF9" w:rsidRPr="00186DE4" w:rsidRDefault="001D7BF9" w:rsidP="00777499">
            <w:pPr>
              <w:pStyle w:val="StatusTable"/>
              <w:spacing w:before="0" w:after="0"/>
            </w:pPr>
            <w:r>
              <w:t>Canoe</w:t>
            </w:r>
          </w:p>
        </w:tc>
        <w:tc>
          <w:tcPr>
            <w:tcW w:w="5280" w:type="dxa"/>
          </w:tcPr>
          <w:p w:rsidR="001D7BF9" w:rsidRPr="00186DE4" w:rsidRDefault="001D7BF9" w:rsidP="00777499">
            <w:pPr>
              <w:pStyle w:val="StatusTable"/>
              <w:spacing w:before="0" w:after="0"/>
            </w:pPr>
            <w:r>
              <w:t>Update document to align with CIP 3.0 and various other decisions.</w:t>
            </w:r>
          </w:p>
        </w:tc>
      </w:tr>
      <w:tr w:rsidR="00AF3BED" w:rsidRPr="00952AC9" w:rsidTr="009B4FCB">
        <w:trPr>
          <w:cantSplit/>
          <w:tblHeader/>
          <w:jc w:val="center"/>
        </w:trPr>
        <w:tc>
          <w:tcPr>
            <w:tcW w:w="1500" w:type="dxa"/>
          </w:tcPr>
          <w:p w:rsidR="00AF3BED" w:rsidRPr="00186DE4" w:rsidRDefault="00AF3BED" w:rsidP="009B4FCB">
            <w:pPr>
              <w:pStyle w:val="StatusTable"/>
              <w:spacing w:before="0" w:after="0"/>
            </w:pPr>
            <w:r w:rsidRPr="00186DE4">
              <w:t xml:space="preserve">WIP </w:t>
            </w:r>
            <w:r>
              <w:t>2.0</w:t>
            </w:r>
          </w:p>
        </w:tc>
        <w:tc>
          <w:tcPr>
            <w:tcW w:w="1080" w:type="dxa"/>
          </w:tcPr>
          <w:p w:rsidR="00AF3BED" w:rsidRPr="00186DE4" w:rsidRDefault="00AF3BED" w:rsidP="009B4FCB">
            <w:pPr>
              <w:pStyle w:val="StatusTable"/>
              <w:spacing w:before="0" w:after="0"/>
            </w:pPr>
            <w:r>
              <w:t>10/11/11</w:t>
            </w:r>
          </w:p>
        </w:tc>
        <w:tc>
          <w:tcPr>
            <w:tcW w:w="1620" w:type="dxa"/>
          </w:tcPr>
          <w:p w:rsidR="00AF3BED" w:rsidRPr="00186DE4" w:rsidRDefault="00AF3BED" w:rsidP="009B4FCB">
            <w:pPr>
              <w:pStyle w:val="StatusTable"/>
              <w:spacing w:before="0" w:after="0"/>
            </w:pPr>
            <w:r>
              <w:t>Canoe</w:t>
            </w:r>
          </w:p>
        </w:tc>
        <w:tc>
          <w:tcPr>
            <w:tcW w:w="5280" w:type="dxa"/>
          </w:tcPr>
          <w:p w:rsidR="00AF3BED" w:rsidRPr="00186DE4" w:rsidRDefault="00AF3BED" w:rsidP="009B4FCB">
            <w:pPr>
              <w:pStyle w:val="StatusTable"/>
              <w:spacing w:before="0" w:after="0"/>
            </w:pPr>
            <w:r>
              <w:t>Update document to align with multiple assets per placement.</w:t>
            </w:r>
          </w:p>
        </w:tc>
      </w:tr>
      <w:tr w:rsidR="003360B9" w:rsidRPr="00952AC9" w:rsidTr="00374342">
        <w:trPr>
          <w:cantSplit/>
          <w:tblHeader/>
          <w:jc w:val="center"/>
        </w:trPr>
        <w:tc>
          <w:tcPr>
            <w:tcW w:w="1500" w:type="dxa"/>
          </w:tcPr>
          <w:p w:rsidR="003360B9" w:rsidRPr="00186DE4" w:rsidRDefault="003360B9" w:rsidP="00374342">
            <w:pPr>
              <w:pStyle w:val="StatusTable"/>
              <w:spacing w:before="0" w:after="0"/>
            </w:pPr>
            <w:r w:rsidRPr="00186DE4">
              <w:t xml:space="preserve">WIP </w:t>
            </w:r>
            <w:r>
              <w:t>2.1</w:t>
            </w:r>
          </w:p>
        </w:tc>
        <w:tc>
          <w:tcPr>
            <w:tcW w:w="1080" w:type="dxa"/>
          </w:tcPr>
          <w:p w:rsidR="003360B9" w:rsidRPr="00186DE4" w:rsidRDefault="003360B9" w:rsidP="00374342">
            <w:pPr>
              <w:pStyle w:val="StatusTable"/>
              <w:spacing w:before="0" w:after="0"/>
            </w:pPr>
            <w:r>
              <w:t>10/21/11</w:t>
            </w:r>
          </w:p>
        </w:tc>
        <w:tc>
          <w:tcPr>
            <w:tcW w:w="1620" w:type="dxa"/>
          </w:tcPr>
          <w:p w:rsidR="003360B9" w:rsidRPr="00186DE4" w:rsidRDefault="003360B9" w:rsidP="00374342">
            <w:pPr>
              <w:pStyle w:val="StatusTable"/>
              <w:spacing w:before="0" w:after="0"/>
            </w:pPr>
            <w:r>
              <w:t>Canoe</w:t>
            </w:r>
          </w:p>
        </w:tc>
        <w:tc>
          <w:tcPr>
            <w:tcW w:w="5280" w:type="dxa"/>
          </w:tcPr>
          <w:p w:rsidR="003360B9" w:rsidRPr="00186DE4" w:rsidRDefault="003360B9" w:rsidP="00374342">
            <w:pPr>
              <w:pStyle w:val="StatusTable"/>
              <w:spacing w:before="0" w:after="0"/>
            </w:pPr>
            <w:r>
              <w:t xml:space="preserve">Update document from feedback in project meeting.  Also align with changes to sample </w:t>
            </w:r>
            <w:proofErr w:type="gramStart"/>
            <w:r>
              <w:t>CIP .</w:t>
            </w:r>
            <w:proofErr w:type="gramEnd"/>
          </w:p>
        </w:tc>
      </w:tr>
      <w:tr w:rsidR="00372EE6" w:rsidRPr="00952AC9" w:rsidTr="00372EE6">
        <w:trPr>
          <w:cantSplit/>
          <w:tblHeader/>
          <w:jc w:val="center"/>
        </w:trPr>
        <w:tc>
          <w:tcPr>
            <w:tcW w:w="1500" w:type="dxa"/>
          </w:tcPr>
          <w:p w:rsidR="00372EE6" w:rsidRPr="00186DE4" w:rsidRDefault="00372EE6" w:rsidP="00372EE6">
            <w:pPr>
              <w:pStyle w:val="StatusTable"/>
              <w:spacing w:before="0" w:after="0"/>
            </w:pPr>
            <w:r w:rsidRPr="00186DE4">
              <w:t xml:space="preserve">WIP </w:t>
            </w:r>
            <w:r>
              <w:t>2.2</w:t>
            </w:r>
          </w:p>
        </w:tc>
        <w:tc>
          <w:tcPr>
            <w:tcW w:w="1080" w:type="dxa"/>
          </w:tcPr>
          <w:p w:rsidR="00372EE6" w:rsidRPr="00186DE4" w:rsidRDefault="00372EE6" w:rsidP="00372EE6">
            <w:pPr>
              <w:pStyle w:val="StatusTable"/>
              <w:spacing w:before="0" w:after="0"/>
            </w:pPr>
            <w:r>
              <w:t>11/03/11</w:t>
            </w:r>
          </w:p>
        </w:tc>
        <w:tc>
          <w:tcPr>
            <w:tcW w:w="1620" w:type="dxa"/>
          </w:tcPr>
          <w:p w:rsidR="00372EE6" w:rsidRPr="00186DE4" w:rsidRDefault="00372EE6" w:rsidP="00372EE6">
            <w:pPr>
              <w:pStyle w:val="StatusTable"/>
              <w:spacing w:before="0" w:after="0"/>
            </w:pPr>
            <w:r>
              <w:t>Canoe</w:t>
            </w:r>
          </w:p>
        </w:tc>
        <w:tc>
          <w:tcPr>
            <w:tcW w:w="5280" w:type="dxa"/>
          </w:tcPr>
          <w:p w:rsidR="00372EE6" w:rsidRPr="00186DE4" w:rsidRDefault="00372EE6" w:rsidP="00372EE6">
            <w:pPr>
              <w:pStyle w:val="StatusTable"/>
              <w:spacing w:before="0" w:after="0"/>
            </w:pPr>
            <w:r>
              <w:t xml:space="preserve">Update document from feedback in project meeting, Augmented Rotation UC, Added User Generated Campaign Updates UC, Added System Generated Campaign Updates UC, </w:t>
            </w:r>
            <w:proofErr w:type="gramStart"/>
            <w:r>
              <w:t>Added</w:t>
            </w:r>
            <w:proofErr w:type="gramEnd"/>
            <w:r>
              <w:t xml:space="preserve"> Invalid Campaign Instructions UC. </w:t>
            </w:r>
          </w:p>
        </w:tc>
      </w:tr>
      <w:tr w:rsidR="004E7165" w:rsidRPr="00952AC9" w:rsidTr="0030284E">
        <w:trPr>
          <w:cantSplit/>
          <w:tblHeader/>
          <w:jc w:val="center"/>
        </w:trPr>
        <w:tc>
          <w:tcPr>
            <w:tcW w:w="1500" w:type="dxa"/>
          </w:tcPr>
          <w:p w:rsidR="004E7165" w:rsidRPr="00186DE4" w:rsidRDefault="004E7165" w:rsidP="004B5E67">
            <w:pPr>
              <w:pStyle w:val="StatusTable"/>
              <w:spacing w:before="0" w:after="0"/>
            </w:pPr>
            <w:r w:rsidRPr="00186DE4">
              <w:t xml:space="preserve">WIP </w:t>
            </w:r>
            <w:r>
              <w:t>2.</w:t>
            </w:r>
            <w:r w:rsidR="004B5E67">
              <w:t>4</w:t>
            </w:r>
          </w:p>
        </w:tc>
        <w:tc>
          <w:tcPr>
            <w:tcW w:w="1080" w:type="dxa"/>
          </w:tcPr>
          <w:p w:rsidR="004E7165" w:rsidRPr="00186DE4" w:rsidRDefault="004E7165" w:rsidP="0030284E">
            <w:pPr>
              <w:pStyle w:val="StatusTable"/>
              <w:spacing w:before="0" w:after="0"/>
            </w:pPr>
            <w:r>
              <w:t>11/10/11</w:t>
            </w:r>
          </w:p>
        </w:tc>
        <w:tc>
          <w:tcPr>
            <w:tcW w:w="1620" w:type="dxa"/>
          </w:tcPr>
          <w:p w:rsidR="004E7165" w:rsidRPr="00186DE4" w:rsidRDefault="004E7165" w:rsidP="0030284E">
            <w:pPr>
              <w:pStyle w:val="StatusTable"/>
              <w:spacing w:before="0" w:after="0"/>
            </w:pPr>
            <w:r>
              <w:t>Canoe</w:t>
            </w:r>
          </w:p>
        </w:tc>
        <w:tc>
          <w:tcPr>
            <w:tcW w:w="5280" w:type="dxa"/>
          </w:tcPr>
          <w:p w:rsidR="004E7165" w:rsidRPr="00186DE4" w:rsidRDefault="004E7165" w:rsidP="0030284E">
            <w:pPr>
              <w:pStyle w:val="StatusTable"/>
              <w:spacing w:before="0" w:after="0"/>
            </w:pPr>
            <w:r>
              <w:t xml:space="preserve">Update document from feedback in project meeting, Added Goal Achieved UC, Added FlightEnd date/time reached UC, Added StateFeedback UC, Added Campaign Item information flow UC. </w:t>
            </w:r>
          </w:p>
        </w:tc>
      </w:tr>
      <w:tr w:rsidR="00595657" w:rsidRPr="00952AC9" w:rsidTr="00FD207E">
        <w:trPr>
          <w:cantSplit/>
          <w:tblHeader/>
          <w:jc w:val="center"/>
        </w:trPr>
        <w:tc>
          <w:tcPr>
            <w:tcW w:w="1500" w:type="dxa"/>
          </w:tcPr>
          <w:p w:rsidR="00595657" w:rsidRPr="00186DE4" w:rsidRDefault="00595657" w:rsidP="004B5E67">
            <w:pPr>
              <w:pStyle w:val="StatusTable"/>
              <w:spacing w:before="0" w:after="0"/>
            </w:pPr>
            <w:r w:rsidRPr="00186DE4">
              <w:t xml:space="preserve">WIP </w:t>
            </w:r>
            <w:r w:rsidR="001D7BF9">
              <w:t>2</w:t>
            </w:r>
            <w:r w:rsidR="00314750">
              <w:t>.</w:t>
            </w:r>
            <w:r w:rsidR="004B5E67">
              <w:t>5</w:t>
            </w:r>
          </w:p>
        </w:tc>
        <w:tc>
          <w:tcPr>
            <w:tcW w:w="1080" w:type="dxa"/>
          </w:tcPr>
          <w:p w:rsidR="00595657" w:rsidRPr="00186DE4" w:rsidRDefault="004A2C12" w:rsidP="005B15D3">
            <w:pPr>
              <w:pStyle w:val="StatusTable"/>
              <w:spacing w:before="0" w:after="0"/>
            </w:pPr>
            <w:r>
              <w:t>1</w:t>
            </w:r>
            <w:r w:rsidR="003360B9">
              <w:t>1</w:t>
            </w:r>
            <w:r w:rsidR="00314750">
              <w:t>/</w:t>
            </w:r>
            <w:r w:rsidR="001523BE">
              <w:t>1</w:t>
            </w:r>
            <w:r w:rsidR="005B15D3">
              <w:t>8</w:t>
            </w:r>
            <w:r w:rsidR="00595657">
              <w:t>/11</w:t>
            </w:r>
          </w:p>
        </w:tc>
        <w:tc>
          <w:tcPr>
            <w:tcW w:w="1620" w:type="dxa"/>
          </w:tcPr>
          <w:p w:rsidR="00595657" w:rsidRPr="00186DE4" w:rsidRDefault="00314750" w:rsidP="00FD207E">
            <w:pPr>
              <w:pStyle w:val="StatusTable"/>
              <w:spacing w:before="0" w:after="0"/>
            </w:pPr>
            <w:r>
              <w:t>Canoe</w:t>
            </w:r>
          </w:p>
        </w:tc>
        <w:tc>
          <w:tcPr>
            <w:tcW w:w="5280" w:type="dxa"/>
          </w:tcPr>
          <w:p w:rsidR="00595657" w:rsidRPr="00186DE4" w:rsidRDefault="004E7165" w:rsidP="005B15D3">
            <w:pPr>
              <w:pStyle w:val="StatusTable"/>
              <w:spacing w:before="0" w:after="0"/>
            </w:pPr>
            <w:r>
              <w:t>Modified Many UC’s, Updated the Business and Technical Requi</w:t>
            </w:r>
            <w:r w:rsidR="005B15D3">
              <w:t>r</w:t>
            </w:r>
            <w:r>
              <w:t>ements to co</w:t>
            </w:r>
            <w:r w:rsidR="005B15D3">
              <w:t>r</w:t>
            </w:r>
            <w:r>
              <w:t>respond with changes to UC’s.</w:t>
            </w:r>
          </w:p>
        </w:tc>
      </w:tr>
      <w:tr w:rsidR="004B5E67" w:rsidRPr="00952AC9" w:rsidTr="00FD207E">
        <w:trPr>
          <w:cantSplit/>
          <w:tblHeader/>
          <w:jc w:val="center"/>
        </w:trPr>
        <w:tc>
          <w:tcPr>
            <w:tcW w:w="1500" w:type="dxa"/>
          </w:tcPr>
          <w:p w:rsidR="004B5E67" w:rsidRPr="00186DE4" w:rsidRDefault="004B5E67" w:rsidP="003360B9">
            <w:pPr>
              <w:pStyle w:val="StatusTable"/>
              <w:spacing w:before="0" w:after="0"/>
            </w:pPr>
            <w:r>
              <w:t>WIP 2.6</w:t>
            </w:r>
          </w:p>
        </w:tc>
        <w:tc>
          <w:tcPr>
            <w:tcW w:w="1080" w:type="dxa"/>
          </w:tcPr>
          <w:p w:rsidR="004B5E67" w:rsidRDefault="004B5E67" w:rsidP="005B15D3">
            <w:pPr>
              <w:pStyle w:val="StatusTable"/>
              <w:spacing w:before="0" w:after="0"/>
            </w:pPr>
            <w:r>
              <w:t>11/23/11</w:t>
            </w:r>
          </w:p>
        </w:tc>
        <w:tc>
          <w:tcPr>
            <w:tcW w:w="1620" w:type="dxa"/>
          </w:tcPr>
          <w:p w:rsidR="004B5E67" w:rsidRDefault="004B5E67" w:rsidP="00FD207E">
            <w:pPr>
              <w:pStyle w:val="StatusTable"/>
              <w:spacing w:before="0" w:after="0"/>
            </w:pPr>
            <w:r>
              <w:t>Canoe</w:t>
            </w:r>
          </w:p>
        </w:tc>
        <w:tc>
          <w:tcPr>
            <w:tcW w:w="5280" w:type="dxa"/>
          </w:tcPr>
          <w:p w:rsidR="004B5E67" w:rsidRDefault="004B5E67" w:rsidP="005B15D3">
            <w:pPr>
              <w:pStyle w:val="StatusTable"/>
              <w:spacing w:before="0" w:after="0"/>
            </w:pPr>
            <w:r>
              <w:t>Reflect use of phase argument for statefeedback frequency.</w:t>
            </w:r>
            <w:r w:rsidR="00AC1BE5">
              <w:t xml:space="preserve">  Add FeedBackNotice req’s and samples.  Add UpdateNotice samples</w:t>
            </w:r>
            <w:r w:rsidR="007A4933">
              <w:t>.  Added SLA section.  Corrected Qualifier requirements.</w:t>
            </w:r>
          </w:p>
        </w:tc>
      </w:tr>
      <w:tr w:rsidR="00146DD3" w:rsidRPr="00952AC9" w:rsidTr="00146DD3">
        <w:trPr>
          <w:cantSplit/>
          <w:tblHeader/>
          <w:jc w:val="center"/>
        </w:trPr>
        <w:tc>
          <w:tcPr>
            <w:tcW w:w="1500" w:type="dxa"/>
          </w:tcPr>
          <w:p w:rsidR="00146DD3" w:rsidRPr="00186DE4" w:rsidRDefault="00146DD3" w:rsidP="00146DD3">
            <w:pPr>
              <w:pStyle w:val="StatusTable"/>
              <w:spacing w:before="0" w:after="0"/>
            </w:pPr>
            <w:r>
              <w:t>WIP 2.7</w:t>
            </w:r>
          </w:p>
        </w:tc>
        <w:tc>
          <w:tcPr>
            <w:tcW w:w="1080" w:type="dxa"/>
          </w:tcPr>
          <w:p w:rsidR="00146DD3" w:rsidRDefault="00146DD3" w:rsidP="00146DD3">
            <w:pPr>
              <w:pStyle w:val="StatusTable"/>
              <w:spacing w:before="0" w:after="0"/>
            </w:pPr>
            <w:r>
              <w:t>12/05/11</w:t>
            </w:r>
          </w:p>
        </w:tc>
        <w:tc>
          <w:tcPr>
            <w:tcW w:w="1620" w:type="dxa"/>
          </w:tcPr>
          <w:p w:rsidR="00146DD3" w:rsidRDefault="00146DD3" w:rsidP="00146DD3">
            <w:pPr>
              <w:pStyle w:val="StatusTable"/>
              <w:spacing w:before="0" w:after="0"/>
            </w:pPr>
            <w:r>
              <w:t>Canoe</w:t>
            </w:r>
          </w:p>
        </w:tc>
        <w:tc>
          <w:tcPr>
            <w:tcW w:w="5280" w:type="dxa"/>
          </w:tcPr>
          <w:p w:rsidR="00146DD3" w:rsidRDefault="00146DD3" w:rsidP="00146DD3">
            <w:pPr>
              <w:pStyle w:val="StatusTable"/>
              <w:spacing w:before="0" w:after="0"/>
            </w:pPr>
            <w:r>
              <w:t>Update Business Requirements, Technical Requirements and Samples in Annex section.</w:t>
            </w:r>
          </w:p>
        </w:tc>
      </w:tr>
      <w:tr w:rsidR="009C4B57" w:rsidRPr="00952AC9" w:rsidTr="005815EB">
        <w:trPr>
          <w:cantSplit/>
          <w:tblHeader/>
          <w:jc w:val="center"/>
        </w:trPr>
        <w:tc>
          <w:tcPr>
            <w:tcW w:w="1500" w:type="dxa"/>
          </w:tcPr>
          <w:p w:rsidR="009C4B57" w:rsidRPr="00186DE4" w:rsidRDefault="009C4B57" w:rsidP="009C4B57">
            <w:pPr>
              <w:pStyle w:val="StatusTable"/>
              <w:spacing w:before="0" w:after="0"/>
            </w:pPr>
            <w:r>
              <w:t>WIP 2.8</w:t>
            </w:r>
          </w:p>
        </w:tc>
        <w:tc>
          <w:tcPr>
            <w:tcW w:w="1080" w:type="dxa"/>
          </w:tcPr>
          <w:p w:rsidR="009C4B57" w:rsidRDefault="009C4B57" w:rsidP="009C4B57">
            <w:pPr>
              <w:pStyle w:val="StatusTable"/>
              <w:spacing w:before="0" w:after="0"/>
            </w:pPr>
            <w:r>
              <w:t>12/09/11</w:t>
            </w:r>
          </w:p>
        </w:tc>
        <w:tc>
          <w:tcPr>
            <w:tcW w:w="1620" w:type="dxa"/>
          </w:tcPr>
          <w:p w:rsidR="009C4B57" w:rsidRDefault="009C4B57" w:rsidP="005815EB">
            <w:pPr>
              <w:pStyle w:val="StatusTable"/>
              <w:spacing w:before="0" w:after="0"/>
            </w:pPr>
            <w:r>
              <w:t>Canoe</w:t>
            </w:r>
          </w:p>
        </w:tc>
        <w:tc>
          <w:tcPr>
            <w:tcW w:w="5280" w:type="dxa"/>
          </w:tcPr>
          <w:p w:rsidR="009C4B57" w:rsidRDefault="009C4B57" w:rsidP="005815EB">
            <w:pPr>
              <w:pStyle w:val="StatusTable"/>
              <w:spacing w:before="0" w:after="0"/>
            </w:pPr>
            <w:r>
              <w:t>Ad Registration, Update Business Requirements, Technical Requirements and Samples in Annex section.</w:t>
            </w:r>
          </w:p>
        </w:tc>
      </w:tr>
      <w:tr w:rsidR="005815EB" w:rsidRPr="00952AC9" w:rsidTr="005815EB">
        <w:trPr>
          <w:cantSplit/>
          <w:tblHeader/>
          <w:jc w:val="center"/>
        </w:trPr>
        <w:tc>
          <w:tcPr>
            <w:tcW w:w="1500" w:type="dxa"/>
          </w:tcPr>
          <w:p w:rsidR="005815EB" w:rsidRDefault="005815EB" w:rsidP="009C4B57">
            <w:pPr>
              <w:pStyle w:val="StatusTable"/>
              <w:spacing w:before="0" w:after="0"/>
            </w:pPr>
            <w:r>
              <w:t>WIP 2.9</w:t>
            </w:r>
          </w:p>
        </w:tc>
        <w:tc>
          <w:tcPr>
            <w:tcW w:w="1080" w:type="dxa"/>
          </w:tcPr>
          <w:p w:rsidR="005815EB" w:rsidRDefault="005815EB" w:rsidP="009C4B57">
            <w:pPr>
              <w:pStyle w:val="StatusTable"/>
              <w:spacing w:before="0" w:after="0"/>
            </w:pPr>
            <w:r>
              <w:t>12/13/11</w:t>
            </w:r>
          </w:p>
        </w:tc>
        <w:tc>
          <w:tcPr>
            <w:tcW w:w="1620" w:type="dxa"/>
          </w:tcPr>
          <w:p w:rsidR="005815EB" w:rsidRDefault="005815EB" w:rsidP="005815EB">
            <w:pPr>
              <w:pStyle w:val="StatusTable"/>
              <w:spacing w:before="0" w:after="0"/>
            </w:pPr>
            <w:r>
              <w:t>Canoe</w:t>
            </w:r>
          </w:p>
        </w:tc>
        <w:tc>
          <w:tcPr>
            <w:tcW w:w="5280" w:type="dxa"/>
          </w:tcPr>
          <w:p w:rsidR="005815EB" w:rsidRDefault="005139C4" w:rsidP="005815EB">
            <w:pPr>
              <w:pStyle w:val="StatusTable"/>
              <w:spacing w:before="0" w:after="0"/>
            </w:pPr>
            <w:r>
              <w:t>Corrected Invalid Request UC to incorporate use of StateFeedback Notes element for asynchronous syntax validation reporting.</w:t>
            </w:r>
            <w:r w:rsidR="00E7510A">
              <w:t xml:space="preserve">  Added related Tech Reqmts.  Updated sample xml.  Added Technical Definition for specifying “mid-roll by number”.  </w:t>
            </w:r>
            <w:r w:rsidR="001F365B">
              <w:t>Added requirements for use of Nielsen PCC headers as xpaths for metadata “category” definition.</w:t>
            </w:r>
          </w:p>
        </w:tc>
      </w:tr>
      <w:tr w:rsidR="00D96454" w:rsidRPr="00952AC9" w:rsidTr="005815EB">
        <w:trPr>
          <w:cantSplit/>
          <w:tblHeader/>
          <w:jc w:val="center"/>
        </w:trPr>
        <w:tc>
          <w:tcPr>
            <w:tcW w:w="1500" w:type="dxa"/>
          </w:tcPr>
          <w:p w:rsidR="00D96454" w:rsidRDefault="00D96454" w:rsidP="009C4B57">
            <w:pPr>
              <w:pStyle w:val="StatusTable"/>
              <w:spacing w:before="0" w:after="0"/>
            </w:pPr>
            <w:r>
              <w:lastRenderedPageBreak/>
              <w:t>WIP 3.0</w:t>
            </w:r>
          </w:p>
        </w:tc>
        <w:tc>
          <w:tcPr>
            <w:tcW w:w="1080" w:type="dxa"/>
          </w:tcPr>
          <w:p w:rsidR="00D96454" w:rsidRDefault="00D96454" w:rsidP="009C4B57">
            <w:pPr>
              <w:pStyle w:val="StatusTable"/>
              <w:spacing w:before="0" w:after="0"/>
            </w:pPr>
            <w:r>
              <w:t>12/21/2011</w:t>
            </w:r>
          </w:p>
        </w:tc>
        <w:tc>
          <w:tcPr>
            <w:tcW w:w="1620" w:type="dxa"/>
          </w:tcPr>
          <w:p w:rsidR="00D96454" w:rsidRDefault="00D96454" w:rsidP="005815EB">
            <w:pPr>
              <w:pStyle w:val="StatusTable"/>
              <w:spacing w:before="0" w:after="0"/>
            </w:pPr>
            <w:r>
              <w:t>Canoe</w:t>
            </w:r>
          </w:p>
        </w:tc>
        <w:tc>
          <w:tcPr>
            <w:tcW w:w="5280" w:type="dxa"/>
          </w:tcPr>
          <w:p w:rsidR="00D96454" w:rsidRDefault="00E423AC" w:rsidP="00FC0AAA">
            <w:pPr>
              <w:pStyle w:val="StatusTable"/>
              <w:spacing w:before="0" w:after="0"/>
            </w:pPr>
            <w:r>
              <w:t xml:space="preserve">Added the detail around SMS requirements, brought the document in sync with current thoughts on subjects like IsFirst, IsLast, use of StateFeedback.Note element for communication of asynchronous errors, manual communication of return data paths, use of </w:t>
            </w:r>
            <w:proofErr w:type="gramStart"/>
            <w:r>
              <w:t>a  manual</w:t>
            </w:r>
            <w:proofErr w:type="gramEnd"/>
            <w:r>
              <w:t xml:space="preserve"> process for registration, as well as modifying the metadata qualifier list to include “Program Name”, “Season” and “BroadCast_Air_Date”.  Documented approach for defining mid-roll by number qualifiers.</w:t>
            </w:r>
            <w:r w:rsidR="00FC0AAA">
              <w:t xml:space="preserve">  Change the Single and Multiple samples as well as the productFamily descriptions to remove the Phase for ReturnDataPath.  Added 3 UpdateNotice samples to represent three Campaign Items that I used to illustrate the SMS requirements.  Defined two SMS data sets that we will need (Campaign Centric Data Set and Ad Centric Data Set).  Added samples for each of these using the data from the 3 sample UpdateNotices</w:t>
            </w:r>
          </w:p>
        </w:tc>
      </w:tr>
      <w:tr w:rsidR="00E5432D" w:rsidRPr="00952AC9" w:rsidTr="005815EB">
        <w:trPr>
          <w:cantSplit/>
          <w:tblHeader/>
          <w:jc w:val="center"/>
          <w:ins w:id="0" w:author="Tim Whitton" w:date="2012-02-21T06:57:00Z"/>
        </w:trPr>
        <w:tc>
          <w:tcPr>
            <w:tcW w:w="1500" w:type="dxa"/>
          </w:tcPr>
          <w:p w:rsidR="00E5432D" w:rsidRDefault="00E5432D" w:rsidP="009C4B57">
            <w:pPr>
              <w:pStyle w:val="StatusTable"/>
              <w:spacing w:before="0" w:after="0"/>
              <w:rPr>
                <w:ins w:id="1" w:author="Tim Whitton" w:date="2012-02-21T06:57:00Z"/>
              </w:rPr>
            </w:pPr>
            <w:ins w:id="2" w:author="Tim Whitton" w:date="2012-02-21T06:57:00Z">
              <w:r>
                <w:t>WIP 3.1</w:t>
              </w:r>
            </w:ins>
          </w:p>
        </w:tc>
        <w:tc>
          <w:tcPr>
            <w:tcW w:w="1080" w:type="dxa"/>
          </w:tcPr>
          <w:p w:rsidR="00E5432D" w:rsidRDefault="00E5432D" w:rsidP="009C4B57">
            <w:pPr>
              <w:pStyle w:val="StatusTable"/>
              <w:spacing w:before="0" w:after="0"/>
              <w:rPr>
                <w:ins w:id="3" w:author="Tim Whitton" w:date="2012-02-21T06:57:00Z"/>
              </w:rPr>
            </w:pPr>
            <w:ins w:id="4" w:author="Tim Whitton" w:date="2012-02-21T06:58:00Z">
              <w:r>
                <w:t>2/22/2012</w:t>
              </w:r>
            </w:ins>
          </w:p>
        </w:tc>
        <w:tc>
          <w:tcPr>
            <w:tcW w:w="1620" w:type="dxa"/>
          </w:tcPr>
          <w:p w:rsidR="00E5432D" w:rsidRDefault="00E5432D" w:rsidP="005815EB">
            <w:pPr>
              <w:pStyle w:val="StatusTable"/>
              <w:spacing w:before="0" w:after="0"/>
              <w:rPr>
                <w:ins w:id="5" w:author="Tim Whitton" w:date="2012-02-21T06:57:00Z"/>
              </w:rPr>
            </w:pPr>
            <w:ins w:id="6" w:author="Tim Whitton" w:date="2012-02-21T06:58:00Z">
              <w:r>
                <w:t>Canoe</w:t>
              </w:r>
            </w:ins>
          </w:p>
        </w:tc>
        <w:tc>
          <w:tcPr>
            <w:tcW w:w="5280" w:type="dxa"/>
          </w:tcPr>
          <w:p w:rsidR="00E5432D" w:rsidRDefault="00E5432D" w:rsidP="00FC0AAA">
            <w:pPr>
              <w:pStyle w:val="StatusTable"/>
              <w:spacing w:before="0" w:after="0"/>
              <w:rPr>
                <w:ins w:id="7" w:author="Tim Whitton" w:date="2012-02-21T06:57:00Z"/>
              </w:rPr>
            </w:pPr>
          </w:p>
        </w:tc>
      </w:tr>
    </w:tbl>
    <w:p w:rsidR="006E3BBB" w:rsidRPr="00D9056D" w:rsidRDefault="006E3BBB" w:rsidP="006E3BBB">
      <w:pPr>
        <w:pStyle w:val="StatusTable"/>
        <w:spacing w:before="360" w:after="240"/>
        <w:rPr>
          <w:sz w:val="24"/>
          <w:szCs w:val="24"/>
        </w:rPr>
      </w:pPr>
    </w:p>
    <w:p w:rsidR="006E3BBB" w:rsidRDefault="006E3BBB">
      <w:pPr>
        <w:pStyle w:val="TOCTitle"/>
      </w:pPr>
      <w:r>
        <w:br w:type="page"/>
      </w:r>
      <w:r>
        <w:lastRenderedPageBreak/>
        <w:t>Contents</w:t>
      </w:r>
    </w:p>
    <w:p w:rsidR="004C4B35" w:rsidRDefault="00CE7F75">
      <w:pPr>
        <w:pStyle w:val="TOC1"/>
        <w:tabs>
          <w:tab w:val="left" w:pos="400"/>
          <w:tab w:val="right" w:leader="dot" w:pos="9350"/>
        </w:tabs>
        <w:rPr>
          <w:rFonts w:asciiTheme="minorHAnsi" w:eastAsiaTheme="minorEastAsia" w:hAnsiTheme="minorHAnsi" w:cstheme="minorBidi"/>
          <w:b w:val="0"/>
          <w:bCs w:val="0"/>
          <w:caps w:val="0"/>
          <w:noProof/>
        </w:rPr>
      </w:pPr>
      <w:r>
        <w:rPr>
          <w:b w:val="0"/>
          <w:bCs w:val="0"/>
          <w:caps w:val="0"/>
        </w:rPr>
        <w:fldChar w:fldCharType="begin"/>
      </w:r>
      <w:r w:rsidR="006E3BBB">
        <w:rPr>
          <w:b w:val="0"/>
          <w:bCs w:val="0"/>
          <w:caps w:val="0"/>
        </w:rPr>
        <w:instrText xml:space="preserve"> TOC \o "2-3" \t "Heading 1,1,AppHeading 3,3,AppHeading 1,1,AppHeading 2,2,Annex 1,1,Annex 2,2,Annex 3,3" </w:instrText>
      </w:r>
      <w:r>
        <w:rPr>
          <w:b w:val="0"/>
          <w:bCs w:val="0"/>
          <w:caps w:val="0"/>
        </w:rPr>
        <w:fldChar w:fldCharType="separate"/>
      </w:r>
      <w:r w:rsidR="004C4B35">
        <w:rPr>
          <w:noProof/>
        </w:rPr>
        <w:t>1</w:t>
      </w:r>
      <w:r w:rsidR="004C4B35">
        <w:rPr>
          <w:rFonts w:asciiTheme="minorHAnsi" w:eastAsiaTheme="minorEastAsia" w:hAnsiTheme="minorHAnsi" w:cstheme="minorBidi"/>
          <w:b w:val="0"/>
          <w:bCs w:val="0"/>
          <w:caps w:val="0"/>
          <w:noProof/>
        </w:rPr>
        <w:tab/>
      </w:r>
      <w:r w:rsidR="004C4B35">
        <w:rPr>
          <w:noProof/>
        </w:rPr>
        <w:t>Introduction</w:t>
      </w:r>
      <w:r w:rsidR="004C4B35">
        <w:rPr>
          <w:noProof/>
        </w:rPr>
        <w:tab/>
      </w:r>
      <w:r w:rsidR="004C4B35">
        <w:rPr>
          <w:noProof/>
        </w:rPr>
        <w:fldChar w:fldCharType="begin"/>
      </w:r>
      <w:r w:rsidR="004C4B35">
        <w:rPr>
          <w:noProof/>
        </w:rPr>
        <w:instrText xml:space="preserve"> PAGEREF _Toc312930325 \h </w:instrText>
      </w:r>
      <w:r w:rsidR="004C4B35">
        <w:rPr>
          <w:noProof/>
        </w:rPr>
      </w:r>
      <w:r w:rsidR="004C4B35">
        <w:rPr>
          <w:noProof/>
        </w:rPr>
        <w:fldChar w:fldCharType="separate"/>
      </w:r>
      <w:r w:rsidR="004C4B35">
        <w:rPr>
          <w:noProof/>
        </w:rPr>
        <w:t>1</w:t>
      </w:r>
      <w:r w:rsidR="004C4B35">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Document Purpose</w:t>
      </w:r>
      <w:r>
        <w:rPr>
          <w:noProof/>
        </w:rPr>
        <w:tab/>
      </w:r>
      <w:r>
        <w:rPr>
          <w:noProof/>
        </w:rPr>
        <w:fldChar w:fldCharType="begin"/>
      </w:r>
      <w:r>
        <w:rPr>
          <w:noProof/>
        </w:rPr>
        <w:instrText xml:space="preserve"> PAGEREF _Toc312930326 \h </w:instrText>
      </w:r>
      <w:r>
        <w:rPr>
          <w:noProof/>
        </w:rPr>
      </w:r>
      <w:r>
        <w:rPr>
          <w:noProof/>
        </w:rPr>
        <w:fldChar w:fldCharType="separate"/>
      </w:r>
      <w:r>
        <w:rPr>
          <w:noProof/>
        </w:rPr>
        <w:t>1</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Scope</w:t>
      </w:r>
      <w:r>
        <w:rPr>
          <w:noProof/>
        </w:rPr>
        <w:tab/>
      </w:r>
      <w:r>
        <w:rPr>
          <w:noProof/>
        </w:rPr>
        <w:fldChar w:fldCharType="begin"/>
      </w:r>
      <w:r>
        <w:rPr>
          <w:noProof/>
        </w:rPr>
        <w:instrText xml:space="preserve"> PAGEREF _Toc312930327 \h </w:instrText>
      </w:r>
      <w:r>
        <w:rPr>
          <w:noProof/>
        </w:rPr>
      </w:r>
      <w:r>
        <w:rPr>
          <w:noProof/>
        </w:rPr>
        <w:fldChar w:fldCharType="separate"/>
      </w:r>
      <w:r>
        <w:rPr>
          <w:noProof/>
        </w:rPr>
        <w:t>1</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1.2.1</w:t>
      </w:r>
      <w:r>
        <w:rPr>
          <w:rFonts w:asciiTheme="minorHAnsi" w:eastAsiaTheme="minorEastAsia" w:hAnsiTheme="minorHAnsi" w:cstheme="minorBidi"/>
          <w:i w:val="0"/>
          <w:iCs w:val="0"/>
          <w:noProof/>
        </w:rPr>
        <w:tab/>
      </w:r>
      <w:r>
        <w:rPr>
          <w:noProof/>
        </w:rPr>
        <w:t>Deliverables</w:t>
      </w:r>
      <w:r>
        <w:rPr>
          <w:noProof/>
        </w:rPr>
        <w:tab/>
      </w:r>
      <w:r>
        <w:rPr>
          <w:noProof/>
        </w:rPr>
        <w:fldChar w:fldCharType="begin"/>
      </w:r>
      <w:r>
        <w:rPr>
          <w:noProof/>
        </w:rPr>
        <w:instrText xml:space="preserve"> PAGEREF _Toc312930328 \h </w:instrText>
      </w:r>
      <w:r>
        <w:rPr>
          <w:noProof/>
        </w:rPr>
      </w:r>
      <w:r>
        <w:rPr>
          <w:noProof/>
        </w:rPr>
        <w:fldChar w:fldCharType="separate"/>
      </w:r>
      <w:r>
        <w:rPr>
          <w:noProof/>
        </w:rPr>
        <w:t>2</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Audience</w:t>
      </w:r>
      <w:r>
        <w:rPr>
          <w:noProof/>
        </w:rPr>
        <w:tab/>
      </w:r>
      <w:r>
        <w:rPr>
          <w:noProof/>
        </w:rPr>
        <w:fldChar w:fldCharType="begin"/>
      </w:r>
      <w:r>
        <w:rPr>
          <w:noProof/>
        </w:rPr>
        <w:instrText xml:space="preserve"> PAGEREF _Toc312930329 \h </w:instrText>
      </w:r>
      <w:r>
        <w:rPr>
          <w:noProof/>
        </w:rPr>
      </w:r>
      <w:r>
        <w:rPr>
          <w:noProof/>
        </w:rPr>
        <w:fldChar w:fldCharType="separate"/>
      </w:r>
      <w:r>
        <w:rPr>
          <w:noProof/>
        </w:rPr>
        <w:t>2</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Technical Terms and Acronyms</w:t>
      </w:r>
      <w:r>
        <w:rPr>
          <w:noProof/>
        </w:rPr>
        <w:tab/>
      </w:r>
      <w:r>
        <w:rPr>
          <w:noProof/>
        </w:rPr>
        <w:fldChar w:fldCharType="begin"/>
      </w:r>
      <w:r>
        <w:rPr>
          <w:noProof/>
        </w:rPr>
        <w:instrText xml:space="preserve"> PAGEREF _Toc312930330 \h </w:instrText>
      </w:r>
      <w:r>
        <w:rPr>
          <w:noProof/>
        </w:rPr>
      </w:r>
      <w:r>
        <w:rPr>
          <w:noProof/>
        </w:rPr>
        <w:fldChar w:fldCharType="separate"/>
      </w:r>
      <w:r>
        <w:rPr>
          <w:noProof/>
        </w:rPr>
        <w:t>2</w:t>
      </w:r>
      <w:r>
        <w:rPr>
          <w:noProof/>
        </w:rPr>
        <w:fldChar w:fldCharType="end"/>
      </w:r>
    </w:p>
    <w:p w:rsidR="004C4B35" w:rsidRDefault="004C4B35">
      <w:pPr>
        <w:pStyle w:val="TOC1"/>
        <w:tabs>
          <w:tab w:val="left" w:pos="400"/>
          <w:tab w:val="right" w:leader="dot" w:pos="9350"/>
        </w:tabs>
        <w:rPr>
          <w:rFonts w:asciiTheme="minorHAnsi" w:eastAsiaTheme="minorEastAsia" w:hAnsiTheme="minorHAnsi" w:cstheme="minorBidi"/>
          <w:b w:val="0"/>
          <w:bCs w:val="0"/>
          <w:caps w:val="0"/>
          <w:noProof/>
        </w:rPr>
      </w:pPr>
      <w:r>
        <w:rPr>
          <w:noProof/>
        </w:rPr>
        <w:t>2</w:t>
      </w:r>
      <w:r>
        <w:rPr>
          <w:rFonts w:asciiTheme="minorHAnsi" w:eastAsiaTheme="minorEastAsia" w:hAnsiTheme="minorHAnsi" w:cstheme="minorBidi"/>
          <w:b w:val="0"/>
          <w:bCs w:val="0"/>
          <w:caps w:val="0"/>
          <w:noProof/>
        </w:rPr>
        <w:tab/>
      </w:r>
      <w:r>
        <w:rPr>
          <w:noProof/>
        </w:rPr>
        <w:t>Requirements Overview</w:t>
      </w:r>
      <w:r>
        <w:rPr>
          <w:noProof/>
        </w:rPr>
        <w:tab/>
      </w:r>
      <w:r>
        <w:rPr>
          <w:noProof/>
        </w:rPr>
        <w:fldChar w:fldCharType="begin"/>
      </w:r>
      <w:r>
        <w:rPr>
          <w:noProof/>
        </w:rPr>
        <w:instrText xml:space="preserve"> PAGEREF _Toc312930331 \h </w:instrText>
      </w:r>
      <w:r>
        <w:rPr>
          <w:noProof/>
        </w:rPr>
      </w:r>
      <w:r>
        <w:rPr>
          <w:noProof/>
        </w:rPr>
        <w:fldChar w:fldCharType="separate"/>
      </w:r>
      <w:r>
        <w:rPr>
          <w:noProof/>
        </w:rPr>
        <w:t>4</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Overview</w:t>
      </w:r>
      <w:r>
        <w:rPr>
          <w:noProof/>
        </w:rPr>
        <w:tab/>
      </w:r>
      <w:r>
        <w:rPr>
          <w:noProof/>
        </w:rPr>
        <w:fldChar w:fldCharType="begin"/>
      </w:r>
      <w:r>
        <w:rPr>
          <w:noProof/>
        </w:rPr>
        <w:instrText xml:space="preserve"> PAGEREF _Toc312930332 \h </w:instrText>
      </w:r>
      <w:r>
        <w:rPr>
          <w:noProof/>
        </w:rPr>
      </w:r>
      <w:r>
        <w:rPr>
          <w:noProof/>
        </w:rPr>
        <w:fldChar w:fldCharType="separate"/>
      </w:r>
      <w:r>
        <w:rPr>
          <w:noProof/>
        </w:rPr>
        <w:t>4</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2.1.1</w:t>
      </w:r>
      <w:r>
        <w:rPr>
          <w:rFonts w:asciiTheme="minorHAnsi" w:eastAsiaTheme="minorEastAsia" w:hAnsiTheme="minorHAnsi" w:cstheme="minorBidi"/>
          <w:i w:val="0"/>
          <w:iCs w:val="0"/>
          <w:noProof/>
        </w:rPr>
        <w:tab/>
      </w:r>
      <w:r>
        <w:rPr>
          <w:noProof/>
        </w:rPr>
        <w:t>Architecture</w:t>
      </w:r>
      <w:r>
        <w:rPr>
          <w:noProof/>
        </w:rPr>
        <w:tab/>
      </w:r>
      <w:r>
        <w:rPr>
          <w:noProof/>
        </w:rPr>
        <w:fldChar w:fldCharType="begin"/>
      </w:r>
      <w:r>
        <w:rPr>
          <w:noProof/>
        </w:rPr>
        <w:instrText xml:space="preserve"> PAGEREF _Toc312930333 \h </w:instrText>
      </w:r>
      <w:r>
        <w:rPr>
          <w:noProof/>
        </w:rPr>
      </w:r>
      <w:r>
        <w:rPr>
          <w:noProof/>
        </w:rPr>
        <w:fldChar w:fldCharType="separate"/>
      </w:r>
      <w:r>
        <w:rPr>
          <w:noProof/>
        </w:rPr>
        <w:t>4</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Roadmap</w:t>
      </w:r>
      <w:r>
        <w:rPr>
          <w:noProof/>
        </w:rPr>
        <w:tab/>
      </w:r>
      <w:r>
        <w:rPr>
          <w:noProof/>
        </w:rPr>
        <w:fldChar w:fldCharType="begin"/>
      </w:r>
      <w:r>
        <w:rPr>
          <w:noProof/>
        </w:rPr>
        <w:instrText xml:space="preserve"> PAGEREF _Toc312930334 \h </w:instrText>
      </w:r>
      <w:r>
        <w:rPr>
          <w:noProof/>
        </w:rPr>
      </w:r>
      <w:r>
        <w:rPr>
          <w:noProof/>
        </w:rPr>
        <w:fldChar w:fldCharType="separate"/>
      </w:r>
      <w:r>
        <w:rPr>
          <w:noProof/>
        </w:rPr>
        <w:t>8</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Risks and Mitigation Strategies</w:t>
      </w:r>
      <w:r>
        <w:rPr>
          <w:noProof/>
        </w:rPr>
        <w:tab/>
      </w:r>
      <w:r>
        <w:rPr>
          <w:noProof/>
        </w:rPr>
        <w:fldChar w:fldCharType="begin"/>
      </w:r>
      <w:r>
        <w:rPr>
          <w:noProof/>
        </w:rPr>
        <w:instrText xml:space="preserve"> PAGEREF _Toc312930335 \h </w:instrText>
      </w:r>
      <w:r>
        <w:rPr>
          <w:noProof/>
        </w:rPr>
      </w:r>
      <w:r>
        <w:rPr>
          <w:noProof/>
        </w:rPr>
        <w:fldChar w:fldCharType="separate"/>
      </w:r>
      <w:r>
        <w:rPr>
          <w:noProof/>
        </w:rPr>
        <w:t>9</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2.4</w:t>
      </w:r>
      <w:r>
        <w:rPr>
          <w:rFonts w:asciiTheme="minorHAnsi" w:eastAsiaTheme="minorEastAsia" w:hAnsiTheme="minorHAnsi" w:cstheme="minorBidi"/>
          <w:noProof/>
        </w:rPr>
        <w:tab/>
      </w:r>
      <w:r>
        <w:rPr>
          <w:noProof/>
        </w:rPr>
        <w:t>Assumptions</w:t>
      </w:r>
      <w:r>
        <w:rPr>
          <w:noProof/>
        </w:rPr>
        <w:tab/>
      </w:r>
      <w:r>
        <w:rPr>
          <w:noProof/>
        </w:rPr>
        <w:fldChar w:fldCharType="begin"/>
      </w:r>
      <w:r>
        <w:rPr>
          <w:noProof/>
        </w:rPr>
        <w:instrText xml:space="preserve"> PAGEREF _Toc312930336 \h </w:instrText>
      </w:r>
      <w:r>
        <w:rPr>
          <w:noProof/>
        </w:rPr>
      </w:r>
      <w:r>
        <w:rPr>
          <w:noProof/>
        </w:rPr>
        <w:fldChar w:fldCharType="separate"/>
      </w:r>
      <w:r>
        <w:rPr>
          <w:noProof/>
        </w:rPr>
        <w:t>10</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2.5</w:t>
      </w:r>
      <w:r>
        <w:rPr>
          <w:rFonts w:asciiTheme="minorHAnsi" w:eastAsiaTheme="minorEastAsia" w:hAnsiTheme="minorHAnsi" w:cstheme="minorBidi"/>
          <w:noProof/>
        </w:rPr>
        <w:tab/>
      </w:r>
      <w:r>
        <w:rPr>
          <w:noProof/>
        </w:rPr>
        <w:t>SLA’s</w:t>
      </w:r>
      <w:r>
        <w:rPr>
          <w:noProof/>
        </w:rPr>
        <w:tab/>
      </w:r>
      <w:r>
        <w:rPr>
          <w:noProof/>
        </w:rPr>
        <w:fldChar w:fldCharType="begin"/>
      </w:r>
      <w:r>
        <w:rPr>
          <w:noProof/>
        </w:rPr>
        <w:instrText xml:space="preserve"> PAGEREF _Toc312930337 \h </w:instrText>
      </w:r>
      <w:r>
        <w:rPr>
          <w:noProof/>
        </w:rPr>
      </w:r>
      <w:r>
        <w:rPr>
          <w:noProof/>
        </w:rPr>
        <w:fldChar w:fldCharType="separate"/>
      </w:r>
      <w:r>
        <w:rPr>
          <w:noProof/>
        </w:rPr>
        <w:t>10</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2.6</w:t>
      </w:r>
      <w:r>
        <w:rPr>
          <w:rFonts w:asciiTheme="minorHAnsi" w:eastAsiaTheme="minorEastAsia" w:hAnsiTheme="minorHAnsi" w:cstheme="minorBidi"/>
          <w:noProof/>
        </w:rPr>
        <w:tab/>
      </w:r>
      <w:r>
        <w:rPr>
          <w:noProof/>
        </w:rPr>
        <w:t>CIP consumer impact</w:t>
      </w:r>
      <w:r>
        <w:rPr>
          <w:noProof/>
        </w:rPr>
        <w:tab/>
      </w:r>
      <w:r>
        <w:rPr>
          <w:noProof/>
        </w:rPr>
        <w:fldChar w:fldCharType="begin"/>
      </w:r>
      <w:r>
        <w:rPr>
          <w:noProof/>
        </w:rPr>
        <w:instrText xml:space="preserve"> PAGEREF _Toc312930338 \h </w:instrText>
      </w:r>
      <w:r>
        <w:rPr>
          <w:noProof/>
        </w:rPr>
      </w:r>
      <w:r>
        <w:rPr>
          <w:noProof/>
        </w:rPr>
        <w:fldChar w:fldCharType="separate"/>
      </w:r>
      <w:r>
        <w:rPr>
          <w:noProof/>
        </w:rPr>
        <w:t>11</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sidRPr="002510E4">
        <w:rPr>
          <w:bCs/>
          <w:noProof/>
        </w:rPr>
        <w:t>2.7</w:t>
      </w:r>
      <w:r>
        <w:rPr>
          <w:rFonts w:asciiTheme="minorHAnsi" w:eastAsiaTheme="minorEastAsia" w:hAnsiTheme="minorHAnsi" w:cstheme="minorBidi"/>
          <w:noProof/>
        </w:rPr>
        <w:tab/>
      </w:r>
      <w:r>
        <w:rPr>
          <w:noProof/>
        </w:rPr>
        <w:t>Use Cases</w:t>
      </w:r>
      <w:r>
        <w:rPr>
          <w:noProof/>
        </w:rPr>
        <w:tab/>
      </w:r>
      <w:r>
        <w:rPr>
          <w:noProof/>
        </w:rPr>
        <w:fldChar w:fldCharType="begin"/>
      </w:r>
      <w:r>
        <w:rPr>
          <w:noProof/>
        </w:rPr>
        <w:instrText xml:space="preserve"> PAGEREF _Toc312930339 \h </w:instrText>
      </w:r>
      <w:r>
        <w:rPr>
          <w:noProof/>
        </w:rPr>
      </w:r>
      <w:r>
        <w:rPr>
          <w:noProof/>
        </w:rPr>
        <w:fldChar w:fldCharType="separate"/>
      </w:r>
      <w:r>
        <w:rPr>
          <w:noProof/>
        </w:rPr>
        <w:t>11</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w:t>
      </w:r>
      <w:r>
        <w:rPr>
          <w:rFonts w:asciiTheme="minorHAnsi" w:eastAsiaTheme="minorEastAsia" w:hAnsiTheme="minorHAnsi" w:cstheme="minorBidi"/>
          <w:i w:val="0"/>
          <w:iCs w:val="0"/>
          <w:noProof/>
        </w:rPr>
        <w:tab/>
      </w:r>
      <w:r>
        <w:rPr>
          <w:noProof/>
        </w:rPr>
        <w:t>Opportunity and Position within Opportunity Targeting</w:t>
      </w:r>
      <w:r>
        <w:rPr>
          <w:noProof/>
        </w:rPr>
        <w:tab/>
      </w:r>
      <w:r>
        <w:rPr>
          <w:noProof/>
        </w:rPr>
        <w:fldChar w:fldCharType="begin"/>
      </w:r>
      <w:r>
        <w:rPr>
          <w:noProof/>
        </w:rPr>
        <w:instrText xml:space="preserve"> PAGEREF _Toc312930340 \h </w:instrText>
      </w:r>
      <w:r>
        <w:rPr>
          <w:noProof/>
        </w:rPr>
      </w:r>
      <w:r>
        <w:rPr>
          <w:noProof/>
        </w:rPr>
        <w:fldChar w:fldCharType="separate"/>
      </w:r>
      <w:r>
        <w:rPr>
          <w:noProof/>
        </w:rPr>
        <w:t>11</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2.7.2</w:t>
      </w:r>
      <w:r>
        <w:rPr>
          <w:rFonts w:asciiTheme="minorHAnsi" w:eastAsiaTheme="minorEastAsia" w:hAnsiTheme="minorHAnsi" w:cstheme="minorBidi"/>
          <w:i w:val="0"/>
          <w:iCs w:val="0"/>
          <w:noProof/>
        </w:rPr>
        <w:tab/>
      </w:r>
      <w:r>
        <w:rPr>
          <w:noProof/>
        </w:rPr>
        <w:t>Ad Rotation</w:t>
      </w:r>
      <w:r>
        <w:rPr>
          <w:noProof/>
        </w:rPr>
        <w:tab/>
      </w:r>
      <w:r>
        <w:rPr>
          <w:noProof/>
        </w:rPr>
        <w:fldChar w:fldCharType="begin"/>
      </w:r>
      <w:r>
        <w:rPr>
          <w:noProof/>
        </w:rPr>
        <w:instrText xml:space="preserve"> PAGEREF _Toc312930341 \h </w:instrText>
      </w:r>
      <w:r>
        <w:rPr>
          <w:noProof/>
        </w:rPr>
      </w:r>
      <w:r>
        <w:rPr>
          <w:noProof/>
        </w:rPr>
        <w:fldChar w:fldCharType="separate"/>
      </w:r>
      <w:r>
        <w:rPr>
          <w:noProof/>
        </w:rPr>
        <w:t>13</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2.7.3</w:t>
      </w:r>
      <w:r>
        <w:rPr>
          <w:rFonts w:asciiTheme="minorHAnsi" w:eastAsiaTheme="minorEastAsia" w:hAnsiTheme="minorHAnsi" w:cstheme="minorBidi"/>
          <w:i w:val="0"/>
          <w:iCs w:val="0"/>
          <w:noProof/>
        </w:rPr>
        <w:tab/>
      </w:r>
      <w:r>
        <w:rPr>
          <w:noProof/>
        </w:rPr>
        <w:t>Controlling Usage of Trick Modes in Advertising Content (</w:t>
      </w:r>
      <w:r w:rsidRPr="002510E4">
        <w:rPr>
          <w:noProof/>
          <w:color w:val="FF0000"/>
        </w:rPr>
        <w:t>Phase 3</w:t>
      </w:r>
      <w:r>
        <w:rPr>
          <w:noProof/>
        </w:rPr>
        <w:t>)</w:t>
      </w:r>
      <w:r>
        <w:rPr>
          <w:noProof/>
        </w:rPr>
        <w:tab/>
      </w:r>
      <w:r>
        <w:rPr>
          <w:noProof/>
        </w:rPr>
        <w:fldChar w:fldCharType="begin"/>
      </w:r>
      <w:r>
        <w:rPr>
          <w:noProof/>
        </w:rPr>
        <w:instrText xml:space="preserve"> PAGEREF _Toc312930342 \h </w:instrText>
      </w:r>
      <w:r>
        <w:rPr>
          <w:noProof/>
        </w:rPr>
      </w:r>
      <w:r>
        <w:rPr>
          <w:noProof/>
        </w:rPr>
        <w:fldChar w:fldCharType="separate"/>
      </w:r>
      <w:r>
        <w:rPr>
          <w:noProof/>
        </w:rPr>
        <w:t>15</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2.7.4</w:t>
      </w:r>
      <w:r>
        <w:rPr>
          <w:rFonts w:asciiTheme="minorHAnsi" w:eastAsiaTheme="minorEastAsia" w:hAnsiTheme="minorHAnsi" w:cstheme="minorBidi"/>
          <w:i w:val="0"/>
          <w:iCs w:val="0"/>
          <w:noProof/>
        </w:rPr>
        <w:tab/>
      </w:r>
      <w:r>
        <w:rPr>
          <w:noProof/>
        </w:rPr>
        <w:t>Controlling Campaign Goal and GoalType</w:t>
      </w:r>
      <w:r>
        <w:rPr>
          <w:noProof/>
        </w:rPr>
        <w:tab/>
      </w:r>
      <w:r>
        <w:rPr>
          <w:noProof/>
        </w:rPr>
        <w:fldChar w:fldCharType="begin"/>
      </w:r>
      <w:r>
        <w:rPr>
          <w:noProof/>
        </w:rPr>
        <w:instrText xml:space="preserve"> PAGEREF _Toc312930343 \h </w:instrText>
      </w:r>
      <w:r>
        <w:rPr>
          <w:noProof/>
        </w:rPr>
      </w:r>
      <w:r>
        <w:rPr>
          <w:noProof/>
        </w:rPr>
        <w:fldChar w:fldCharType="separate"/>
      </w:r>
      <w:r>
        <w:rPr>
          <w:noProof/>
        </w:rPr>
        <w:t>17</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2.7.5</w:t>
      </w:r>
      <w:r>
        <w:rPr>
          <w:rFonts w:asciiTheme="minorHAnsi" w:eastAsiaTheme="minorEastAsia" w:hAnsiTheme="minorHAnsi" w:cstheme="minorBidi"/>
          <w:i w:val="0"/>
          <w:iCs w:val="0"/>
          <w:noProof/>
        </w:rPr>
        <w:tab/>
      </w:r>
      <w:r>
        <w:rPr>
          <w:noProof/>
        </w:rPr>
        <w:t>Product Category Separation</w:t>
      </w:r>
      <w:r>
        <w:rPr>
          <w:noProof/>
        </w:rPr>
        <w:tab/>
      </w:r>
      <w:r>
        <w:rPr>
          <w:noProof/>
        </w:rPr>
        <w:fldChar w:fldCharType="begin"/>
      </w:r>
      <w:r>
        <w:rPr>
          <w:noProof/>
        </w:rPr>
        <w:instrText xml:space="preserve"> PAGEREF _Toc312930344 \h </w:instrText>
      </w:r>
      <w:r>
        <w:rPr>
          <w:noProof/>
        </w:rPr>
      </w:r>
      <w:r>
        <w:rPr>
          <w:noProof/>
        </w:rPr>
        <w:fldChar w:fldCharType="separate"/>
      </w:r>
      <w:r>
        <w:rPr>
          <w:noProof/>
        </w:rPr>
        <w:t>19</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2.7.6</w:t>
      </w:r>
      <w:r>
        <w:rPr>
          <w:rFonts w:asciiTheme="minorHAnsi" w:eastAsiaTheme="minorEastAsia" w:hAnsiTheme="minorHAnsi" w:cstheme="minorBidi"/>
          <w:i w:val="0"/>
          <w:iCs w:val="0"/>
          <w:noProof/>
        </w:rPr>
        <w:tab/>
      </w:r>
      <w:r>
        <w:rPr>
          <w:noProof/>
        </w:rPr>
        <w:t>Ad Copy Separation</w:t>
      </w:r>
      <w:r>
        <w:rPr>
          <w:noProof/>
        </w:rPr>
        <w:tab/>
      </w:r>
      <w:r>
        <w:rPr>
          <w:noProof/>
        </w:rPr>
        <w:fldChar w:fldCharType="begin"/>
      </w:r>
      <w:r>
        <w:rPr>
          <w:noProof/>
        </w:rPr>
        <w:instrText xml:space="preserve"> PAGEREF _Toc312930345 \h </w:instrText>
      </w:r>
      <w:r>
        <w:rPr>
          <w:noProof/>
        </w:rPr>
      </w:r>
      <w:r>
        <w:rPr>
          <w:noProof/>
        </w:rPr>
        <w:fldChar w:fldCharType="separate"/>
      </w:r>
      <w:r>
        <w:rPr>
          <w:noProof/>
        </w:rPr>
        <w:t>21</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2.7.7</w:t>
      </w:r>
      <w:r>
        <w:rPr>
          <w:rFonts w:asciiTheme="minorHAnsi" w:eastAsiaTheme="minorEastAsia" w:hAnsiTheme="minorHAnsi" w:cstheme="minorBidi"/>
          <w:i w:val="0"/>
          <w:iCs w:val="0"/>
          <w:noProof/>
        </w:rPr>
        <w:tab/>
      </w:r>
      <w:r>
        <w:rPr>
          <w:noProof/>
        </w:rPr>
        <w:t>Time of Day and Day of Week Targeting</w:t>
      </w:r>
      <w:r>
        <w:rPr>
          <w:noProof/>
        </w:rPr>
        <w:tab/>
      </w:r>
      <w:r>
        <w:rPr>
          <w:noProof/>
        </w:rPr>
        <w:fldChar w:fldCharType="begin"/>
      </w:r>
      <w:r>
        <w:rPr>
          <w:noProof/>
        </w:rPr>
        <w:instrText xml:space="preserve"> PAGEREF _Toc312930346 \h </w:instrText>
      </w:r>
      <w:r>
        <w:rPr>
          <w:noProof/>
        </w:rPr>
      </w:r>
      <w:r>
        <w:rPr>
          <w:noProof/>
        </w:rPr>
        <w:fldChar w:fldCharType="separate"/>
      </w:r>
      <w:r>
        <w:rPr>
          <w:noProof/>
        </w:rPr>
        <w:t>23</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2.7.8</w:t>
      </w:r>
      <w:r>
        <w:rPr>
          <w:rFonts w:asciiTheme="minorHAnsi" w:eastAsiaTheme="minorEastAsia" w:hAnsiTheme="minorHAnsi" w:cstheme="minorBidi"/>
          <w:i w:val="0"/>
          <w:iCs w:val="0"/>
          <w:noProof/>
        </w:rPr>
        <w:tab/>
      </w:r>
      <w:r>
        <w:rPr>
          <w:noProof/>
        </w:rPr>
        <w:t>CIP Normative Metadata Targeting</w:t>
      </w:r>
      <w:r>
        <w:rPr>
          <w:noProof/>
        </w:rPr>
        <w:tab/>
      </w:r>
      <w:r>
        <w:rPr>
          <w:noProof/>
        </w:rPr>
        <w:fldChar w:fldCharType="begin"/>
      </w:r>
      <w:r>
        <w:rPr>
          <w:noProof/>
        </w:rPr>
        <w:instrText xml:space="preserve"> PAGEREF _Toc312930347 \h </w:instrText>
      </w:r>
      <w:r>
        <w:rPr>
          <w:noProof/>
        </w:rPr>
      </w:r>
      <w:r>
        <w:rPr>
          <w:noProof/>
        </w:rPr>
        <w:fldChar w:fldCharType="separate"/>
      </w:r>
      <w:r>
        <w:rPr>
          <w:noProof/>
        </w:rPr>
        <w:t>24</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2.7.9</w:t>
      </w:r>
      <w:r>
        <w:rPr>
          <w:rFonts w:asciiTheme="minorHAnsi" w:eastAsiaTheme="minorEastAsia" w:hAnsiTheme="minorHAnsi" w:cstheme="minorBidi"/>
          <w:i w:val="0"/>
          <w:iCs w:val="0"/>
          <w:noProof/>
        </w:rPr>
        <w:tab/>
      </w:r>
      <w:r>
        <w:rPr>
          <w:noProof/>
        </w:rPr>
        <w:t>User Generated Campaign Updates</w:t>
      </w:r>
      <w:r>
        <w:rPr>
          <w:noProof/>
        </w:rPr>
        <w:tab/>
      </w:r>
      <w:r>
        <w:rPr>
          <w:noProof/>
        </w:rPr>
        <w:fldChar w:fldCharType="begin"/>
      </w:r>
      <w:r>
        <w:rPr>
          <w:noProof/>
        </w:rPr>
        <w:instrText xml:space="preserve"> PAGEREF _Toc312930348 \h </w:instrText>
      </w:r>
      <w:r>
        <w:rPr>
          <w:noProof/>
        </w:rPr>
      </w:r>
      <w:r>
        <w:rPr>
          <w:noProof/>
        </w:rPr>
        <w:fldChar w:fldCharType="separate"/>
      </w:r>
      <w:r>
        <w:rPr>
          <w:noProof/>
        </w:rPr>
        <w:t>26</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2.7.10</w:t>
      </w:r>
      <w:r>
        <w:rPr>
          <w:rFonts w:asciiTheme="minorHAnsi" w:eastAsiaTheme="minorEastAsia" w:hAnsiTheme="minorHAnsi" w:cstheme="minorBidi"/>
          <w:i w:val="0"/>
          <w:iCs w:val="0"/>
          <w:noProof/>
        </w:rPr>
        <w:tab/>
      </w:r>
      <w:r>
        <w:rPr>
          <w:noProof/>
        </w:rPr>
        <w:t>System Generated Campaign Updates</w:t>
      </w:r>
      <w:r>
        <w:rPr>
          <w:noProof/>
        </w:rPr>
        <w:tab/>
      </w:r>
      <w:r>
        <w:rPr>
          <w:noProof/>
        </w:rPr>
        <w:fldChar w:fldCharType="begin"/>
      </w:r>
      <w:r>
        <w:rPr>
          <w:noProof/>
        </w:rPr>
        <w:instrText xml:space="preserve"> PAGEREF _Toc312930349 \h </w:instrText>
      </w:r>
      <w:r>
        <w:rPr>
          <w:noProof/>
        </w:rPr>
      </w:r>
      <w:r>
        <w:rPr>
          <w:noProof/>
        </w:rPr>
        <w:fldChar w:fldCharType="separate"/>
      </w:r>
      <w:r>
        <w:rPr>
          <w:noProof/>
        </w:rPr>
        <w:t>28</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2.7.11</w:t>
      </w:r>
      <w:r>
        <w:rPr>
          <w:rFonts w:asciiTheme="minorHAnsi" w:eastAsiaTheme="minorEastAsia" w:hAnsiTheme="minorHAnsi" w:cstheme="minorBidi"/>
          <w:i w:val="0"/>
          <w:iCs w:val="0"/>
          <w:noProof/>
        </w:rPr>
        <w:tab/>
      </w:r>
      <w:r>
        <w:rPr>
          <w:noProof/>
        </w:rPr>
        <w:t>Invalid Campaign Instructions</w:t>
      </w:r>
      <w:r>
        <w:rPr>
          <w:noProof/>
        </w:rPr>
        <w:tab/>
      </w:r>
      <w:r>
        <w:rPr>
          <w:noProof/>
        </w:rPr>
        <w:fldChar w:fldCharType="begin"/>
      </w:r>
      <w:r>
        <w:rPr>
          <w:noProof/>
        </w:rPr>
        <w:instrText xml:space="preserve"> PAGEREF _Toc312930350 \h </w:instrText>
      </w:r>
      <w:r>
        <w:rPr>
          <w:noProof/>
        </w:rPr>
      </w:r>
      <w:r>
        <w:rPr>
          <w:noProof/>
        </w:rPr>
        <w:fldChar w:fldCharType="separate"/>
      </w:r>
      <w:r>
        <w:rPr>
          <w:noProof/>
        </w:rPr>
        <w:t>30</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2.7.12</w:t>
      </w:r>
      <w:r>
        <w:rPr>
          <w:rFonts w:asciiTheme="minorHAnsi" w:eastAsiaTheme="minorEastAsia" w:hAnsiTheme="minorHAnsi" w:cstheme="minorBidi"/>
          <w:i w:val="0"/>
          <w:iCs w:val="0"/>
          <w:noProof/>
        </w:rPr>
        <w:tab/>
      </w:r>
      <w:r>
        <w:rPr>
          <w:noProof/>
        </w:rPr>
        <w:t>Campaign Item Goal Achieved</w:t>
      </w:r>
      <w:r>
        <w:rPr>
          <w:noProof/>
        </w:rPr>
        <w:tab/>
      </w:r>
      <w:r>
        <w:rPr>
          <w:noProof/>
        </w:rPr>
        <w:fldChar w:fldCharType="begin"/>
      </w:r>
      <w:r>
        <w:rPr>
          <w:noProof/>
        </w:rPr>
        <w:instrText xml:space="preserve"> PAGEREF _Toc312930351 \h </w:instrText>
      </w:r>
      <w:r>
        <w:rPr>
          <w:noProof/>
        </w:rPr>
      </w:r>
      <w:r>
        <w:rPr>
          <w:noProof/>
        </w:rPr>
        <w:fldChar w:fldCharType="separate"/>
      </w:r>
      <w:r>
        <w:rPr>
          <w:noProof/>
        </w:rPr>
        <w:t>32</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2.7.13</w:t>
      </w:r>
      <w:r>
        <w:rPr>
          <w:rFonts w:asciiTheme="minorHAnsi" w:eastAsiaTheme="minorEastAsia" w:hAnsiTheme="minorHAnsi" w:cstheme="minorBidi"/>
          <w:i w:val="0"/>
          <w:iCs w:val="0"/>
          <w:noProof/>
        </w:rPr>
        <w:tab/>
      </w:r>
      <w:r>
        <w:rPr>
          <w:noProof/>
        </w:rPr>
        <w:t>Campaign Item Flight End Date Reached</w:t>
      </w:r>
      <w:r>
        <w:rPr>
          <w:noProof/>
        </w:rPr>
        <w:tab/>
      </w:r>
      <w:r>
        <w:rPr>
          <w:noProof/>
        </w:rPr>
        <w:fldChar w:fldCharType="begin"/>
      </w:r>
      <w:r>
        <w:rPr>
          <w:noProof/>
        </w:rPr>
        <w:instrText xml:space="preserve"> PAGEREF _Toc312930352 \h </w:instrText>
      </w:r>
      <w:r>
        <w:rPr>
          <w:noProof/>
        </w:rPr>
      </w:r>
      <w:r>
        <w:rPr>
          <w:noProof/>
        </w:rPr>
        <w:fldChar w:fldCharType="separate"/>
      </w:r>
      <w:r>
        <w:rPr>
          <w:noProof/>
        </w:rPr>
        <w:t>35</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2.7.14</w:t>
      </w:r>
      <w:r>
        <w:rPr>
          <w:rFonts w:asciiTheme="minorHAnsi" w:eastAsiaTheme="minorEastAsia" w:hAnsiTheme="minorHAnsi" w:cstheme="minorBidi"/>
          <w:i w:val="0"/>
          <w:iCs w:val="0"/>
          <w:noProof/>
        </w:rPr>
        <w:tab/>
      </w:r>
      <w:r>
        <w:rPr>
          <w:noProof/>
        </w:rPr>
        <w:t>Campaign Item (CI) Information Communication</w:t>
      </w:r>
      <w:r>
        <w:rPr>
          <w:noProof/>
        </w:rPr>
        <w:tab/>
      </w:r>
      <w:r>
        <w:rPr>
          <w:noProof/>
        </w:rPr>
        <w:fldChar w:fldCharType="begin"/>
      </w:r>
      <w:r>
        <w:rPr>
          <w:noProof/>
        </w:rPr>
        <w:instrText xml:space="preserve"> PAGEREF _Toc312930353 \h </w:instrText>
      </w:r>
      <w:r>
        <w:rPr>
          <w:noProof/>
        </w:rPr>
      </w:r>
      <w:r>
        <w:rPr>
          <w:noProof/>
        </w:rPr>
        <w:fldChar w:fldCharType="separate"/>
      </w:r>
      <w:r>
        <w:rPr>
          <w:noProof/>
        </w:rPr>
        <w:t>36</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2.7.15</w:t>
      </w:r>
      <w:r>
        <w:rPr>
          <w:rFonts w:asciiTheme="minorHAnsi" w:eastAsiaTheme="minorEastAsia" w:hAnsiTheme="minorHAnsi" w:cstheme="minorBidi"/>
          <w:i w:val="0"/>
          <w:iCs w:val="0"/>
          <w:noProof/>
        </w:rPr>
        <w:tab/>
      </w:r>
      <w:r>
        <w:rPr>
          <w:noProof/>
        </w:rPr>
        <w:t>StateFeedback Communicated from the MSO</w:t>
      </w:r>
      <w:r>
        <w:rPr>
          <w:noProof/>
        </w:rPr>
        <w:tab/>
      </w:r>
      <w:r>
        <w:rPr>
          <w:noProof/>
        </w:rPr>
        <w:fldChar w:fldCharType="begin"/>
      </w:r>
      <w:r>
        <w:rPr>
          <w:noProof/>
        </w:rPr>
        <w:instrText xml:space="preserve"> PAGEREF _Toc312930354 \h </w:instrText>
      </w:r>
      <w:r>
        <w:rPr>
          <w:noProof/>
        </w:rPr>
      </w:r>
      <w:r>
        <w:rPr>
          <w:noProof/>
        </w:rPr>
        <w:fldChar w:fldCharType="separate"/>
      </w:r>
      <w:r>
        <w:rPr>
          <w:noProof/>
        </w:rPr>
        <w:t>43</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2.7.16</w:t>
      </w:r>
      <w:r>
        <w:rPr>
          <w:rFonts w:asciiTheme="minorHAnsi" w:eastAsiaTheme="minorEastAsia" w:hAnsiTheme="minorHAnsi" w:cstheme="minorBidi"/>
          <w:i w:val="0"/>
          <w:iCs w:val="0"/>
          <w:noProof/>
        </w:rPr>
        <w:tab/>
      </w:r>
      <w:r>
        <w:rPr>
          <w:noProof/>
        </w:rPr>
        <w:t>Detailed Viewership Data</w:t>
      </w:r>
      <w:r>
        <w:rPr>
          <w:noProof/>
        </w:rPr>
        <w:tab/>
      </w:r>
      <w:r>
        <w:rPr>
          <w:noProof/>
        </w:rPr>
        <w:fldChar w:fldCharType="begin"/>
      </w:r>
      <w:r>
        <w:rPr>
          <w:noProof/>
        </w:rPr>
        <w:instrText xml:space="preserve"> PAGEREF _Toc312930355 \h </w:instrText>
      </w:r>
      <w:r>
        <w:rPr>
          <w:noProof/>
        </w:rPr>
      </w:r>
      <w:r>
        <w:rPr>
          <w:noProof/>
        </w:rPr>
        <w:fldChar w:fldCharType="separate"/>
      </w:r>
      <w:r>
        <w:rPr>
          <w:noProof/>
        </w:rPr>
        <w:t>45</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2.7.17</w:t>
      </w:r>
      <w:r>
        <w:rPr>
          <w:rFonts w:asciiTheme="minorHAnsi" w:eastAsiaTheme="minorEastAsia" w:hAnsiTheme="minorHAnsi" w:cstheme="minorBidi"/>
          <w:i w:val="0"/>
          <w:iCs w:val="0"/>
          <w:noProof/>
        </w:rPr>
        <w:tab/>
      </w:r>
      <w:r>
        <w:rPr>
          <w:noProof/>
        </w:rPr>
        <w:t>Summary Viewership Data</w:t>
      </w:r>
      <w:r>
        <w:rPr>
          <w:noProof/>
        </w:rPr>
        <w:tab/>
      </w:r>
      <w:r>
        <w:rPr>
          <w:noProof/>
        </w:rPr>
        <w:fldChar w:fldCharType="begin"/>
      </w:r>
      <w:r>
        <w:rPr>
          <w:noProof/>
        </w:rPr>
        <w:instrText xml:space="preserve"> PAGEREF _Toc312930356 \h </w:instrText>
      </w:r>
      <w:r>
        <w:rPr>
          <w:noProof/>
        </w:rPr>
      </w:r>
      <w:r>
        <w:rPr>
          <w:noProof/>
        </w:rPr>
        <w:fldChar w:fldCharType="separate"/>
      </w:r>
      <w:r>
        <w:rPr>
          <w:noProof/>
        </w:rPr>
        <w:t>47</w:t>
      </w:r>
      <w:r>
        <w:rPr>
          <w:noProof/>
        </w:rPr>
        <w:fldChar w:fldCharType="end"/>
      </w:r>
    </w:p>
    <w:p w:rsidR="004C4B35" w:rsidRDefault="004C4B35">
      <w:pPr>
        <w:pStyle w:val="TOC3"/>
        <w:tabs>
          <w:tab w:val="left" w:pos="1200"/>
          <w:tab w:val="right" w:leader="dot" w:pos="9350"/>
        </w:tabs>
        <w:rPr>
          <w:rFonts w:asciiTheme="minorHAnsi" w:eastAsiaTheme="minorEastAsia" w:hAnsiTheme="minorHAnsi" w:cstheme="minorBidi"/>
          <w:i w:val="0"/>
          <w:iCs w:val="0"/>
          <w:noProof/>
        </w:rPr>
      </w:pPr>
      <w:r>
        <w:rPr>
          <w:noProof/>
        </w:rPr>
        <w:t>2.7.18</w:t>
      </w:r>
      <w:r>
        <w:rPr>
          <w:rFonts w:asciiTheme="minorHAnsi" w:eastAsiaTheme="minorEastAsia" w:hAnsiTheme="minorHAnsi" w:cstheme="minorBidi"/>
          <w:i w:val="0"/>
          <w:iCs w:val="0"/>
          <w:noProof/>
        </w:rPr>
        <w:tab/>
      </w:r>
      <w:r>
        <w:rPr>
          <w:noProof/>
        </w:rPr>
        <w:t>Registration</w:t>
      </w:r>
      <w:r>
        <w:rPr>
          <w:noProof/>
        </w:rPr>
        <w:tab/>
      </w:r>
      <w:r>
        <w:rPr>
          <w:noProof/>
        </w:rPr>
        <w:fldChar w:fldCharType="begin"/>
      </w:r>
      <w:r>
        <w:rPr>
          <w:noProof/>
        </w:rPr>
        <w:instrText xml:space="preserve"> PAGEREF _Toc312930357 \h </w:instrText>
      </w:r>
      <w:r>
        <w:rPr>
          <w:noProof/>
        </w:rPr>
      </w:r>
      <w:r>
        <w:rPr>
          <w:noProof/>
        </w:rPr>
        <w:fldChar w:fldCharType="separate"/>
      </w:r>
      <w:r>
        <w:rPr>
          <w:noProof/>
        </w:rPr>
        <w:t>49</w:t>
      </w:r>
      <w:r>
        <w:rPr>
          <w:noProof/>
        </w:rPr>
        <w:fldChar w:fldCharType="end"/>
      </w:r>
    </w:p>
    <w:p w:rsidR="004C4B35" w:rsidRDefault="004C4B35">
      <w:pPr>
        <w:pStyle w:val="TOC1"/>
        <w:tabs>
          <w:tab w:val="left" w:pos="400"/>
          <w:tab w:val="right" w:leader="dot" w:pos="9350"/>
        </w:tabs>
        <w:rPr>
          <w:rFonts w:asciiTheme="minorHAnsi" w:eastAsiaTheme="minorEastAsia" w:hAnsiTheme="minorHAnsi" w:cstheme="minorBidi"/>
          <w:b w:val="0"/>
          <w:bCs w:val="0"/>
          <w:caps w:val="0"/>
          <w:noProof/>
        </w:rPr>
      </w:pPr>
      <w:r>
        <w:rPr>
          <w:noProof/>
        </w:rPr>
        <w:t>3</w:t>
      </w:r>
      <w:r>
        <w:rPr>
          <w:rFonts w:asciiTheme="minorHAnsi" w:eastAsiaTheme="minorEastAsia" w:hAnsiTheme="minorHAnsi" w:cstheme="minorBidi"/>
          <w:b w:val="0"/>
          <w:bCs w:val="0"/>
          <w:caps w:val="0"/>
          <w:noProof/>
        </w:rPr>
        <w:tab/>
      </w:r>
      <w:r>
        <w:rPr>
          <w:noProof/>
        </w:rPr>
        <w:t>Business Requirements</w:t>
      </w:r>
      <w:r>
        <w:rPr>
          <w:noProof/>
        </w:rPr>
        <w:tab/>
      </w:r>
      <w:r>
        <w:rPr>
          <w:noProof/>
        </w:rPr>
        <w:fldChar w:fldCharType="begin"/>
      </w:r>
      <w:r>
        <w:rPr>
          <w:noProof/>
        </w:rPr>
        <w:instrText xml:space="preserve"> PAGEREF _Toc312930358 \h </w:instrText>
      </w:r>
      <w:r>
        <w:rPr>
          <w:noProof/>
        </w:rPr>
      </w:r>
      <w:r>
        <w:rPr>
          <w:noProof/>
        </w:rPr>
        <w:fldChar w:fldCharType="separate"/>
      </w:r>
      <w:r>
        <w:rPr>
          <w:noProof/>
        </w:rPr>
        <w:t>50</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General Requirements</w:t>
      </w:r>
      <w:r>
        <w:rPr>
          <w:noProof/>
        </w:rPr>
        <w:tab/>
      </w:r>
      <w:r>
        <w:rPr>
          <w:noProof/>
        </w:rPr>
        <w:fldChar w:fldCharType="begin"/>
      </w:r>
      <w:r>
        <w:rPr>
          <w:noProof/>
        </w:rPr>
        <w:instrText xml:space="preserve"> PAGEREF _Toc312930359 \h </w:instrText>
      </w:r>
      <w:r>
        <w:rPr>
          <w:noProof/>
        </w:rPr>
      </w:r>
      <w:r>
        <w:rPr>
          <w:noProof/>
        </w:rPr>
        <w:fldChar w:fldCharType="separate"/>
      </w:r>
      <w:r>
        <w:rPr>
          <w:noProof/>
        </w:rPr>
        <w:t>50</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A</w:t>
      </w:r>
      <w:r>
        <w:rPr>
          <w:rFonts w:asciiTheme="minorHAnsi" w:eastAsiaTheme="minorEastAsia" w:hAnsiTheme="minorHAnsi" w:cstheme="minorBidi"/>
          <w:b w:val="0"/>
          <w:bCs w:val="0"/>
          <w:caps w:val="0"/>
          <w:noProof/>
        </w:rPr>
        <w:tab/>
      </w:r>
      <w:r>
        <w:rPr>
          <w:noProof/>
        </w:rPr>
        <w:t>The CIP MUST support communication of Position restrictions for a CI.  The CIP consumer MUST support the following designations of Position within a Break; First or Last.  First and Last position are scoped by Opportunity Type and Break (defined as a group of PO’s with the same PoGroupIndex).  First and Last are not scoped by Inventory Ownership.  See Annex J - ProductFamily and ProductMember Definitions</w:t>
      </w:r>
      <w:r>
        <w:rPr>
          <w:noProof/>
        </w:rPr>
        <w:tab/>
      </w:r>
      <w:r>
        <w:rPr>
          <w:noProof/>
        </w:rPr>
        <w:fldChar w:fldCharType="begin"/>
      </w:r>
      <w:r>
        <w:rPr>
          <w:noProof/>
        </w:rPr>
        <w:instrText xml:space="preserve"> PAGEREF _Toc312930360 \h </w:instrText>
      </w:r>
      <w:r>
        <w:rPr>
          <w:noProof/>
        </w:rPr>
      </w:r>
      <w:r>
        <w:rPr>
          <w:noProof/>
        </w:rPr>
        <w:fldChar w:fldCharType="separate"/>
      </w:r>
      <w:r>
        <w:rPr>
          <w:noProof/>
        </w:rPr>
        <w:t>50</w:t>
      </w:r>
      <w:r>
        <w:rPr>
          <w:noProof/>
        </w:rPr>
        <w:fldChar w:fldCharType="end"/>
      </w:r>
    </w:p>
    <w:p w:rsidR="004C4B35" w:rsidRDefault="004C4B35">
      <w:pPr>
        <w:pStyle w:val="TOC1"/>
        <w:tabs>
          <w:tab w:val="left" w:pos="400"/>
          <w:tab w:val="right" w:leader="dot" w:pos="9350"/>
        </w:tabs>
        <w:rPr>
          <w:rFonts w:asciiTheme="minorHAnsi" w:eastAsiaTheme="minorEastAsia" w:hAnsiTheme="minorHAnsi" w:cstheme="minorBidi"/>
          <w:b w:val="0"/>
          <w:bCs w:val="0"/>
          <w:caps w:val="0"/>
          <w:noProof/>
        </w:rPr>
      </w:pPr>
      <w:r>
        <w:rPr>
          <w:noProof/>
        </w:rPr>
        <w:t>4</w:t>
      </w:r>
      <w:r>
        <w:rPr>
          <w:rFonts w:asciiTheme="minorHAnsi" w:eastAsiaTheme="minorEastAsia" w:hAnsiTheme="minorHAnsi" w:cstheme="minorBidi"/>
          <w:b w:val="0"/>
          <w:bCs w:val="0"/>
          <w:caps w:val="0"/>
          <w:noProof/>
        </w:rPr>
        <w:tab/>
      </w:r>
      <w:r>
        <w:rPr>
          <w:noProof/>
        </w:rPr>
        <w:t>Technical Requirements</w:t>
      </w:r>
      <w:r>
        <w:rPr>
          <w:noProof/>
        </w:rPr>
        <w:tab/>
      </w:r>
      <w:r>
        <w:rPr>
          <w:noProof/>
        </w:rPr>
        <w:fldChar w:fldCharType="begin"/>
      </w:r>
      <w:r>
        <w:rPr>
          <w:noProof/>
        </w:rPr>
        <w:instrText xml:space="preserve"> PAGEREF _Toc312930361 \h </w:instrText>
      </w:r>
      <w:r>
        <w:rPr>
          <w:noProof/>
        </w:rPr>
      </w:r>
      <w:r>
        <w:rPr>
          <w:noProof/>
        </w:rPr>
        <w:fldChar w:fldCharType="separate"/>
      </w:r>
      <w:r>
        <w:rPr>
          <w:noProof/>
        </w:rPr>
        <w:t>62</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sidRPr="002510E4">
        <w:rPr>
          <w:bCs/>
          <w:noProof/>
        </w:rPr>
        <w:t>4.1</w:t>
      </w:r>
      <w:r>
        <w:rPr>
          <w:rFonts w:asciiTheme="minorHAnsi" w:eastAsiaTheme="minorEastAsia" w:hAnsiTheme="minorHAnsi" w:cstheme="minorBidi"/>
          <w:noProof/>
        </w:rPr>
        <w:tab/>
      </w:r>
      <w:r>
        <w:rPr>
          <w:noProof/>
        </w:rPr>
        <w:t>General Requirements</w:t>
      </w:r>
      <w:r>
        <w:rPr>
          <w:noProof/>
        </w:rPr>
        <w:tab/>
      </w:r>
      <w:r>
        <w:rPr>
          <w:noProof/>
        </w:rPr>
        <w:fldChar w:fldCharType="begin"/>
      </w:r>
      <w:r>
        <w:rPr>
          <w:noProof/>
        </w:rPr>
        <w:instrText xml:space="preserve"> PAGEREF _Toc312930362 \h </w:instrText>
      </w:r>
      <w:r>
        <w:rPr>
          <w:noProof/>
        </w:rPr>
      </w:r>
      <w:r>
        <w:rPr>
          <w:noProof/>
        </w:rPr>
        <w:fldChar w:fldCharType="separate"/>
      </w:r>
      <w:r>
        <w:rPr>
          <w:noProof/>
        </w:rPr>
        <w:t>62</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lastRenderedPageBreak/>
        <w:t>Annex B</w:t>
      </w:r>
      <w:r>
        <w:rPr>
          <w:rFonts w:asciiTheme="minorHAnsi" w:eastAsiaTheme="minorEastAsia" w:hAnsiTheme="minorHAnsi" w:cstheme="minorBidi"/>
          <w:b w:val="0"/>
          <w:bCs w:val="0"/>
          <w:caps w:val="0"/>
          <w:noProof/>
        </w:rPr>
        <w:tab/>
      </w:r>
      <w:r>
        <w:rPr>
          <w:noProof/>
        </w:rPr>
        <w:t>See Annex J - ProductFamily and ProductMember Definitions</w:t>
      </w:r>
      <w:r>
        <w:rPr>
          <w:noProof/>
        </w:rPr>
        <w:tab/>
      </w:r>
      <w:r>
        <w:rPr>
          <w:noProof/>
        </w:rPr>
        <w:fldChar w:fldCharType="begin"/>
      </w:r>
      <w:r>
        <w:rPr>
          <w:noProof/>
        </w:rPr>
        <w:instrText xml:space="preserve"> PAGEREF _Toc312930363 \h </w:instrText>
      </w:r>
      <w:r>
        <w:rPr>
          <w:noProof/>
        </w:rPr>
      </w:r>
      <w:r>
        <w:rPr>
          <w:noProof/>
        </w:rPr>
        <w:fldChar w:fldCharType="separate"/>
      </w:r>
      <w:r>
        <w:rPr>
          <w:noProof/>
        </w:rPr>
        <w:t>63</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A</w:t>
      </w:r>
      <w:r>
        <w:rPr>
          <w:rFonts w:asciiTheme="minorHAnsi" w:eastAsiaTheme="minorEastAsia" w:hAnsiTheme="minorHAnsi" w:cstheme="minorBidi"/>
          <w:b w:val="0"/>
          <w:bCs w:val="0"/>
          <w:caps w:val="0"/>
          <w:noProof/>
        </w:rPr>
        <w:tab/>
      </w:r>
      <w:r>
        <w:rPr>
          <w:noProof/>
        </w:rPr>
        <w:t>Metadata Operator Matrix</w:t>
      </w:r>
      <w:r>
        <w:rPr>
          <w:noProof/>
        </w:rPr>
        <w:tab/>
      </w:r>
      <w:r>
        <w:rPr>
          <w:noProof/>
        </w:rPr>
        <w:fldChar w:fldCharType="begin"/>
      </w:r>
      <w:r>
        <w:rPr>
          <w:noProof/>
        </w:rPr>
        <w:instrText xml:space="preserve"> PAGEREF _Toc312930364 \h </w:instrText>
      </w:r>
      <w:r>
        <w:rPr>
          <w:noProof/>
        </w:rPr>
      </w:r>
      <w:r>
        <w:rPr>
          <w:noProof/>
        </w:rPr>
        <w:fldChar w:fldCharType="separate"/>
      </w:r>
      <w:r>
        <w:rPr>
          <w:noProof/>
        </w:rPr>
        <w:t>83</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B</w:t>
      </w:r>
      <w:r>
        <w:rPr>
          <w:rFonts w:asciiTheme="minorHAnsi" w:eastAsiaTheme="minorEastAsia" w:hAnsiTheme="minorHAnsi" w:cstheme="minorBidi"/>
          <w:b w:val="0"/>
          <w:bCs w:val="0"/>
          <w:caps w:val="0"/>
          <w:noProof/>
        </w:rPr>
        <w:tab/>
      </w:r>
      <w:r>
        <w:rPr>
          <w:noProof/>
        </w:rPr>
        <w:t>UpdateNotice Sample of single asset productFamily</w:t>
      </w:r>
      <w:r>
        <w:rPr>
          <w:noProof/>
        </w:rPr>
        <w:tab/>
      </w:r>
      <w:r>
        <w:rPr>
          <w:noProof/>
        </w:rPr>
        <w:fldChar w:fldCharType="begin"/>
      </w:r>
      <w:r>
        <w:rPr>
          <w:noProof/>
        </w:rPr>
        <w:instrText xml:space="preserve"> PAGEREF _Toc312930365 \h </w:instrText>
      </w:r>
      <w:r>
        <w:rPr>
          <w:noProof/>
        </w:rPr>
      </w:r>
      <w:r>
        <w:rPr>
          <w:noProof/>
        </w:rPr>
        <w:fldChar w:fldCharType="separate"/>
      </w:r>
      <w:r>
        <w:rPr>
          <w:noProof/>
        </w:rPr>
        <w:t>84</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C</w:t>
      </w:r>
      <w:r>
        <w:rPr>
          <w:rFonts w:asciiTheme="minorHAnsi" w:eastAsiaTheme="minorEastAsia" w:hAnsiTheme="minorHAnsi" w:cstheme="minorBidi"/>
          <w:b w:val="0"/>
          <w:bCs w:val="0"/>
          <w:caps w:val="0"/>
          <w:noProof/>
        </w:rPr>
        <w:tab/>
      </w:r>
      <w:r>
        <w:rPr>
          <w:noProof/>
        </w:rPr>
        <w:t>UpdateResponse (OK and FAIL)</w:t>
      </w:r>
      <w:r>
        <w:rPr>
          <w:noProof/>
        </w:rPr>
        <w:tab/>
      </w:r>
      <w:r>
        <w:rPr>
          <w:noProof/>
        </w:rPr>
        <w:fldChar w:fldCharType="begin"/>
      </w:r>
      <w:r>
        <w:rPr>
          <w:noProof/>
        </w:rPr>
        <w:instrText xml:space="preserve"> PAGEREF _Toc312930366 \h </w:instrText>
      </w:r>
      <w:r>
        <w:rPr>
          <w:noProof/>
        </w:rPr>
      </w:r>
      <w:r>
        <w:rPr>
          <w:noProof/>
        </w:rPr>
        <w:fldChar w:fldCharType="separate"/>
      </w:r>
      <w:r>
        <w:rPr>
          <w:noProof/>
        </w:rPr>
        <w:t>86</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D</w:t>
      </w:r>
      <w:r>
        <w:rPr>
          <w:rFonts w:asciiTheme="minorHAnsi" w:eastAsiaTheme="minorEastAsia" w:hAnsiTheme="minorHAnsi" w:cstheme="minorBidi"/>
          <w:b w:val="0"/>
          <w:bCs w:val="0"/>
          <w:caps w:val="0"/>
          <w:noProof/>
        </w:rPr>
        <w:tab/>
      </w:r>
      <w:r>
        <w:rPr>
          <w:noProof/>
        </w:rPr>
        <w:t>FeedbackNotice Sample of single asset productFamily</w:t>
      </w:r>
      <w:r>
        <w:rPr>
          <w:noProof/>
        </w:rPr>
        <w:tab/>
      </w:r>
      <w:r>
        <w:rPr>
          <w:noProof/>
        </w:rPr>
        <w:fldChar w:fldCharType="begin"/>
      </w:r>
      <w:r>
        <w:rPr>
          <w:noProof/>
        </w:rPr>
        <w:instrText xml:space="preserve"> PAGEREF _Toc312930367 \h </w:instrText>
      </w:r>
      <w:r>
        <w:rPr>
          <w:noProof/>
        </w:rPr>
      </w:r>
      <w:r>
        <w:rPr>
          <w:noProof/>
        </w:rPr>
        <w:fldChar w:fldCharType="separate"/>
      </w:r>
      <w:r>
        <w:rPr>
          <w:noProof/>
        </w:rPr>
        <w:t>87</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E</w:t>
      </w:r>
      <w:r>
        <w:rPr>
          <w:rFonts w:asciiTheme="minorHAnsi" w:eastAsiaTheme="minorEastAsia" w:hAnsiTheme="minorHAnsi" w:cstheme="minorBidi"/>
          <w:b w:val="0"/>
          <w:bCs w:val="0"/>
          <w:caps w:val="0"/>
          <w:noProof/>
        </w:rPr>
        <w:tab/>
      </w:r>
      <w:r>
        <w:rPr>
          <w:noProof/>
        </w:rPr>
        <w:t>FeedbackResponse (OK and FAIL)</w:t>
      </w:r>
      <w:r>
        <w:rPr>
          <w:noProof/>
        </w:rPr>
        <w:tab/>
      </w:r>
      <w:r>
        <w:rPr>
          <w:noProof/>
        </w:rPr>
        <w:fldChar w:fldCharType="begin"/>
      </w:r>
      <w:r>
        <w:rPr>
          <w:noProof/>
        </w:rPr>
        <w:instrText xml:space="preserve"> PAGEREF _Toc312930368 \h </w:instrText>
      </w:r>
      <w:r>
        <w:rPr>
          <w:noProof/>
        </w:rPr>
      </w:r>
      <w:r>
        <w:rPr>
          <w:noProof/>
        </w:rPr>
        <w:fldChar w:fldCharType="separate"/>
      </w:r>
      <w:r>
        <w:rPr>
          <w:noProof/>
        </w:rPr>
        <w:t>89</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F</w:t>
      </w:r>
      <w:r>
        <w:rPr>
          <w:rFonts w:asciiTheme="minorHAnsi" w:eastAsiaTheme="minorEastAsia" w:hAnsiTheme="minorHAnsi" w:cstheme="minorBidi"/>
          <w:b w:val="0"/>
          <w:bCs w:val="0"/>
          <w:caps w:val="0"/>
          <w:noProof/>
        </w:rPr>
        <w:tab/>
      </w:r>
      <w:r>
        <w:rPr>
          <w:noProof/>
        </w:rPr>
        <w:t>UpdateNotice Sample of multiple asset productFamily</w:t>
      </w:r>
      <w:r>
        <w:rPr>
          <w:noProof/>
        </w:rPr>
        <w:tab/>
      </w:r>
      <w:r>
        <w:rPr>
          <w:noProof/>
        </w:rPr>
        <w:fldChar w:fldCharType="begin"/>
      </w:r>
      <w:r>
        <w:rPr>
          <w:noProof/>
        </w:rPr>
        <w:instrText xml:space="preserve"> PAGEREF _Toc312930369 \h </w:instrText>
      </w:r>
      <w:r>
        <w:rPr>
          <w:noProof/>
        </w:rPr>
      </w:r>
      <w:r>
        <w:rPr>
          <w:noProof/>
        </w:rPr>
        <w:fldChar w:fldCharType="separate"/>
      </w:r>
      <w:r>
        <w:rPr>
          <w:noProof/>
        </w:rPr>
        <w:t>90</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G</w:t>
      </w:r>
      <w:r>
        <w:rPr>
          <w:rFonts w:asciiTheme="minorHAnsi" w:eastAsiaTheme="minorEastAsia" w:hAnsiTheme="minorHAnsi" w:cstheme="minorBidi"/>
          <w:b w:val="0"/>
          <w:bCs w:val="0"/>
          <w:caps w:val="0"/>
          <w:noProof/>
        </w:rPr>
        <w:tab/>
      </w:r>
      <w:r>
        <w:rPr>
          <w:noProof/>
        </w:rPr>
        <w:t>FeedbackNotice Sample of multiple asset productfamily</w:t>
      </w:r>
      <w:r>
        <w:rPr>
          <w:noProof/>
        </w:rPr>
        <w:tab/>
      </w:r>
      <w:r>
        <w:rPr>
          <w:noProof/>
        </w:rPr>
        <w:fldChar w:fldCharType="begin"/>
      </w:r>
      <w:r>
        <w:rPr>
          <w:noProof/>
        </w:rPr>
        <w:instrText xml:space="preserve"> PAGEREF _Toc312930370 \h </w:instrText>
      </w:r>
      <w:r>
        <w:rPr>
          <w:noProof/>
        </w:rPr>
      </w:r>
      <w:r>
        <w:rPr>
          <w:noProof/>
        </w:rPr>
        <w:fldChar w:fldCharType="separate"/>
      </w:r>
      <w:r>
        <w:rPr>
          <w:noProof/>
        </w:rPr>
        <w:t>94</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H</w:t>
      </w:r>
      <w:r>
        <w:rPr>
          <w:rFonts w:asciiTheme="minorHAnsi" w:eastAsiaTheme="minorEastAsia" w:hAnsiTheme="minorHAnsi" w:cstheme="minorBidi"/>
          <w:b w:val="0"/>
          <w:bCs w:val="0"/>
          <w:caps w:val="0"/>
          <w:noProof/>
        </w:rPr>
        <w:tab/>
      </w:r>
      <w:r>
        <w:rPr>
          <w:noProof/>
        </w:rPr>
        <w:t>ProductFamily and ProductMember Definitions</w:t>
      </w:r>
      <w:r>
        <w:rPr>
          <w:noProof/>
        </w:rPr>
        <w:tab/>
      </w:r>
      <w:r>
        <w:rPr>
          <w:noProof/>
        </w:rPr>
        <w:fldChar w:fldCharType="begin"/>
      </w:r>
      <w:r>
        <w:rPr>
          <w:noProof/>
        </w:rPr>
        <w:instrText xml:space="preserve"> PAGEREF _Toc312930371 \h </w:instrText>
      </w:r>
      <w:r>
        <w:rPr>
          <w:noProof/>
        </w:rPr>
      </w:r>
      <w:r>
        <w:rPr>
          <w:noProof/>
        </w:rPr>
        <w:fldChar w:fldCharType="separate"/>
      </w:r>
      <w:r>
        <w:rPr>
          <w:noProof/>
        </w:rPr>
        <w:t>98</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I</w:t>
      </w:r>
      <w:r>
        <w:rPr>
          <w:rFonts w:asciiTheme="minorHAnsi" w:eastAsiaTheme="minorEastAsia" w:hAnsiTheme="minorHAnsi" w:cstheme="minorBidi"/>
          <w:b w:val="0"/>
          <w:bCs w:val="0"/>
          <w:caps w:val="0"/>
          <w:noProof/>
        </w:rPr>
        <w:tab/>
      </w:r>
      <w:r>
        <w:rPr>
          <w:noProof/>
        </w:rPr>
        <w:t>Position Qualifier Sample</w:t>
      </w:r>
      <w:r>
        <w:rPr>
          <w:noProof/>
        </w:rPr>
        <w:tab/>
      </w:r>
      <w:r>
        <w:rPr>
          <w:noProof/>
        </w:rPr>
        <w:fldChar w:fldCharType="begin"/>
      </w:r>
      <w:r>
        <w:rPr>
          <w:noProof/>
        </w:rPr>
        <w:instrText xml:space="preserve"> PAGEREF _Toc312930372 \h </w:instrText>
      </w:r>
      <w:r>
        <w:rPr>
          <w:noProof/>
        </w:rPr>
      </w:r>
      <w:r>
        <w:rPr>
          <w:noProof/>
        </w:rPr>
        <w:fldChar w:fldCharType="separate"/>
      </w:r>
      <w:r>
        <w:rPr>
          <w:noProof/>
        </w:rPr>
        <w:t>99</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J</w:t>
      </w:r>
      <w:r>
        <w:rPr>
          <w:rFonts w:asciiTheme="minorHAnsi" w:eastAsiaTheme="minorEastAsia" w:hAnsiTheme="minorHAnsi" w:cstheme="minorBidi"/>
          <w:b w:val="0"/>
          <w:bCs w:val="0"/>
          <w:caps w:val="0"/>
          <w:noProof/>
        </w:rPr>
        <w:tab/>
      </w:r>
      <w:r>
        <w:rPr>
          <w:noProof/>
        </w:rPr>
        <w:t>Reporting - Definitions</w:t>
      </w:r>
      <w:r>
        <w:rPr>
          <w:noProof/>
        </w:rPr>
        <w:tab/>
      </w:r>
      <w:r>
        <w:rPr>
          <w:noProof/>
        </w:rPr>
        <w:fldChar w:fldCharType="begin"/>
      </w:r>
      <w:r>
        <w:rPr>
          <w:noProof/>
        </w:rPr>
        <w:instrText xml:space="preserve"> PAGEREF _Toc312930373 \h </w:instrText>
      </w:r>
      <w:r>
        <w:rPr>
          <w:noProof/>
        </w:rPr>
      </w:r>
      <w:r>
        <w:rPr>
          <w:noProof/>
        </w:rPr>
        <w:fldChar w:fldCharType="separate"/>
      </w:r>
      <w:r>
        <w:rPr>
          <w:noProof/>
        </w:rPr>
        <w:t>100</w:t>
      </w:r>
      <w:r>
        <w:rPr>
          <w:noProof/>
        </w:rPr>
        <w:fldChar w:fldCharType="end"/>
      </w:r>
    </w:p>
    <w:p w:rsidR="004C4B35" w:rsidRDefault="004C4B35">
      <w:pPr>
        <w:pStyle w:val="TOC3"/>
        <w:tabs>
          <w:tab w:val="right" w:leader="dot" w:pos="9350"/>
        </w:tabs>
        <w:rPr>
          <w:rFonts w:asciiTheme="minorHAnsi" w:eastAsiaTheme="minorEastAsia" w:hAnsiTheme="minorHAnsi" w:cstheme="minorBidi"/>
          <w:i w:val="0"/>
          <w:iCs w:val="0"/>
          <w:noProof/>
        </w:rPr>
      </w:pPr>
      <w:r>
        <w:rPr>
          <w:noProof/>
        </w:rPr>
        <w:t>Terms and Definitions</w:t>
      </w:r>
      <w:r>
        <w:rPr>
          <w:noProof/>
        </w:rPr>
        <w:tab/>
      </w:r>
      <w:r>
        <w:rPr>
          <w:noProof/>
        </w:rPr>
        <w:fldChar w:fldCharType="begin"/>
      </w:r>
      <w:r>
        <w:rPr>
          <w:noProof/>
        </w:rPr>
        <w:instrText xml:space="preserve"> PAGEREF _Toc312930374 \h </w:instrText>
      </w:r>
      <w:r>
        <w:rPr>
          <w:noProof/>
        </w:rPr>
      </w:r>
      <w:r>
        <w:rPr>
          <w:noProof/>
        </w:rPr>
        <w:fldChar w:fldCharType="separate"/>
      </w:r>
      <w:r>
        <w:rPr>
          <w:noProof/>
        </w:rPr>
        <w:t>100</w:t>
      </w:r>
      <w:r>
        <w:rPr>
          <w:noProof/>
        </w:rPr>
        <w:fldChar w:fldCharType="end"/>
      </w:r>
    </w:p>
    <w:p w:rsidR="004C4B35" w:rsidRDefault="004C4B35">
      <w:pPr>
        <w:pStyle w:val="TOC3"/>
        <w:tabs>
          <w:tab w:val="right" w:leader="dot" w:pos="9350"/>
        </w:tabs>
        <w:rPr>
          <w:rFonts w:asciiTheme="minorHAnsi" w:eastAsiaTheme="minorEastAsia" w:hAnsiTheme="minorHAnsi" w:cstheme="minorBidi"/>
          <w:i w:val="0"/>
          <w:iCs w:val="0"/>
          <w:noProof/>
        </w:rPr>
      </w:pPr>
      <w:r>
        <w:rPr>
          <w:noProof/>
        </w:rPr>
        <w:t>Data Point Configurations</w:t>
      </w:r>
      <w:r>
        <w:rPr>
          <w:noProof/>
        </w:rPr>
        <w:tab/>
      </w:r>
      <w:r>
        <w:rPr>
          <w:noProof/>
        </w:rPr>
        <w:fldChar w:fldCharType="begin"/>
      </w:r>
      <w:r>
        <w:rPr>
          <w:noProof/>
        </w:rPr>
        <w:instrText xml:space="preserve"> PAGEREF _Toc312930375 \h </w:instrText>
      </w:r>
      <w:r>
        <w:rPr>
          <w:noProof/>
        </w:rPr>
      </w:r>
      <w:r>
        <w:rPr>
          <w:noProof/>
        </w:rPr>
        <w:fldChar w:fldCharType="separate"/>
      </w:r>
      <w:r>
        <w:rPr>
          <w:noProof/>
        </w:rPr>
        <w:t>101</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K</w:t>
      </w:r>
      <w:r>
        <w:rPr>
          <w:rFonts w:asciiTheme="minorHAnsi" w:eastAsiaTheme="minorEastAsia" w:hAnsiTheme="minorHAnsi" w:cstheme="minorBidi"/>
          <w:b w:val="0"/>
          <w:bCs w:val="0"/>
          <w:caps w:val="0"/>
          <w:noProof/>
        </w:rPr>
        <w:tab/>
      </w:r>
      <w:r>
        <w:rPr>
          <w:noProof/>
        </w:rPr>
        <w:t>Reporting – Sample UpdateNotice Messages</w:t>
      </w:r>
      <w:r>
        <w:rPr>
          <w:noProof/>
        </w:rPr>
        <w:tab/>
      </w:r>
      <w:r>
        <w:rPr>
          <w:noProof/>
        </w:rPr>
        <w:fldChar w:fldCharType="begin"/>
      </w:r>
      <w:r>
        <w:rPr>
          <w:noProof/>
        </w:rPr>
        <w:instrText xml:space="preserve"> PAGEREF _Toc312930376 \h </w:instrText>
      </w:r>
      <w:r>
        <w:rPr>
          <w:noProof/>
        </w:rPr>
      </w:r>
      <w:r>
        <w:rPr>
          <w:noProof/>
        </w:rPr>
        <w:fldChar w:fldCharType="separate"/>
      </w:r>
      <w:r>
        <w:rPr>
          <w:noProof/>
        </w:rPr>
        <w:t>10</w:t>
      </w:r>
      <w:r>
        <w:rPr>
          <w:noProof/>
        </w:rPr>
        <w:t>3</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L</w:t>
      </w:r>
      <w:r>
        <w:rPr>
          <w:rFonts w:asciiTheme="minorHAnsi" w:eastAsiaTheme="minorEastAsia" w:hAnsiTheme="minorHAnsi" w:cstheme="minorBidi"/>
          <w:b w:val="0"/>
          <w:bCs w:val="0"/>
          <w:caps w:val="0"/>
          <w:noProof/>
        </w:rPr>
        <w:tab/>
      </w:r>
      <w:r>
        <w:rPr>
          <w:noProof/>
        </w:rPr>
        <w:t>Reporting – Sample Campaign Centric Data Set</w:t>
      </w:r>
      <w:r>
        <w:rPr>
          <w:noProof/>
        </w:rPr>
        <w:tab/>
      </w:r>
      <w:r>
        <w:rPr>
          <w:noProof/>
        </w:rPr>
        <w:fldChar w:fldCharType="begin"/>
      </w:r>
      <w:r>
        <w:rPr>
          <w:noProof/>
        </w:rPr>
        <w:instrText xml:space="preserve"> PAGEREF _Toc312930377 \h </w:instrText>
      </w:r>
      <w:r>
        <w:rPr>
          <w:noProof/>
        </w:rPr>
      </w:r>
      <w:r>
        <w:rPr>
          <w:noProof/>
        </w:rPr>
        <w:fldChar w:fldCharType="separate"/>
      </w:r>
      <w:r>
        <w:rPr>
          <w:noProof/>
        </w:rPr>
        <w:t>109</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M</w:t>
      </w:r>
      <w:r>
        <w:rPr>
          <w:rFonts w:asciiTheme="minorHAnsi" w:eastAsiaTheme="minorEastAsia" w:hAnsiTheme="minorHAnsi" w:cstheme="minorBidi"/>
          <w:b w:val="0"/>
          <w:bCs w:val="0"/>
          <w:caps w:val="0"/>
          <w:noProof/>
        </w:rPr>
        <w:tab/>
      </w:r>
      <w:r>
        <w:rPr>
          <w:noProof/>
        </w:rPr>
        <w:t>Reporting – Sample Ad Centric Data Set</w:t>
      </w:r>
      <w:r>
        <w:rPr>
          <w:noProof/>
        </w:rPr>
        <w:tab/>
      </w:r>
      <w:r>
        <w:rPr>
          <w:noProof/>
        </w:rPr>
        <w:fldChar w:fldCharType="begin"/>
      </w:r>
      <w:r>
        <w:rPr>
          <w:noProof/>
        </w:rPr>
        <w:instrText xml:space="preserve"> PAGEREF _Toc312930378 \h </w:instrText>
      </w:r>
      <w:r>
        <w:rPr>
          <w:noProof/>
        </w:rPr>
      </w:r>
      <w:r>
        <w:rPr>
          <w:noProof/>
        </w:rPr>
        <w:fldChar w:fldCharType="separate"/>
      </w:r>
      <w:r>
        <w:rPr>
          <w:noProof/>
        </w:rPr>
        <w:t>110</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N</w:t>
      </w:r>
      <w:r>
        <w:rPr>
          <w:rFonts w:asciiTheme="minorHAnsi" w:eastAsiaTheme="minorEastAsia" w:hAnsiTheme="minorHAnsi" w:cstheme="minorBidi"/>
          <w:b w:val="0"/>
          <w:bCs w:val="0"/>
          <w:caps w:val="0"/>
          <w:noProof/>
        </w:rPr>
        <w:tab/>
      </w:r>
      <w:r>
        <w:rPr>
          <w:noProof/>
        </w:rPr>
        <w:t>Issues</w:t>
      </w:r>
      <w:r>
        <w:rPr>
          <w:noProof/>
        </w:rPr>
        <w:tab/>
      </w:r>
      <w:r>
        <w:rPr>
          <w:noProof/>
        </w:rPr>
        <w:fldChar w:fldCharType="begin"/>
      </w:r>
      <w:r>
        <w:rPr>
          <w:noProof/>
        </w:rPr>
        <w:instrText xml:space="preserve"> PAGEREF _Toc312930379 \h </w:instrText>
      </w:r>
      <w:r>
        <w:rPr>
          <w:noProof/>
        </w:rPr>
      </w:r>
      <w:r>
        <w:rPr>
          <w:noProof/>
        </w:rPr>
        <w:fldChar w:fldCharType="separate"/>
      </w:r>
      <w:r>
        <w:rPr>
          <w:noProof/>
        </w:rPr>
        <w:t>113</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I.1</w:t>
      </w:r>
      <w:r>
        <w:rPr>
          <w:rFonts w:asciiTheme="minorHAnsi" w:eastAsiaTheme="minorEastAsia" w:hAnsiTheme="minorHAnsi" w:cstheme="minorBidi"/>
          <w:noProof/>
        </w:rPr>
        <w:tab/>
      </w:r>
      <w:r>
        <w:rPr>
          <w:noProof/>
        </w:rPr>
        <w:t>Open Issues</w:t>
      </w:r>
      <w:r>
        <w:rPr>
          <w:noProof/>
        </w:rPr>
        <w:tab/>
      </w:r>
      <w:r>
        <w:rPr>
          <w:noProof/>
        </w:rPr>
        <w:fldChar w:fldCharType="begin"/>
      </w:r>
      <w:r>
        <w:rPr>
          <w:noProof/>
        </w:rPr>
        <w:instrText xml:space="preserve"> PAGEREF _Toc312930380 \h </w:instrText>
      </w:r>
      <w:r>
        <w:rPr>
          <w:noProof/>
        </w:rPr>
      </w:r>
      <w:r>
        <w:rPr>
          <w:noProof/>
        </w:rPr>
        <w:fldChar w:fldCharType="separate"/>
      </w:r>
      <w:r>
        <w:rPr>
          <w:noProof/>
        </w:rPr>
        <w:t>113</w:t>
      </w:r>
      <w:r>
        <w:rPr>
          <w:noProof/>
        </w:rPr>
        <w:fldChar w:fldCharType="end"/>
      </w:r>
    </w:p>
    <w:p w:rsidR="004C4B35" w:rsidRDefault="004C4B35">
      <w:pPr>
        <w:pStyle w:val="TOC2"/>
        <w:tabs>
          <w:tab w:val="left" w:pos="800"/>
          <w:tab w:val="right" w:leader="dot" w:pos="9350"/>
        </w:tabs>
        <w:rPr>
          <w:rFonts w:asciiTheme="minorHAnsi" w:eastAsiaTheme="minorEastAsia" w:hAnsiTheme="minorHAnsi" w:cstheme="minorBidi"/>
          <w:noProof/>
        </w:rPr>
      </w:pPr>
      <w:r>
        <w:rPr>
          <w:noProof/>
        </w:rPr>
        <w:t>I.2</w:t>
      </w:r>
      <w:r>
        <w:rPr>
          <w:rFonts w:asciiTheme="minorHAnsi" w:eastAsiaTheme="minorEastAsia" w:hAnsiTheme="minorHAnsi" w:cstheme="minorBidi"/>
          <w:noProof/>
        </w:rPr>
        <w:tab/>
      </w:r>
      <w:r>
        <w:rPr>
          <w:noProof/>
        </w:rPr>
        <w:t>Resolved Issues</w:t>
      </w:r>
      <w:r>
        <w:rPr>
          <w:noProof/>
        </w:rPr>
        <w:tab/>
      </w:r>
      <w:r>
        <w:rPr>
          <w:noProof/>
        </w:rPr>
        <w:fldChar w:fldCharType="begin"/>
      </w:r>
      <w:r>
        <w:rPr>
          <w:noProof/>
        </w:rPr>
        <w:instrText xml:space="preserve"> PAGEREF _Toc312930381 \h </w:instrText>
      </w:r>
      <w:r>
        <w:rPr>
          <w:noProof/>
        </w:rPr>
      </w:r>
      <w:r>
        <w:rPr>
          <w:noProof/>
        </w:rPr>
        <w:fldChar w:fldCharType="separate"/>
      </w:r>
      <w:r>
        <w:rPr>
          <w:noProof/>
        </w:rPr>
        <w:t>113</w:t>
      </w:r>
      <w:r>
        <w:rPr>
          <w:noProof/>
        </w:rPr>
        <w:fldChar w:fldCharType="end"/>
      </w:r>
    </w:p>
    <w:p w:rsidR="004C4B35" w:rsidRDefault="004C4B35">
      <w:pPr>
        <w:pStyle w:val="TOC1"/>
        <w:tabs>
          <w:tab w:val="left" w:pos="1200"/>
          <w:tab w:val="right" w:leader="dot" w:pos="9350"/>
        </w:tabs>
        <w:rPr>
          <w:rFonts w:asciiTheme="minorHAnsi" w:eastAsiaTheme="minorEastAsia" w:hAnsiTheme="minorHAnsi" w:cstheme="minorBidi"/>
          <w:b w:val="0"/>
          <w:bCs w:val="0"/>
          <w:caps w:val="0"/>
          <w:noProof/>
        </w:rPr>
      </w:pPr>
      <w:r>
        <w:rPr>
          <w:noProof/>
        </w:rPr>
        <w:t>Annex O</w:t>
      </w:r>
      <w:r>
        <w:rPr>
          <w:rFonts w:asciiTheme="minorHAnsi" w:eastAsiaTheme="minorEastAsia" w:hAnsiTheme="minorHAnsi" w:cstheme="minorBidi"/>
          <w:b w:val="0"/>
          <w:bCs w:val="0"/>
          <w:caps w:val="0"/>
          <w:noProof/>
        </w:rPr>
        <w:tab/>
      </w:r>
      <w:r>
        <w:rPr>
          <w:noProof/>
        </w:rPr>
        <w:t>Contributors and Acknowledgments</w:t>
      </w:r>
      <w:r>
        <w:rPr>
          <w:noProof/>
        </w:rPr>
        <w:tab/>
      </w:r>
      <w:r>
        <w:rPr>
          <w:noProof/>
        </w:rPr>
        <w:fldChar w:fldCharType="begin"/>
      </w:r>
      <w:r>
        <w:rPr>
          <w:noProof/>
        </w:rPr>
        <w:instrText xml:space="preserve"> PAGEREF _Toc312930382 \h </w:instrText>
      </w:r>
      <w:r>
        <w:rPr>
          <w:noProof/>
        </w:rPr>
      </w:r>
      <w:r>
        <w:rPr>
          <w:noProof/>
        </w:rPr>
        <w:fldChar w:fldCharType="separate"/>
      </w:r>
      <w:r>
        <w:rPr>
          <w:noProof/>
        </w:rPr>
        <w:t>114</w:t>
      </w:r>
      <w:r>
        <w:rPr>
          <w:noProof/>
        </w:rPr>
        <w:fldChar w:fldCharType="end"/>
      </w:r>
    </w:p>
    <w:p w:rsidR="006E3BBB" w:rsidRDefault="00CE7F75">
      <w:pPr>
        <w:pStyle w:val="BodyText1"/>
      </w:pPr>
      <w:r>
        <w:rPr>
          <w:b/>
          <w:bCs/>
          <w:caps/>
        </w:rPr>
        <w:fldChar w:fldCharType="end"/>
      </w:r>
      <w:bookmarkStart w:id="8" w:name="_Ref459778359"/>
      <w:r w:rsidR="006E3BBB">
        <w:t xml:space="preserve"> </w:t>
      </w:r>
    </w:p>
    <w:p w:rsidR="006E3BBB" w:rsidRDefault="006E3BBB">
      <w:pPr>
        <w:pStyle w:val="BodyText1"/>
        <w:sectPr w:rsidR="006E3BBB">
          <w:headerReference w:type="even" r:id="rId9"/>
          <w:headerReference w:type="default" r:id="rId10"/>
          <w:footerReference w:type="even" r:id="rId11"/>
          <w:footerReference w:type="default" r:id="rId12"/>
          <w:headerReference w:type="first" r:id="rId13"/>
          <w:footerReference w:type="first" r:id="rId14"/>
          <w:footnotePr>
            <w:numRestart w:val="eachSect"/>
          </w:footnotePr>
          <w:pgSz w:w="12240" w:h="15840" w:code="1"/>
          <w:pgMar w:top="1440" w:right="1440" w:bottom="1440" w:left="1440" w:header="720" w:footer="720" w:gutter="0"/>
          <w:pgNumType w:fmt="lowerRoman" w:start="1"/>
          <w:cols w:space="720"/>
          <w:titlePg/>
        </w:sectPr>
      </w:pPr>
    </w:p>
    <w:p w:rsidR="006E3BBB" w:rsidRPr="000A5CBD" w:rsidRDefault="00BA65DB" w:rsidP="000A5CBD">
      <w:pPr>
        <w:pStyle w:val="Heading1"/>
      </w:pPr>
      <w:bookmarkStart w:id="10" w:name="_Toc312930325"/>
      <w:r w:rsidRPr="000A5CBD">
        <w:lastRenderedPageBreak/>
        <w:t>I</w:t>
      </w:r>
      <w:r w:rsidR="006E3BBB" w:rsidRPr="000A5CBD">
        <w:t>ntroduction</w:t>
      </w:r>
      <w:bookmarkEnd w:id="10"/>
    </w:p>
    <w:p w:rsidR="006E3BBB" w:rsidRDefault="006E3BBB" w:rsidP="006E3BBB">
      <w:pPr>
        <w:pStyle w:val="Heading2"/>
      </w:pPr>
      <w:bookmarkStart w:id="11" w:name="_Toc128290818"/>
      <w:bookmarkStart w:id="12" w:name="_Toc312930326"/>
      <w:r>
        <w:t>Document Purpose</w:t>
      </w:r>
      <w:bookmarkEnd w:id="11"/>
      <w:bookmarkEnd w:id="12"/>
    </w:p>
    <w:p w:rsidR="006E3BBB" w:rsidRPr="009A6CE4" w:rsidRDefault="006E3BBB" w:rsidP="006E3BBB">
      <w:pPr>
        <w:pStyle w:val="BodyText1"/>
        <w:rPr>
          <w:rFonts w:ascii="Tahoma" w:hAnsi="Tahoma" w:cs="Tahoma"/>
          <w:color w:val="0000FF"/>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pPr>
      <w:r w:rsidRPr="009A6CE4">
        <w:rPr>
          <w:rFonts w:ascii="Tahoma" w:hAnsi="Tahoma" w:cs="Tahoma"/>
          <w:color w:val="0000FF"/>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The purpose of this document</w:t>
      </w:r>
      <w:r w:rsidR="004819CD" w:rsidRPr="009A6CE4">
        <w:rPr>
          <w:rFonts w:ascii="Tahoma" w:hAnsi="Tahoma" w:cs="Tahoma"/>
          <w:color w:val="0000FF"/>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 xml:space="preserve"> is to define the SaFI specification requirements needed to support Canoe’s VOD Dynamic Ad Insertion (DAI) efforts.</w:t>
      </w:r>
    </w:p>
    <w:p w:rsidR="00314750" w:rsidRPr="00D53C26" w:rsidRDefault="00314750" w:rsidP="00314750">
      <w:pPr>
        <w:pStyle w:val="BodyText"/>
      </w:pPr>
      <w:r>
        <w:t>These requirements represent both the immediate needs, which Canoe would like to propose be addressed in the next SaFI release (</w:t>
      </w:r>
      <w:r w:rsidR="002571E5">
        <w:t>3.0</w:t>
      </w:r>
      <w:r>
        <w:t>), and future needs that should be addressed in a later version of the specification (</w:t>
      </w:r>
      <w:r w:rsidR="00DC2F7D">
        <w:t>3</w:t>
      </w:r>
      <w:r>
        <w:t xml:space="preserve">.x or beyond).  All of the requirements presented below are labeled as </w:t>
      </w:r>
      <w:r w:rsidR="002571E5">
        <w:t>3.0</w:t>
      </w:r>
      <w:r>
        <w:t xml:space="preserve"> or </w:t>
      </w:r>
      <w:r w:rsidR="002571E5">
        <w:t>3</w:t>
      </w:r>
      <w:r>
        <w:t>.x to reflect this prioritization.</w:t>
      </w:r>
    </w:p>
    <w:p w:rsidR="006E3BBB" w:rsidRDefault="006E3BBB" w:rsidP="006E3BBB">
      <w:pPr>
        <w:pStyle w:val="Heading2"/>
      </w:pPr>
      <w:bookmarkStart w:id="13" w:name="_Toc128290819"/>
      <w:bookmarkStart w:id="14" w:name="_Toc312930327"/>
      <w:bookmarkEnd w:id="13"/>
      <w:r>
        <w:t>Scope</w:t>
      </w:r>
      <w:bookmarkEnd w:id="14"/>
    </w:p>
    <w:p w:rsidR="004819CD" w:rsidRDefault="008317C1" w:rsidP="006E3BBB">
      <w:pPr>
        <w:pStyle w:val="BodyText"/>
      </w:pPr>
      <w:r>
        <w:t>These requirements specifically address the follow</w:t>
      </w:r>
      <w:r w:rsidR="004819CD">
        <w:t>ing features and capabilities of the SaFI CIP and SMS specifications:</w:t>
      </w:r>
    </w:p>
    <w:p w:rsidR="0030521B" w:rsidRDefault="00FA4DA9" w:rsidP="00D96454">
      <w:pPr>
        <w:pStyle w:val="BodyText"/>
        <w:numPr>
          <w:ilvl w:val="0"/>
          <w:numId w:val="12"/>
        </w:numPr>
      </w:pPr>
      <w:r>
        <w:t>Communicating instructions which restrict placement of ads to</w:t>
      </w:r>
      <w:r w:rsidR="004819CD">
        <w:t xml:space="preserve"> </w:t>
      </w:r>
      <w:r w:rsidR="0030521B">
        <w:t xml:space="preserve">placement opportunities with a </w:t>
      </w:r>
      <w:r w:rsidR="004819CD">
        <w:t xml:space="preserve">specific </w:t>
      </w:r>
      <w:r w:rsidR="00B13725">
        <w:t>opportunit</w:t>
      </w:r>
      <w:r w:rsidR="0030521B">
        <w:t>y type</w:t>
      </w:r>
      <w:r w:rsidR="00A35FDA">
        <w:t xml:space="preserve">.  </w:t>
      </w:r>
      <w:r w:rsidR="00474332">
        <w:t>Expected behavior for MSO execution of these instructions is also defined.</w:t>
      </w:r>
    </w:p>
    <w:p w:rsidR="0030521B" w:rsidRDefault="00FA4DA9" w:rsidP="00D96454">
      <w:pPr>
        <w:pStyle w:val="BodyText"/>
        <w:numPr>
          <w:ilvl w:val="0"/>
          <w:numId w:val="12"/>
        </w:numPr>
      </w:pPr>
      <w:r>
        <w:t xml:space="preserve">Communicating instructions which restrict placement of ads to </w:t>
      </w:r>
      <w:r w:rsidR="0030521B">
        <w:t>placement opportunities with a specific midroll designation (1</w:t>
      </w:r>
      <w:r w:rsidR="0030521B" w:rsidRPr="00645F99">
        <w:rPr>
          <w:vertAlign w:val="superscript"/>
        </w:rPr>
        <w:t>st</w:t>
      </w:r>
      <w:r w:rsidR="0030521B">
        <w:t>, 2</w:t>
      </w:r>
      <w:r w:rsidR="0030521B" w:rsidRPr="00645F99">
        <w:rPr>
          <w:vertAlign w:val="superscript"/>
        </w:rPr>
        <w:t>nd</w:t>
      </w:r>
      <w:r w:rsidR="0030521B">
        <w:t>, 3</w:t>
      </w:r>
      <w:r w:rsidR="0030521B" w:rsidRPr="00645F99">
        <w:rPr>
          <w:vertAlign w:val="superscript"/>
        </w:rPr>
        <w:t>rd</w:t>
      </w:r>
      <w:r w:rsidR="0030521B">
        <w:t>, 4</w:t>
      </w:r>
      <w:r w:rsidR="0030521B" w:rsidRPr="00645F99">
        <w:rPr>
          <w:vertAlign w:val="superscript"/>
        </w:rPr>
        <w:t>th</w:t>
      </w:r>
      <w:r w:rsidR="0030521B">
        <w:t>, etc)</w:t>
      </w:r>
      <w:r w:rsidR="00474332">
        <w:t>. Expected behavior for MSO execution of these instructions is also defined.</w:t>
      </w:r>
    </w:p>
    <w:p w:rsidR="004819CD" w:rsidRDefault="00FA4DA9" w:rsidP="00D96454">
      <w:pPr>
        <w:pStyle w:val="BodyText"/>
        <w:numPr>
          <w:ilvl w:val="0"/>
          <w:numId w:val="12"/>
        </w:numPr>
      </w:pPr>
      <w:r>
        <w:t xml:space="preserve">Communicating instructions which restrict placement of ads to </w:t>
      </w:r>
      <w:r w:rsidR="0030521B">
        <w:t xml:space="preserve">placement opportunities with a specific </w:t>
      </w:r>
      <w:r w:rsidR="004819CD">
        <w:t>position</w:t>
      </w:r>
      <w:r w:rsidR="0030521B">
        <w:t xml:space="preserve"> (locations within the opportunity)</w:t>
      </w:r>
      <w:r w:rsidR="004819CD">
        <w:t>.</w:t>
      </w:r>
      <w:r w:rsidR="00474332">
        <w:t xml:space="preserve">  Expected behavior for MSO execution of these instructions is also defined.</w:t>
      </w:r>
    </w:p>
    <w:p w:rsidR="00D16F31" w:rsidRDefault="00D16F31" w:rsidP="00D96454">
      <w:pPr>
        <w:pStyle w:val="BodyText"/>
        <w:numPr>
          <w:ilvl w:val="0"/>
          <w:numId w:val="12"/>
        </w:numPr>
      </w:pPr>
      <w:r>
        <w:t>Communicating instructions which restrict placement of ads to placement opportunities within sessions which are initiated during a specified</w:t>
      </w:r>
      <w:r w:rsidR="00DC2F7D">
        <w:t xml:space="preserve"> date and time range</w:t>
      </w:r>
      <w:r w:rsidR="00E6605F">
        <w:t xml:space="preserve"> </w:t>
      </w:r>
      <w:r>
        <w:t>(flight window).</w:t>
      </w:r>
    </w:p>
    <w:p w:rsidR="004407C5" w:rsidRDefault="00FA4DA9" w:rsidP="00D96454">
      <w:pPr>
        <w:pStyle w:val="BodyText"/>
        <w:numPr>
          <w:ilvl w:val="0"/>
          <w:numId w:val="12"/>
        </w:numPr>
      </w:pPr>
      <w:r>
        <w:t xml:space="preserve">Communicating instructions which restrict placement of ads to </w:t>
      </w:r>
      <w:r w:rsidR="0030521B">
        <w:t xml:space="preserve">placement opportunities within sessions which are initiated on specified days </w:t>
      </w:r>
      <w:r>
        <w:t xml:space="preserve">of the week </w:t>
      </w:r>
      <w:r w:rsidR="0030521B">
        <w:t>and time ranges within those days</w:t>
      </w:r>
      <w:r w:rsidR="004407C5">
        <w:t>.</w:t>
      </w:r>
      <w:r w:rsidR="00474332">
        <w:t xml:space="preserve">  Expected behavior for MSO execution of these instructions is also defined.</w:t>
      </w:r>
    </w:p>
    <w:p w:rsidR="004407C5" w:rsidRDefault="00FA4DA9" w:rsidP="00D96454">
      <w:pPr>
        <w:pStyle w:val="BodyText"/>
        <w:numPr>
          <w:ilvl w:val="0"/>
          <w:numId w:val="12"/>
        </w:numPr>
      </w:pPr>
      <w:r>
        <w:t xml:space="preserve">Communicating instructions which restrict placement of ads to </w:t>
      </w:r>
      <w:r w:rsidR="0030521B">
        <w:t xml:space="preserve">placement opportunities within sessions for which the </w:t>
      </w:r>
      <w:r>
        <w:t>CIP normative metadata</w:t>
      </w:r>
      <w:r w:rsidDel="0030521B">
        <w:t xml:space="preserve"> </w:t>
      </w:r>
      <w:r>
        <w:t xml:space="preserve">relating to the </w:t>
      </w:r>
      <w:r w:rsidR="004407C5">
        <w:t>entertainment content</w:t>
      </w:r>
      <w:r>
        <w:t xml:space="preserve"> </w:t>
      </w:r>
      <w:r w:rsidR="004407C5">
        <w:t>m</w:t>
      </w:r>
      <w:r>
        <w:t>eets comparative conditions established for 1 or more attributes of that metadata.</w:t>
      </w:r>
      <w:r w:rsidR="00474332">
        <w:t xml:space="preserve">  Expected behavior for MSO execution of these instructions is also defined. </w:t>
      </w:r>
    </w:p>
    <w:p w:rsidR="00A35FDA" w:rsidRDefault="00FA4DA9" w:rsidP="00D96454">
      <w:pPr>
        <w:pStyle w:val="BodyText"/>
        <w:numPr>
          <w:ilvl w:val="0"/>
          <w:numId w:val="12"/>
        </w:numPr>
      </w:pPr>
      <w:r>
        <w:t xml:space="preserve">Communicating instructions which establish </w:t>
      </w:r>
      <w:r w:rsidR="004407C5" w:rsidRPr="00F84B8A">
        <w:t xml:space="preserve">product category separation </w:t>
      </w:r>
      <w:r>
        <w:t>rules</w:t>
      </w:r>
      <w:r w:rsidR="00A35FDA">
        <w:t>.</w:t>
      </w:r>
      <w:r>
        <w:t xml:space="preserve"> </w:t>
      </w:r>
      <w:r w:rsidR="00474332">
        <w:t>Expected behavior for MSO execution of these instructions is also defined.</w:t>
      </w:r>
    </w:p>
    <w:p w:rsidR="004407C5" w:rsidRDefault="00FA4DA9" w:rsidP="00D96454">
      <w:pPr>
        <w:pStyle w:val="BodyText"/>
        <w:numPr>
          <w:ilvl w:val="0"/>
          <w:numId w:val="12"/>
        </w:numPr>
      </w:pPr>
      <w:r>
        <w:t xml:space="preserve">Communicating instructions which establish </w:t>
      </w:r>
      <w:r w:rsidR="006A56D0">
        <w:t xml:space="preserve">ad </w:t>
      </w:r>
      <w:r w:rsidR="004407C5">
        <w:t xml:space="preserve">copy separation </w:t>
      </w:r>
      <w:r>
        <w:t>rules</w:t>
      </w:r>
      <w:r w:rsidR="00A35FDA">
        <w:t>.</w:t>
      </w:r>
      <w:r>
        <w:t xml:space="preserve"> </w:t>
      </w:r>
      <w:r w:rsidR="00474332">
        <w:t>Expected behavior for MSO execution of these instructions is also defined.</w:t>
      </w:r>
    </w:p>
    <w:p w:rsidR="004407C5" w:rsidRPr="00EF426F" w:rsidRDefault="00A35FDA" w:rsidP="00D96454">
      <w:pPr>
        <w:pStyle w:val="BodyText"/>
        <w:numPr>
          <w:ilvl w:val="0"/>
          <w:numId w:val="12"/>
        </w:numPr>
      </w:pPr>
      <w:r>
        <w:t>Communicating instructions which establish</w:t>
      </w:r>
      <w:r w:rsidR="004407C5" w:rsidRPr="00EF426F">
        <w:t xml:space="preserve"> priority</w:t>
      </w:r>
      <w:r>
        <w:t xml:space="preserve"> for each placement</w:t>
      </w:r>
      <w:r w:rsidR="004407C5" w:rsidRPr="00EF426F">
        <w:t>.</w:t>
      </w:r>
      <w:r w:rsidR="00474332">
        <w:t xml:space="preserve">  Expected behavior for MSO execution of these instructions is also defined.</w:t>
      </w:r>
    </w:p>
    <w:p w:rsidR="004407C5" w:rsidRDefault="00A35FDA" w:rsidP="00D96454">
      <w:pPr>
        <w:pStyle w:val="BodyText"/>
        <w:numPr>
          <w:ilvl w:val="0"/>
          <w:numId w:val="12"/>
        </w:numPr>
      </w:pPr>
      <w:r>
        <w:t xml:space="preserve">Communicating instructions which establish </w:t>
      </w:r>
      <w:r w:rsidR="004407C5" w:rsidRPr="00F84B8A">
        <w:t xml:space="preserve">the goal </w:t>
      </w:r>
      <w:r>
        <w:t>and goal type</w:t>
      </w:r>
      <w:r w:rsidR="00DC2F7D">
        <w:t>.</w:t>
      </w:r>
      <w:r w:rsidR="00474332">
        <w:t xml:space="preserve">  Expected behavior for MSO execution of these instructions is also defined.</w:t>
      </w:r>
    </w:p>
    <w:p w:rsidR="006E3BBB" w:rsidRPr="00EF426F" w:rsidRDefault="00A35FDA" w:rsidP="00D96454">
      <w:pPr>
        <w:pStyle w:val="BodyText"/>
        <w:numPr>
          <w:ilvl w:val="0"/>
          <w:numId w:val="12"/>
        </w:numPr>
      </w:pPr>
      <w:r>
        <w:t>Communicating instructions for the rotation of ads.</w:t>
      </w:r>
      <w:r w:rsidR="00474332">
        <w:t xml:space="preserve">  Expected behavior for MSO execution of these instructions is also defined.</w:t>
      </w:r>
    </w:p>
    <w:p w:rsidR="004819CD" w:rsidRDefault="00A35FDA" w:rsidP="00D96454">
      <w:pPr>
        <w:pStyle w:val="BodyText"/>
        <w:numPr>
          <w:ilvl w:val="0"/>
          <w:numId w:val="12"/>
        </w:numPr>
      </w:pPr>
      <w:r>
        <w:lastRenderedPageBreak/>
        <w:t xml:space="preserve">Communicating instructions which establish desired enablement state of </w:t>
      </w:r>
      <w:r w:rsidR="004819CD">
        <w:t>trick modes during the play-out of advertising content.</w:t>
      </w:r>
      <w:r w:rsidR="00474332">
        <w:t xml:space="preserve">  Expected behavior for MSO execution of these instructions is also defined.</w:t>
      </w:r>
    </w:p>
    <w:p w:rsidR="00474332" w:rsidRDefault="00474332" w:rsidP="00D96454">
      <w:pPr>
        <w:pStyle w:val="BodyText"/>
        <w:numPr>
          <w:ilvl w:val="0"/>
          <w:numId w:val="12"/>
        </w:numPr>
      </w:pPr>
      <w:r>
        <w:t>Communicating instructions which establish performance feedback standards.   Expected behavior for MSO execution of these instructions is also defined.</w:t>
      </w:r>
    </w:p>
    <w:p w:rsidR="004819CD" w:rsidRDefault="004819CD" w:rsidP="00D96454">
      <w:pPr>
        <w:pStyle w:val="BodyText"/>
        <w:numPr>
          <w:ilvl w:val="0"/>
          <w:numId w:val="12"/>
        </w:numPr>
      </w:pPr>
      <w:r>
        <w:t>Communicating detailed viewership metrics via SMS.</w:t>
      </w:r>
    </w:p>
    <w:p w:rsidR="00E662F4" w:rsidRDefault="004819CD" w:rsidP="00D96454">
      <w:pPr>
        <w:pStyle w:val="BodyText"/>
        <w:numPr>
          <w:ilvl w:val="0"/>
          <w:numId w:val="12"/>
        </w:numPr>
      </w:pPr>
      <w:r>
        <w:t xml:space="preserve">Communicating summary viewership metrics via SMS. </w:t>
      </w:r>
    </w:p>
    <w:p w:rsidR="006E3BBB" w:rsidRPr="000A5CBD" w:rsidRDefault="006E3BBB" w:rsidP="000A5CBD">
      <w:pPr>
        <w:pStyle w:val="Heading3"/>
      </w:pPr>
      <w:bookmarkStart w:id="15" w:name="_Toc312930328"/>
      <w:r w:rsidRPr="000A5CBD">
        <w:t>Deliverables</w:t>
      </w:r>
      <w:bookmarkEnd w:id="15"/>
      <w:r w:rsidRPr="000A5CBD">
        <w:t xml:space="preserve"> </w:t>
      </w:r>
    </w:p>
    <w:p w:rsidR="008317C1" w:rsidRPr="005C140F" w:rsidRDefault="008317C1" w:rsidP="008317C1">
      <w:pPr>
        <w:pStyle w:val="BodyText1"/>
      </w:pPr>
      <w:r w:rsidRPr="005C140F">
        <w:t>Implementation of these requirements shall r</w:t>
      </w:r>
      <w:r w:rsidR="0014122C" w:rsidRPr="005C140F">
        <w:t>esult in the following outputs:</w:t>
      </w:r>
    </w:p>
    <w:p w:rsidR="007A42A7" w:rsidRDefault="007A42A7" w:rsidP="00D96454">
      <w:pPr>
        <w:pStyle w:val="BodyText1"/>
        <w:numPr>
          <w:ilvl w:val="0"/>
          <w:numId w:val="13"/>
        </w:numPr>
      </w:pPr>
      <w:r>
        <w:t>Definition of business functionality that will be supported in each phase of the deployment.</w:t>
      </w:r>
    </w:p>
    <w:p w:rsidR="0014122C" w:rsidRPr="005C140F" w:rsidRDefault="003138A7" w:rsidP="00D96454">
      <w:pPr>
        <w:pStyle w:val="BodyText1"/>
        <w:numPr>
          <w:ilvl w:val="0"/>
          <w:numId w:val="13"/>
        </w:numPr>
      </w:pPr>
      <w:r>
        <w:t xml:space="preserve">Definition of a CIP document which meets </w:t>
      </w:r>
      <w:r w:rsidR="007A42A7">
        <w:t xml:space="preserve">the business functionality, can be generated from Canoe’s stewardship platform, and can be ingested and executed by </w:t>
      </w:r>
      <w:r w:rsidR="00EA72AD">
        <w:t>an MSO</w:t>
      </w:r>
      <w:r w:rsidR="007A42A7">
        <w:t>.</w:t>
      </w:r>
    </w:p>
    <w:p w:rsidR="007A42A7" w:rsidRPr="005C140F" w:rsidRDefault="007A42A7" w:rsidP="00D96454">
      <w:pPr>
        <w:pStyle w:val="BodyText1"/>
        <w:numPr>
          <w:ilvl w:val="0"/>
          <w:numId w:val="13"/>
        </w:numPr>
      </w:pPr>
      <w:r>
        <w:t>Definition of the mechanisms by which campaign instructions will be communicated in the CIP and the related interpretation guidance for those instructions.</w:t>
      </w:r>
    </w:p>
    <w:p w:rsidR="006E3BBB" w:rsidRDefault="006E3BBB" w:rsidP="006E3BBB">
      <w:pPr>
        <w:pStyle w:val="Heading2"/>
      </w:pPr>
      <w:bookmarkStart w:id="16" w:name="_Toc312930329"/>
      <w:r>
        <w:t>Audience</w:t>
      </w:r>
      <w:bookmarkEnd w:id="16"/>
    </w:p>
    <w:p w:rsidR="006E3BBB" w:rsidRPr="00D53C26" w:rsidRDefault="006E3BBB" w:rsidP="006E3BBB">
      <w:pPr>
        <w:pStyle w:val="BodyText"/>
      </w:pPr>
      <w:r w:rsidRPr="00D53C26">
        <w:t>The requirements in this document are most relevant for people working in the following functional areas:</w:t>
      </w:r>
    </w:p>
    <w:p w:rsidR="008317C1" w:rsidRDefault="008317C1" w:rsidP="00D96454">
      <w:pPr>
        <w:pStyle w:val="ListBullet"/>
        <w:numPr>
          <w:ilvl w:val="0"/>
          <w:numId w:val="8"/>
        </w:numPr>
        <w:spacing w:before="0"/>
        <w:rPr>
          <w:sz w:val="20"/>
          <w:szCs w:val="20"/>
        </w:rPr>
      </w:pPr>
      <w:r>
        <w:rPr>
          <w:sz w:val="20"/>
          <w:szCs w:val="20"/>
        </w:rPr>
        <w:t>Product design</w:t>
      </w:r>
    </w:p>
    <w:p w:rsidR="008317C1" w:rsidRDefault="008317C1" w:rsidP="00D96454">
      <w:pPr>
        <w:pStyle w:val="ListBullet"/>
        <w:numPr>
          <w:ilvl w:val="0"/>
          <w:numId w:val="8"/>
        </w:numPr>
        <w:spacing w:before="0"/>
        <w:rPr>
          <w:sz w:val="20"/>
          <w:szCs w:val="20"/>
        </w:rPr>
      </w:pPr>
      <w:r>
        <w:rPr>
          <w:sz w:val="20"/>
          <w:szCs w:val="20"/>
        </w:rPr>
        <w:t>Engineering and Operations</w:t>
      </w:r>
    </w:p>
    <w:p w:rsidR="006E3BBB" w:rsidRPr="00D53C26" w:rsidRDefault="006E3BBB" w:rsidP="006E3BBB">
      <w:pPr>
        <w:pStyle w:val="ListBullet"/>
        <w:tabs>
          <w:tab w:val="clear" w:pos="360"/>
        </w:tabs>
        <w:spacing w:before="0"/>
        <w:rPr>
          <w:sz w:val="20"/>
          <w:szCs w:val="20"/>
        </w:rPr>
      </w:pPr>
    </w:p>
    <w:p w:rsidR="006E3BBB" w:rsidRDefault="006E3BBB" w:rsidP="006E3BBB">
      <w:pPr>
        <w:pStyle w:val="Heading2"/>
      </w:pPr>
      <w:bookmarkStart w:id="17" w:name="_Ref283899646"/>
      <w:bookmarkStart w:id="18" w:name="_Toc312930330"/>
      <w:r>
        <w:t>Technical Terms and Acronyms</w:t>
      </w:r>
      <w:bookmarkEnd w:id="17"/>
      <w:bookmarkEnd w:id="18"/>
    </w:p>
    <w:p w:rsidR="006E3BBB" w:rsidRDefault="006E3BBB" w:rsidP="006E3BBB">
      <w:r>
        <w:t>This specification uses the following terms:</w:t>
      </w:r>
    </w:p>
    <w:p w:rsidR="006E3BBB" w:rsidRDefault="006E3BBB" w:rsidP="006E3BBB"/>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930"/>
      </w:tblGrid>
      <w:tr w:rsidR="006E3BBB">
        <w:trPr>
          <w:cantSplit/>
          <w:tblHeader/>
        </w:trPr>
        <w:tc>
          <w:tcPr>
            <w:tcW w:w="207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6E3BBB">
            <w:pPr>
              <w:pStyle w:val="PlainText"/>
              <w:jc w:val="center"/>
              <w:rPr>
                <w:rFonts w:ascii="Arial" w:hAnsi="Arial" w:cs="Arial"/>
                <w:b/>
              </w:rPr>
            </w:pPr>
            <w:r>
              <w:rPr>
                <w:rFonts w:ascii="Arial" w:hAnsi="Arial" w:cs="Arial"/>
                <w:b/>
              </w:rPr>
              <w:t>Technical Term</w:t>
            </w:r>
          </w:p>
        </w:tc>
        <w:tc>
          <w:tcPr>
            <w:tcW w:w="693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6E3BBB">
            <w:pPr>
              <w:pStyle w:val="PlainText"/>
              <w:jc w:val="center"/>
              <w:rPr>
                <w:rFonts w:ascii="Arial" w:hAnsi="Arial" w:cs="Arial"/>
                <w:b/>
              </w:rPr>
            </w:pPr>
            <w:r>
              <w:rPr>
                <w:rFonts w:ascii="Arial" w:hAnsi="Arial" w:cs="Arial"/>
                <w:b/>
              </w:rPr>
              <w:t>Definition</w:t>
            </w:r>
          </w:p>
        </w:tc>
      </w:tr>
      <w:tr w:rsidR="009A163F" w:rsidTr="009A163F">
        <w:trPr>
          <w:cantSplit/>
        </w:trPr>
        <w:tc>
          <w:tcPr>
            <w:tcW w:w="2070" w:type="dxa"/>
            <w:tcBorders>
              <w:top w:val="single" w:sz="4" w:space="0" w:color="auto"/>
              <w:left w:val="single" w:sz="4" w:space="0" w:color="auto"/>
              <w:bottom w:val="single" w:sz="4" w:space="0" w:color="auto"/>
              <w:right w:val="single" w:sz="4" w:space="0" w:color="auto"/>
            </w:tcBorders>
          </w:tcPr>
          <w:p w:rsidR="009A163F" w:rsidRDefault="009A163F" w:rsidP="009A163F">
            <w:pPr>
              <w:pStyle w:val="PlainText"/>
              <w:rPr>
                <w:rFonts w:ascii="Arial" w:hAnsi="Arial" w:cs="Arial"/>
              </w:rPr>
            </w:pPr>
            <w:r>
              <w:rPr>
                <w:rFonts w:ascii="Arial" w:hAnsi="Arial" w:cs="Arial"/>
              </w:rPr>
              <w:t>Session</w:t>
            </w:r>
          </w:p>
        </w:tc>
        <w:tc>
          <w:tcPr>
            <w:tcW w:w="6930" w:type="dxa"/>
            <w:tcBorders>
              <w:top w:val="single" w:sz="4" w:space="0" w:color="auto"/>
              <w:left w:val="single" w:sz="4" w:space="0" w:color="auto"/>
              <w:bottom w:val="single" w:sz="4" w:space="0" w:color="auto"/>
              <w:right w:val="single" w:sz="4" w:space="0" w:color="auto"/>
            </w:tcBorders>
          </w:tcPr>
          <w:p w:rsidR="009A163F" w:rsidRDefault="009A163F" w:rsidP="009A163F">
            <w:pPr>
              <w:pStyle w:val="PlainText"/>
              <w:rPr>
                <w:rFonts w:ascii="Arial" w:hAnsi="Arial" w:cs="Arial"/>
              </w:rPr>
            </w:pPr>
            <w:r>
              <w:rPr>
                <w:rFonts w:ascii="Arial" w:hAnsi="Arial" w:cs="Arial"/>
              </w:rPr>
              <w:t>A duration of time (including any time spent in trick modes) that starts when a viewer selects play on an On Demand title and ends when exiting the title, timing out, or the title has been fully played out.</w:t>
            </w: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Pr="005C140F" w:rsidRDefault="009A163F" w:rsidP="006E3BBB">
            <w:pPr>
              <w:pStyle w:val="PlainText"/>
              <w:rPr>
                <w:rFonts w:ascii="Arial" w:hAnsi="Arial" w:cs="Arial"/>
                <w:i/>
              </w:rPr>
            </w:pPr>
            <w:r>
              <w:rPr>
                <w:rFonts w:ascii="Arial" w:hAnsi="Arial" w:cs="Arial"/>
              </w:rPr>
              <w:t>Opportunity/</w:t>
            </w:r>
            <w:r w:rsidR="006548E4">
              <w:rPr>
                <w:rFonts w:ascii="Arial" w:hAnsi="Arial" w:cs="Arial"/>
              </w:rPr>
              <w:t>Break</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A discrete unit of time allocated for advertising within an entertainment viewing session.  A session is expected to contain one or more breaks.</w:t>
            </w: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Position</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B13725">
            <w:pPr>
              <w:pStyle w:val="PlainText"/>
              <w:rPr>
                <w:rFonts w:ascii="Arial" w:hAnsi="Arial" w:cs="Arial"/>
              </w:rPr>
            </w:pPr>
            <w:r>
              <w:rPr>
                <w:rFonts w:ascii="Arial" w:hAnsi="Arial" w:cs="Arial"/>
              </w:rPr>
              <w:t xml:space="preserve">A specific location within an </w:t>
            </w:r>
            <w:r w:rsidR="00B13725">
              <w:rPr>
                <w:rFonts w:ascii="Arial" w:hAnsi="Arial" w:cs="Arial"/>
              </w:rPr>
              <w:t>opportunity</w:t>
            </w:r>
            <w:r>
              <w:rPr>
                <w:rFonts w:ascii="Arial" w:hAnsi="Arial" w:cs="Arial"/>
              </w:rPr>
              <w:t xml:space="preserve"> where an ad can be shown.  A</w:t>
            </w:r>
            <w:r w:rsidR="00B13725">
              <w:rPr>
                <w:rFonts w:ascii="Arial" w:hAnsi="Arial" w:cs="Arial"/>
              </w:rPr>
              <w:t>n</w:t>
            </w:r>
            <w:r>
              <w:rPr>
                <w:rFonts w:ascii="Arial" w:hAnsi="Arial" w:cs="Arial"/>
              </w:rPr>
              <w:t xml:space="preserve"> </w:t>
            </w:r>
            <w:r w:rsidR="00B13725">
              <w:rPr>
                <w:rFonts w:ascii="Arial" w:hAnsi="Arial" w:cs="Arial"/>
              </w:rPr>
              <w:t>opportunity</w:t>
            </w:r>
            <w:r>
              <w:rPr>
                <w:rFonts w:ascii="Arial" w:hAnsi="Arial" w:cs="Arial"/>
              </w:rPr>
              <w:t xml:space="preserve"> is expected to contain one or more positions.</w:t>
            </w:r>
          </w:p>
        </w:tc>
      </w:tr>
      <w:tr w:rsidR="00F019A0" w:rsidTr="0061483C">
        <w:trPr>
          <w:cantSplit/>
        </w:trPr>
        <w:tc>
          <w:tcPr>
            <w:tcW w:w="2070" w:type="dxa"/>
            <w:tcBorders>
              <w:top w:val="single" w:sz="4" w:space="0" w:color="auto"/>
              <w:left w:val="single" w:sz="4" w:space="0" w:color="auto"/>
              <w:bottom w:val="single" w:sz="4" w:space="0" w:color="auto"/>
              <w:right w:val="single" w:sz="4" w:space="0" w:color="auto"/>
            </w:tcBorders>
          </w:tcPr>
          <w:p w:rsidR="00F019A0" w:rsidRDefault="00F019A0" w:rsidP="0061483C">
            <w:pPr>
              <w:pStyle w:val="PlainText"/>
              <w:rPr>
                <w:rFonts w:ascii="Arial" w:hAnsi="Arial" w:cs="Arial"/>
              </w:rPr>
            </w:pPr>
            <w:r>
              <w:rPr>
                <w:rFonts w:ascii="Arial" w:hAnsi="Arial" w:cs="Arial"/>
              </w:rPr>
              <w:t>Entertainment / Title</w:t>
            </w:r>
          </w:p>
        </w:tc>
        <w:tc>
          <w:tcPr>
            <w:tcW w:w="6930" w:type="dxa"/>
            <w:tcBorders>
              <w:top w:val="single" w:sz="4" w:space="0" w:color="auto"/>
              <w:left w:val="single" w:sz="4" w:space="0" w:color="auto"/>
              <w:bottom w:val="single" w:sz="4" w:space="0" w:color="auto"/>
              <w:right w:val="single" w:sz="4" w:space="0" w:color="auto"/>
            </w:tcBorders>
          </w:tcPr>
          <w:p w:rsidR="00F019A0" w:rsidRDefault="00F019A0" w:rsidP="0061483C">
            <w:pPr>
              <w:pStyle w:val="PlainText"/>
              <w:rPr>
                <w:rFonts w:ascii="Arial" w:hAnsi="Arial" w:cs="Arial"/>
              </w:rPr>
            </w:pPr>
            <w:r>
              <w:rPr>
                <w:rFonts w:ascii="Arial" w:hAnsi="Arial" w:cs="Arial"/>
              </w:rPr>
              <w:t>The non-advertising content that is requested for viewing.  The main content asset.</w:t>
            </w: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Default="00F019A0" w:rsidP="006E3BBB">
            <w:pPr>
              <w:pStyle w:val="PlainText"/>
              <w:rPr>
                <w:rFonts w:ascii="Arial" w:hAnsi="Arial" w:cs="Arial"/>
              </w:rPr>
            </w:pPr>
            <w:r>
              <w:rPr>
                <w:rFonts w:ascii="Arial" w:hAnsi="Arial" w:cs="Arial"/>
              </w:rPr>
              <w:t>Ad / Copy</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Insertion / Scheduled Insertion</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The act of placing an advertisement into an available opportunity, regardless of whether or not the ad is actually viewed.</w:t>
            </w: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View / Ad View</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When the first frame of an ad asset is played out in normal play time, it is considered to have been viewed.</w:t>
            </w:r>
          </w:p>
        </w:tc>
      </w:tr>
      <w:tr w:rsidR="006548E4">
        <w:trPr>
          <w:cantSplit/>
        </w:trPr>
        <w:tc>
          <w:tcPr>
            <w:tcW w:w="207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View Duration</w:t>
            </w:r>
          </w:p>
        </w:tc>
        <w:tc>
          <w:tcPr>
            <w:tcW w:w="6930" w:type="dxa"/>
            <w:tcBorders>
              <w:top w:val="single" w:sz="4" w:space="0" w:color="auto"/>
              <w:left w:val="single" w:sz="4" w:space="0" w:color="auto"/>
              <w:bottom w:val="single" w:sz="4" w:space="0" w:color="auto"/>
              <w:right w:val="single" w:sz="4" w:space="0" w:color="auto"/>
            </w:tcBorders>
          </w:tcPr>
          <w:p w:rsidR="006548E4" w:rsidRDefault="006548E4" w:rsidP="006E3BBB">
            <w:pPr>
              <w:pStyle w:val="PlainText"/>
              <w:rPr>
                <w:rFonts w:ascii="Arial" w:hAnsi="Arial" w:cs="Arial"/>
              </w:rPr>
            </w:pPr>
            <w:r>
              <w:rPr>
                <w:rFonts w:ascii="Arial" w:hAnsi="Arial" w:cs="Arial"/>
              </w:rPr>
              <w:t>The amount of time an ad asset was played out in normal play time.</w:t>
            </w:r>
          </w:p>
        </w:tc>
      </w:tr>
      <w:tr w:rsidR="00472BC3">
        <w:trPr>
          <w:cantSplit/>
        </w:trPr>
        <w:tc>
          <w:tcPr>
            <w:tcW w:w="2070" w:type="dxa"/>
            <w:tcBorders>
              <w:top w:val="single" w:sz="4" w:space="0" w:color="auto"/>
              <w:left w:val="single" w:sz="4" w:space="0" w:color="auto"/>
              <w:bottom w:val="single" w:sz="4" w:space="0" w:color="auto"/>
              <w:right w:val="single" w:sz="4" w:space="0" w:color="auto"/>
            </w:tcBorders>
          </w:tcPr>
          <w:p w:rsidR="00472BC3" w:rsidRDefault="00472BC3" w:rsidP="006E3BBB">
            <w:pPr>
              <w:pStyle w:val="PlainText"/>
              <w:rPr>
                <w:rFonts w:ascii="Arial" w:hAnsi="Arial" w:cs="Arial"/>
              </w:rPr>
            </w:pPr>
            <w:r>
              <w:rPr>
                <w:rFonts w:ascii="Arial" w:hAnsi="Arial" w:cs="Arial"/>
              </w:rPr>
              <w:t>Impression</w:t>
            </w:r>
          </w:p>
        </w:tc>
        <w:tc>
          <w:tcPr>
            <w:tcW w:w="6930" w:type="dxa"/>
            <w:tcBorders>
              <w:top w:val="single" w:sz="4" w:space="0" w:color="auto"/>
              <w:left w:val="single" w:sz="4" w:space="0" w:color="auto"/>
              <w:bottom w:val="single" w:sz="4" w:space="0" w:color="auto"/>
              <w:right w:val="single" w:sz="4" w:space="0" w:color="auto"/>
            </w:tcBorders>
          </w:tcPr>
          <w:p w:rsidR="00472BC3" w:rsidRDefault="00472BC3" w:rsidP="00472BC3">
            <w:pPr>
              <w:pStyle w:val="PlainText"/>
              <w:rPr>
                <w:rFonts w:ascii="Arial" w:hAnsi="Arial" w:cs="Arial"/>
              </w:rPr>
            </w:pPr>
            <w:r>
              <w:rPr>
                <w:rFonts w:ascii="Arial" w:hAnsi="Arial" w:cs="Arial"/>
              </w:rPr>
              <w:t>An impression is counted when a specific amount or % of time of an ad is viewed in normal play mode.  The specific parameters m</w:t>
            </w:r>
            <w:r w:rsidR="00973589">
              <w:rPr>
                <w:rFonts w:ascii="Arial" w:hAnsi="Arial" w:cs="Arial"/>
              </w:rPr>
              <w:t>a</w:t>
            </w:r>
            <w:r>
              <w:rPr>
                <w:rFonts w:ascii="Arial" w:hAnsi="Arial" w:cs="Arial"/>
              </w:rPr>
              <w:t>y vary by advertiser, agency, or network.</w:t>
            </w:r>
          </w:p>
        </w:tc>
      </w:tr>
      <w:tr w:rsidR="009A163F" w:rsidDel="009A163F">
        <w:trPr>
          <w:cantSplit/>
        </w:trPr>
        <w:tc>
          <w:tcPr>
            <w:tcW w:w="2070" w:type="dxa"/>
            <w:tcBorders>
              <w:top w:val="single" w:sz="4" w:space="0" w:color="auto"/>
              <w:left w:val="single" w:sz="4" w:space="0" w:color="auto"/>
              <w:bottom w:val="single" w:sz="4" w:space="0" w:color="auto"/>
              <w:right w:val="single" w:sz="4" w:space="0" w:color="auto"/>
            </w:tcBorders>
          </w:tcPr>
          <w:p w:rsidR="009A163F" w:rsidDel="009A163F" w:rsidRDefault="009A163F" w:rsidP="006E3BBB">
            <w:pPr>
              <w:pStyle w:val="PlainText"/>
              <w:rPr>
                <w:rFonts w:ascii="Arial" w:hAnsi="Arial" w:cs="Arial"/>
              </w:rPr>
            </w:pPr>
            <w:r>
              <w:rPr>
                <w:rFonts w:ascii="Arial" w:hAnsi="Arial" w:cs="Arial"/>
              </w:rPr>
              <w:lastRenderedPageBreak/>
              <w:t>Flight Window</w:t>
            </w:r>
          </w:p>
        </w:tc>
        <w:tc>
          <w:tcPr>
            <w:tcW w:w="6930" w:type="dxa"/>
            <w:tcBorders>
              <w:top w:val="single" w:sz="4" w:space="0" w:color="auto"/>
              <w:left w:val="single" w:sz="4" w:space="0" w:color="auto"/>
              <w:bottom w:val="single" w:sz="4" w:space="0" w:color="auto"/>
              <w:right w:val="single" w:sz="4" w:space="0" w:color="auto"/>
            </w:tcBorders>
          </w:tcPr>
          <w:p w:rsidR="009A163F" w:rsidDel="009A163F" w:rsidRDefault="009A163F" w:rsidP="00973589">
            <w:pPr>
              <w:pStyle w:val="PlainText"/>
              <w:rPr>
                <w:rFonts w:ascii="Arial" w:hAnsi="Arial" w:cs="Arial"/>
              </w:rPr>
            </w:pPr>
            <w:r>
              <w:rPr>
                <w:rFonts w:ascii="Arial" w:hAnsi="Arial" w:cs="Arial"/>
              </w:rPr>
              <w:t>A discrete period of time during which the campaign is active.  The flight window begins on the flight start date and ends on the flight end date.  Campaigns are not eligible for opportunities outside of their flight window.</w:t>
            </w:r>
          </w:p>
        </w:tc>
      </w:tr>
      <w:tr w:rsidR="00973589" w:rsidDel="009A163F">
        <w:trPr>
          <w:cantSplit/>
        </w:trPr>
        <w:tc>
          <w:tcPr>
            <w:tcW w:w="2070" w:type="dxa"/>
            <w:tcBorders>
              <w:top w:val="single" w:sz="4" w:space="0" w:color="auto"/>
              <w:left w:val="single" w:sz="4" w:space="0" w:color="auto"/>
              <w:bottom w:val="single" w:sz="4" w:space="0" w:color="auto"/>
              <w:right w:val="single" w:sz="4" w:space="0" w:color="auto"/>
            </w:tcBorders>
          </w:tcPr>
          <w:p w:rsidR="00973589" w:rsidDel="009A163F" w:rsidRDefault="00973589" w:rsidP="006E3BBB">
            <w:pPr>
              <w:pStyle w:val="PlainText"/>
              <w:rPr>
                <w:rFonts w:ascii="Arial" w:hAnsi="Arial" w:cs="Arial"/>
              </w:rPr>
            </w:pPr>
            <w:r>
              <w:rPr>
                <w:rFonts w:ascii="Arial" w:hAnsi="Arial" w:cs="Arial"/>
              </w:rPr>
              <w:t>Trick Mode</w:t>
            </w:r>
          </w:p>
        </w:tc>
        <w:tc>
          <w:tcPr>
            <w:tcW w:w="6930" w:type="dxa"/>
            <w:tcBorders>
              <w:top w:val="single" w:sz="4" w:space="0" w:color="auto"/>
              <w:left w:val="single" w:sz="4" w:space="0" w:color="auto"/>
              <w:bottom w:val="single" w:sz="4" w:space="0" w:color="auto"/>
              <w:right w:val="single" w:sz="4" w:space="0" w:color="auto"/>
            </w:tcBorders>
          </w:tcPr>
          <w:p w:rsidR="00973589" w:rsidDel="009A163F" w:rsidRDefault="0041536A">
            <w:pPr>
              <w:pStyle w:val="PlainText"/>
              <w:rPr>
                <w:rFonts w:ascii="Arial" w:hAnsi="Arial" w:cs="Arial"/>
              </w:rPr>
            </w:pPr>
            <w:r>
              <w:rPr>
                <w:rFonts w:ascii="Arial" w:hAnsi="Arial" w:cs="Arial"/>
              </w:rPr>
              <w:t>Any one of several user features which allow the viewer to manipulate the stream.   Examples include Fast Forward, Pause, Rewind, Jump, etc.</w:t>
            </w:r>
          </w:p>
        </w:tc>
      </w:tr>
    </w:tbl>
    <w:p w:rsidR="006E3BBB" w:rsidRDefault="006E3BBB" w:rsidP="006E3BBB"/>
    <w:p w:rsidR="006E3BBB" w:rsidRDefault="006E3BBB" w:rsidP="006E3BBB">
      <w:r>
        <w:t>This specification uses the following acronyms:</w:t>
      </w:r>
    </w:p>
    <w:p w:rsidR="006E3BBB" w:rsidRDefault="006E3BBB" w:rsidP="006E3BBB"/>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930"/>
      </w:tblGrid>
      <w:tr w:rsidR="006E3BBB">
        <w:trPr>
          <w:cantSplit/>
          <w:tblHeader/>
        </w:trPr>
        <w:tc>
          <w:tcPr>
            <w:tcW w:w="207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6E3BBB">
            <w:pPr>
              <w:pStyle w:val="PlainText"/>
              <w:jc w:val="center"/>
              <w:rPr>
                <w:rFonts w:ascii="Arial" w:hAnsi="Arial" w:cs="Arial"/>
                <w:b/>
              </w:rPr>
            </w:pPr>
            <w:r>
              <w:rPr>
                <w:rFonts w:ascii="Arial" w:hAnsi="Arial" w:cs="Arial"/>
                <w:b/>
              </w:rPr>
              <w:t>Acronym</w:t>
            </w:r>
          </w:p>
        </w:tc>
        <w:tc>
          <w:tcPr>
            <w:tcW w:w="693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6E3BBB">
            <w:pPr>
              <w:pStyle w:val="PlainText"/>
              <w:jc w:val="center"/>
              <w:rPr>
                <w:rFonts w:ascii="Arial" w:hAnsi="Arial" w:cs="Arial"/>
                <w:b/>
              </w:rPr>
            </w:pPr>
            <w:r>
              <w:rPr>
                <w:rFonts w:ascii="Arial" w:hAnsi="Arial" w:cs="Arial"/>
                <w:b/>
              </w:rPr>
              <w:t>Definition</w:t>
            </w:r>
          </w:p>
        </w:tc>
      </w:tr>
      <w:tr w:rsidR="006E3BBB">
        <w:trPr>
          <w:cantSplit/>
        </w:trPr>
        <w:tc>
          <w:tcPr>
            <w:tcW w:w="2070" w:type="dxa"/>
            <w:tcBorders>
              <w:top w:val="single" w:sz="4" w:space="0" w:color="auto"/>
              <w:left w:val="single" w:sz="4" w:space="0" w:color="auto"/>
              <w:bottom w:val="single" w:sz="4" w:space="0" w:color="auto"/>
              <w:right w:val="single" w:sz="4" w:space="0" w:color="auto"/>
            </w:tcBorders>
          </w:tcPr>
          <w:p w:rsidR="006E3BBB" w:rsidRDefault="00931582" w:rsidP="006E3BBB">
            <w:pPr>
              <w:pStyle w:val="PlainText"/>
              <w:rPr>
                <w:rFonts w:ascii="Arial" w:hAnsi="Arial" w:cs="Arial"/>
              </w:rPr>
            </w:pPr>
            <w:r>
              <w:rPr>
                <w:rFonts w:ascii="Arial" w:hAnsi="Arial" w:cs="Arial"/>
                <w:i/>
              </w:rPr>
              <w:t>FFW</w:t>
            </w:r>
          </w:p>
        </w:tc>
        <w:tc>
          <w:tcPr>
            <w:tcW w:w="6930" w:type="dxa"/>
            <w:tcBorders>
              <w:top w:val="single" w:sz="4" w:space="0" w:color="auto"/>
              <w:left w:val="single" w:sz="4" w:space="0" w:color="auto"/>
              <w:bottom w:val="single" w:sz="4" w:space="0" w:color="auto"/>
              <w:right w:val="single" w:sz="4" w:space="0" w:color="auto"/>
            </w:tcBorders>
          </w:tcPr>
          <w:p w:rsidR="006E3BBB" w:rsidRDefault="00931582" w:rsidP="006E3BBB">
            <w:pPr>
              <w:pStyle w:val="PlainText"/>
              <w:rPr>
                <w:rFonts w:ascii="Arial" w:hAnsi="Arial" w:cs="Arial"/>
              </w:rPr>
            </w:pPr>
            <w:r>
              <w:rPr>
                <w:rFonts w:ascii="Arial" w:hAnsi="Arial" w:cs="Arial"/>
              </w:rPr>
              <w:t xml:space="preserve">Fast Forward – a trick mode </w:t>
            </w:r>
            <w:r w:rsidR="00D40F6A">
              <w:rPr>
                <w:rFonts w:ascii="Arial" w:hAnsi="Arial" w:cs="Arial"/>
              </w:rPr>
              <w:t>indicating the video stream is being played at a scale greater than 1, faster than normal viewing speed.</w:t>
            </w:r>
          </w:p>
        </w:tc>
      </w:tr>
      <w:tr w:rsidR="005B6103">
        <w:trPr>
          <w:cantSplit/>
        </w:trPr>
        <w:tc>
          <w:tcPr>
            <w:tcW w:w="2070" w:type="dxa"/>
            <w:tcBorders>
              <w:top w:val="single" w:sz="4" w:space="0" w:color="auto"/>
              <w:left w:val="single" w:sz="4" w:space="0" w:color="auto"/>
              <w:bottom w:val="single" w:sz="4" w:space="0" w:color="auto"/>
              <w:right w:val="single" w:sz="4" w:space="0" w:color="auto"/>
            </w:tcBorders>
          </w:tcPr>
          <w:p w:rsidR="005B6103" w:rsidRDefault="005B6103" w:rsidP="006E3BBB">
            <w:pPr>
              <w:pStyle w:val="PlainText"/>
              <w:rPr>
                <w:rFonts w:ascii="Arial" w:hAnsi="Arial" w:cs="Arial"/>
                <w:i/>
              </w:rPr>
            </w:pPr>
            <w:r>
              <w:rPr>
                <w:rFonts w:ascii="Arial" w:hAnsi="Arial" w:cs="Arial"/>
                <w:i/>
              </w:rPr>
              <w:t>CI</w:t>
            </w:r>
          </w:p>
        </w:tc>
        <w:tc>
          <w:tcPr>
            <w:tcW w:w="6930" w:type="dxa"/>
            <w:tcBorders>
              <w:top w:val="single" w:sz="4" w:space="0" w:color="auto"/>
              <w:left w:val="single" w:sz="4" w:space="0" w:color="auto"/>
              <w:bottom w:val="single" w:sz="4" w:space="0" w:color="auto"/>
              <w:right w:val="single" w:sz="4" w:space="0" w:color="auto"/>
            </w:tcBorders>
          </w:tcPr>
          <w:p w:rsidR="005B6103" w:rsidRDefault="005B6103" w:rsidP="006E3BBB">
            <w:pPr>
              <w:pStyle w:val="PlainText"/>
              <w:rPr>
                <w:rFonts w:ascii="Arial" w:hAnsi="Arial" w:cs="Arial"/>
              </w:rPr>
            </w:pPr>
            <w:r>
              <w:rPr>
                <w:rFonts w:ascii="Arial" w:hAnsi="Arial" w:cs="Arial"/>
              </w:rPr>
              <w:t>Campaign Item</w:t>
            </w:r>
          </w:p>
        </w:tc>
      </w:tr>
    </w:tbl>
    <w:p w:rsidR="006E3BBB" w:rsidRPr="000A5CBD" w:rsidRDefault="006E3BBB" w:rsidP="000A5CBD">
      <w:pPr>
        <w:pStyle w:val="Heading1"/>
      </w:pPr>
      <w:bookmarkStart w:id="19" w:name="_Toc312930331"/>
      <w:r w:rsidRPr="000A5CBD">
        <w:lastRenderedPageBreak/>
        <w:t>Requirements Overview</w:t>
      </w:r>
      <w:bookmarkEnd w:id="19"/>
    </w:p>
    <w:p w:rsidR="006E3BBB" w:rsidRDefault="006E3BBB" w:rsidP="006E3BBB">
      <w:pPr>
        <w:pStyle w:val="Heading2"/>
      </w:pPr>
      <w:bookmarkStart w:id="20" w:name="_Toc312930332"/>
      <w:r>
        <w:t>Overview</w:t>
      </w:r>
      <w:bookmarkEnd w:id="20"/>
    </w:p>
    <w:p w:rsidR="008317C1" w:rsidRPr="008317C1" w:rsidRDefault="008317C1" w:rsidP="008317C1">
      <w:pPr>
        <w:pStyle w:val="BodyText1"/>
      </w:pPr>
      <w:r>
        <w:t>This se</w:t>
      </w:r>
      <w:r w:rsidR="00DA72E6">
        <w:t>ction provides an overview of the requirements needed to support Canoe’s VOD dynamic ad insertion efforts.  The requirements are presented in the form of high-level use cases.  Each use case covers a related set of requirements, with one or more individual requirements contained in each use case.  The next section will provide a detailed breakdown of the individual business and technical requirements needed to support the use cases.</w:t>
      </w:r>
    </w:p>
    <w:p w:rsidR="006E3BBB" w:rsidRPr="000A5CBD" w:rsidRDefault="006E3BBB" w:rsidP="000A5CBD">
      <w:pPr>
        <w:pStyle w:val="Heading3"/>
      </w:pPr>
      <w:bookmarkStart w:id="21" w:name="_Toc312930333"/>
      <w:r w:rsidRPr="000A5CBD">
        <w:t>Architecture</w:t>
      </w:r>
      <w:bookmarkEnd w:id="21"/>
    </w:p>
    <w:p w:rsidR="005E27A3" w:rsidRDefault="005E27A3" w:rsidP="005E27A3">
      <w:pPr>
        <w:pStyle w:val="BodyText1"/>
      </w:pPr>
      <w:r>
        <w:t>NOTE: A full description of the Canoe VOD Dynamic Ad Insertion architecture can be found in the Technical Definition document.  The portions of that document that are most relevant to these requirements is provided here as a quick reference.</w:t>
      </w:r>
    </w:p>
    <w:p w:rsidR="00405C7F" w:rsidRDefault="00405C7F" w:rsidP="005E27A3">
      <w:pPr>
        <w:pStyle w:val="BodyText1"/>
      </w:pPr>
    </w:p>
    <w:p w:rsidR="00405C7F" w:rsidRDefault="00897F24" w:rsidP="00894E4C">
      <w:pPr>
        <w:pStyle w:val="BodyText1"/>
      </w:pPr>
      <w:r>
        <w:pict w14:anchorId="6A981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pt;height:220pt">
            <v:imagedata r:id="rId15" o:title="Canoe-SaFI Context (2)"/>
          </v:shape>
        </w:pict>
      </w:r>
    </w:p>
    <w:p w:rsidR="006E3BBB" w:rsidRDefault="00DA72E6" w:rsidP="003962E3">
      <w:pPr>
        <w:pStyle w:val="Caption"/>
        <w:outlineLvl w:val="9"/>
      </w:pPr>
      <w:bookmarkStart w:id="22" w:name="_Ref283890287"/>
      <w:r>
        <w:t xml:space="preserve">Figure </w:t>
      </w:r>
      <w:fldSimple w:instr=" SEQ Figure \* ARABIC ">
        <w:r w:rsidR="004C4B35">
          <w:rPr>
            <w:noProof/>
          </w:rPr>
          <w:t>1</w:t>
        </w:r>
      </w:fldSimple>
      <w:bookmarkEnd w:id="22"/>
      <w:r>
        <w:t xml:space="preserve"> - </w:t>
      </w:r>
      <w:r w:rsidRPr="00B060AF">
        <w:t>National On-Demand End-to-end System Context</w:t>
      </w:r>
    </w:p>
    <w:p w:rsidR="00DA72E6" w:rsidRDefault="00DA72E6" w:rsidP="00DA72E6"/>
    <w:p w:rsidR="00DA72E6" w:rsidRDefault="00CE7F75" w:rsidP="00DA72E6">
      <w:r>
        <w:fldChar w:fldCharType="begin"/>
      </w:r>
      <w:r w:rsidR="00DA72E6">
        <w:instrText xml:space="preserve"> REF _Ref283890287 \h </w:instrText>
      </w:r>
      <w:r>
        <w:fldChar w:fldCharType="separate"/>
      </w:r>
      <w:r w:rsidR="004C4B35">
        <w:t xml:space="preserve">Figure </w:t>
      </w:r>
      <w:r w:rsidR="004C4B35">
        <w:rPr>
          <w:noProof/>
        </w:rPr>
        <w:t>1</w:t>
      </w:r>
      <w:r>
        <w:fldChar w:fldCharType="end"/>
      </w:r>
      <w:r w:rsidR="00DA72E6">
        <w:t xml:space="preserve"> illustrates the overall system context from the top-level, end-to-end perspective. The system provides a managed pathway for delivery of advertising content to a cable television subscriber. This view is representative of the components typically employed in the various contexts of Agency, Programmer, Canoe, Operator (MSO) and the Subscriber. Actual implementations will certainly vary.</w:t>
      </w:r>
    </w:p>
    <w:p w:rsidR="00DA72E6" w:rsidRDefault="00DA72E6" w:rsidP="006E3BBB"/>
    <w:p w:rsidR="00DA72E6" w:rsidRDefault="00DA72E6" w:rsidP="00DA72E6">
      <w:r>
        <w:t>The Canoe National dynamic ad insertion (DAI) platform for on-demand will support three process models as required to accommodate the current states of both Programmer and Operator infrastructure. Each model will include the high-level processes of Campaign Preparation, Run-time Ad Decision, and Performance Reporting. The point at which run-time, dynamic ad placement decisions will be made is the primary distinguishing factor in these models and governs the type and extent of data exchanged at each step in the processes.</w:t>
      </w:r>
    </w:p>
    <w:p w:rsidR="005A5E60" w:rsidRDefault="00DA72E6" w:rsidP="005A5E60">
      <w:r>
        <w:lastRenderedPageBreak/>
        <w:t>The system will be designed such that all three of these execution models may be simultaneously active as required by the infrastructure and policies of the participating MSOs.</w:t>
      </w:r>
      <w:bookmarkStart w:id="23" w:name="_Toc151110711"/>
    </w:p>
    <w:p w:rsidR="00003F7E" w:rsidRDefault="00003F7E" w:rsidP="00003F7E">
      <w:pPr>
        <w:pStyle w:val="Heading4"/>
      </w:pPr>
      <w:r>
        <w:t>Campaign Preparation</w:t>
      </w:r>
    </w:p>
    <w:p w:rsidR="005A5E60" w:rsidRDefault="005A5E60" w:rsidP="005A5E60">
      <w:r>
        <w:t xml:space="preserve">A Campaign Preparation process must be completed for each campaign to be executed by the Canoe VOD DAI platform. Programmers create campaigns for one or more agencies specifying ad assets to be placed into on-demand views of title assets under specified conditions such as title or genre, time of day, or viewer characteristics. </w:t>
      </w:r>
      <w:r w:rsidR="00CE7F75">
        <w:fldChar w:fldCharType="begin"/>
      </w:r>
      <w:r>
        <w:instrText xml:space="preserve"> REF _Ref151028567 \h </w:instrText>
      </w:r>
      <w:r w:rsidR="00CE7F75">
        <w:fldChar w:fldCharType="separate"/>
      </w:r>
      <w:r w:rsidR="004C4B35">
        <w:t xml:space="preserve">Figure </w:t>
      </w:r>
      <w:r w:rsidR="004C4B35">
        <w:rPr>
          <w:noProof/>
        </w:rPr>
        <w:t>2</w:t>
      </w:r>
      <w:r w:rsidR="00CE7F75">
        <w:fldChar w:fldCharType="end"/>
      </w:r>
      <w:r>
        <w:t xml:space="preserve"> highlights the entities and process steps for campaign preparation.</w:t>
      </w:r>
    </w:p>
    <w:p w:rsidR="00405C7F" w:rsidRDefault="00405C7F" w:rsidP="005A5E60"/>
    <w:p w:rsidR="005A5E60" w:rsidRDefault="00897F24" w:rsidP="005A5E60">
      <w:r>
        <w:pict w14:anchorId="68AB3EFE">
          <v:shape id="_x0000_i1026" type="#_x0000_t75" style="width:468.8pt;height:220pt">
            <v:imagedata r:id="rId16" o:title="Canoe-SaFI Prep (2)"/>
          </v:shape>
        </w:pict>
      </w:r>
    </w:p>
    <w:p w:rsidR="005A5E60" w:rsidRDefault="005A5E60" w:rsidP="005A5E60">
      <w:pPr>
        <w:keepNext/>
      </w:pPr>
    </w:p>
    <w:p w:rsidR="005A5E60" w:rsidRDefault="005A5E60" w:rsidP="003962E3">
      <w:pPr>
        <w:pStyle w:val="Caption"/>
        <w:outlineLvl w:val="9"/>
      </w:pPr>
      <w:bookmarkStart w:id="24" w:name="_Ref151028567"/>
      <w:r>
        <w:t xml:space="preserve">Figure </w:t>
      </w:r>
      <w:fldSimple w:instr=" SEQ Figure \* ARABIC ">
        <w:r w:rsidR="004C4B35">
          <w:rPr>
            <w:noProof/>
          </w:rPr>
          <w:t>2</w:t>
        </w:r>
      </w:fldSimple>
      <w:bookmarkEnd w:id="24"/>
      <w:r>
        <w:t xml:space="preserve"> - Campaign Preparation</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Content Preparation</w:t>
      </w:r>
    </w:p>
    <w:p w:rsidR="005A5E60" w:rsidRPr="005A5E60" w:rsidRDefault="005A5E60" w:rsidP="005A5E60">
      <w:pPr>
        <w:ind w:left="360"/>
      </w:pPr>
      <w:r w:rsidRPr="005A5E60">
        <w:t xml:space="preserve">Title assets must be prepared with either in-band markers (SCTE 35 Segmentation Descriptors) or out-of-band metadata defining ad insertion (placement) opportunities. </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Campaign Creation</w:t>
      </w:r>
    </w:p>
    <w:p w:rsidR="005A5E60" w:rsidRPr="005A5E60" w:rsidRDefault="005A5E60" w:rsidP="005A5E60">
      <w:pPr>
        <w:ind w:left="360"/>
      </w:pPr>
      <w:r w:rsidRPr="005A5E60">
        <w:t>Campaigns are created in the Programmer’s selected Campaign Manager based on the placement requirements expressed by the agency.</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Campaign Asset Ingest</w:t>
      </w:r>
    </w:p>
    <w:p w:rsidR="005A5E60" w:rsidRPr="005A5E60" w:rsidRDefault="005A5E60" w:rsidP="005A5E60">
      <w:pPr>
        <w:ind w:left="360"/>
      </w:pPr>
      <w:r w:rsidRPr="005A5E60">
        <w:t>Ad assets are created by the agency and placed under control of the Programmer’s Content Management System.</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Content Distribution</w:t>
      </w:r>
    </w:p>
    <w:p w:rsidR="005A5E60" w:rsidRPr="005A5E60" w:rsidRDefault="005A5E60" w:rsidP="005A5E60">
      <w:pPr>
        <w:ind w:left="360"/>
      </w:pPr>
      <w:r w:rsidRPr="005A5E60">
        <w:t>The prepared entertainment (title) assets, ad assets and all associated metadata are distributed to the MSOs via satellite pitch or high-speed terrestrial links.</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Campaign Ingest</w:t>
      </w:r>
    </w:p>
    <w:p w:rsidR="00C160DA" w:rsidRDefault="005A5E60" w:rsidP="00EF426F">
      <w:pPr>
        <w:pStyle w:val="ListParagraph"/>
        <w:keepNext/>
        <w:spacing w:before="120" w:after="0"/>
        <w:ind w:left="360"/>
        <w:rPr>
          <w:rFonts w:ascii="Times New Roman" w:hAnsi="Times New Roman"/>
          <w:sz w:val="20"/>
          <w:szCs w:val="20"/>
        </w:rPr>
      </w:pPr>
      <w:r w:rsidRPr="00EF426F">
        <w:rPr>
          <w:rFonts w:ascii="Times New Roman" w:hAnsi="Times New Roman"/>
          <w:sz w:val="20"/>
          <w:szCs w:val="20"/>
        </w:rPr>
        <w:t>The Canoe CAAS will automatically ingest campaign details from the Programmer’s Campaign Manager.</w:t>
      </w:r>
      <w:r w:rsidR="00C160DA" w:rsidRPr="00EF426F">
        <w:rPr>
          <w:rFonts w:ascii="Times New Roman" w:hAnsi="Times New Roman"/>
          <w:sz w:val="20"/>
          <w:szCs w:val="20"/>
        </w:rPr>
        <w:t xml:space="preserve"> </w:t>
      </w:r>
    </w:p>
    <w:p w:rsidR="00C160DA" w:rsidRPr="00EF426F" w:rsidRDefault="00C160DA" w:rsidP="00EF426F">
      <w:pPr>
        <w:pStyle w:val="ListParagraph"/>
        <w:keepNext/>
        <w:spacing w:before="120" w:after="0"/>
        <w:ind w:left="360"/>
        <w:rPr>
          <w:rFonts w:ascii="Times New Roman" w:hAnsi="Times New Roman"/>
          <w:sz w:val="20"/>
          <w:szCs w:val="20"/>
        </w:rPr>
      </w:pPr>
    </w:p>
    <w:p w:rsidR="00C160DA" w:rsidRPr="005A5E60" w:rsidRDefault="00C160DA" w:rsidP="00D96454">
      <w:pPr>
        <w:pStyle w:val="ListParagraph"/>
        <w:keepNext/>
        <w:numPr>
          <w:ilvl w:val="0"/>
          <w:numId w:val="47"/>
        </w:numPr>
        <w:spacing w:before="120" w:after="0"/>
        <w:rPr>
          <w:rFonts w:ascii="Times New Roman" w:hAnsi="Times New Roman"/>
          <w:b/>
          <w:sz w:val="20"/>
          <w:szCs w:val="20"/>
          <w:u w:val="single"/>
        </w:rPr>
      </w:pPr>
      <w:r>
        <w:rPr>
          <w:rFonts w:ascii="Times New Roman" w:hAnsi="Times New Roman"/>
          <w:sz w:val="20"/>
          <w:szCs w:val="20"/>
          <w:u w:val="single"/>
        </w:rPr>
        <w:t>Asset Metadata</w:t>
      </w:r>
      <w:r w:rsidRPr="005A5E60">
        <w:rPr>
          <w:rFonts w:ascii="Times New Roman" w:hAnsi="Times New Roman"/>
          <w:sz w:val="20"/>
          <w:szCs w:val="20"/>
          <w:u w:val="single"/>
        </w:rPr>
        <w:t>t</w:t>
      </w:r>
    </w:p>
    <w:p w:rsidR="00C160DA" w:rsidRPr="005A5E60" w:rsidRDefault="00C160DA" w:rsidP="00C160DA">
      <w:pPr>
        <w:ind w:left="360"/>
      </w:pPr>
      <w:r w:rsidRPr="005A5E60">
        <w:t xml:space="preserve">The Canoe CAAS will automatically ingest </w:t>
      </w:r>
      <w:r w:rsidR="00A7206F">
        <w:t xml:space="preserve">Title asset metadata </w:t>
      </w:r>
      <w:r w:rsidRPr="005A5E60">
        <w:t>from the Programmer’s C</w:t>
      </w:r>
      <w:r w:rsidR="00A7206F">
        <w:t>ontent Mgmt Distribution System</w:t>
      </w:r>
      <w:r w:rsidRPr="005A5E60">
        <w:t>.</w:t>
      </w:r>
    </w:p>
    <w:p w:rsidR="005A5E60" w:rsidRPr="005A5E60" w:rsidRDefault="005A5E60" w:rsidP="005A5E60">
      <w:pPr>
        <w:ind w:left="360"/>
      </w:pPr>
    </w:p>
    <w:p w:rsidR="005A5E60" w:rsidRPr="00EF426F" w:rsidRDefault="005A5E60" w:rsidP="00D96454">
      <w:pPr>
        <w:pStyle w:val="ListParagraph"/>
        <w:keepNext/>
        <w:numPr>
          <w:ilvl w:val="0"/>
          <w:numId w:val="47"/>
        </w:numPr>
        <w:spacing w:before="120" w:after="0"/>
        <w:rPr>
          <w:rFonts w:ascii="Times New Roman" w:hAnsi="Times New Roman"/>
          <w:b/>
          <w:sz w:val="20"/>
          <w:szCs w:val="20"/>
          <w:u w:val="single"/>
        </w:rPr>
      </w:pPr>
      <w:r w:rsidRPr="00EF426F">
        <w:rPr>
          <w:rFonts w:ascii="Times New Roman" w:hAnsi="Times New Roman"/>
          <w:sz w:val="20"/>
          <w:szCs w:val="20"/>
          <w:u w:val="single"/>
        </w:rPr>
        <w:t>Campaign Distribution</w:t>
      </w:r>
    </w:p>
    <w:p w:rsidR="005A5E60" w:rsidRPr="005A5E60" w:rsidRDefault="005A5E60" w:rsidP="005A5E60">
      <w:pPr>
        <w:ind w:left="360"/>
      </w:pPr>
      <w:r w:rsidRPr="005A5E60">
        <w:t>Campaign instructions will be distributed to the MSOs using SaFI CIP.</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Operator Campaign Prep</w:t>
      </w:r>
    </w:p>
    <w:p w:rsidR="005A5E60" w:rsidRPr="005A5E60" w:rsidRDefault="005A5E60" w:rsidP="005A5E60">
      <w:pPr>
        <w:ind w:left="360"/>
      </w:pPr>
      <w:r w:rsidRPr="005A5E60">
        <w:t>The MSO Stewardship System will prepare the VOD platform to insert the assets as per campaign instructions</w:t>
      </w:r>
    </w:p>
    <w:p w:rsidR="005A5E60" w:rsidRPr="005A5E60" w:rsidRDefault="005A5E60" w:rsidP="00D96454">
      <w:pPr>
        <w:pStyle w:val="ListParagraph"/>
        <w:keepNext/>
        <w:numPr>
          <w:ilvl w:val="0"/>
          <w:numId w:val="47"/>
        </w:numPr>
        <w:spacing w:before="120" w:after="0"/>
        <w:rPr>
          <w:rFonts w:ascii="Times New Roman" w:hAnsi="Times New Roman"/>
          <w:b/>
          <w:sz w:val="20"/>
          <w:szCs w:val="20"/>
          <w:u w:val="single"/>
        </w:rPr>
      </w:pPr>
      <w:r w:rsidRPr="005A5E60">
        <w:rPr>
          <w:rFonts w:ascii="Times New Roman" w:hAnsi="Times New Roman"/>
          <w:sz w:val="20"/>
          <w:szCs w:val="20"/>
          <w:u w:val="single"/>
        </w:rPr>
        <w:t xml:space="preserve">Operator Placement Opportunity Prep </w:t>
      </w:r>
    </w:p>
    <w:p w:rsidR="005A5E60" w:rsidRDefault="005A5E60" w:rsidP="005A5E60">
      <w:pPr>
        <w:ind w:left="360"/>
      </w:pPr>
      <w:r w:rsidRPr="005A5E60">
        <w:t>The MSO Stewardship System will obtain Placement Opportunity descriptions from the SCTE130 POIS.</w:t>
      </w:r>
    </w:p>
    <w:p w:rsidR="00003F7E" w:rsidRPr="005A5E60" w:rsidRDefault="00003F7E" w:rsidP="00003F7E">
      <w:pPr>
        <w:pStyle w:val="Heading4"/>
      </w:pPr>
      <w:r>
        <w:t>Operator Managed Run-time Decisions</w:t>
      </w:r>
    </w:p>
    <w:bookmarkEnd w:id="23"/>
    <w:p w:rsidR="00DA72E6" w:rsidRDefault="00DA72E6" w:rsidP="00DA72E6">
      <w:r>
        <w:t xml:space="preserve">In this model campaign execution parameters will be conveyed to one or more Operator controlled VOD platforms. The Operator’s selected Campaign Manager and associated Ad Decision Service will use these parameters to respond to run-time requests from the operator’s ADM(s). Such systems will execute campaigns autonomously over some defined time period (minutes) and will store and forward to Canoe the details of the resulting insertion at similar time intervals. Based on this feedback loop and aggregated results from across the delivery footprint, Canoe will periodically alter the instructions for executing campaigns to optimize overall delivery and meet objectives. </w:t>
      </w:r>
    </w:p>
    <w:p w:rsidR="005E27A3" w:rsidRDefault="005E27A3" w:rsidP="00DA72E6"/>
    <w:p w:rsidR="005E27A3" w:rsidRDefault="00CE7F75" w:rsidP="00DA72E6">
      <w:r>
        <w:fldChar w:fldCharType="begin"/>
      </w:r>
      <w:r w:rsidR="005E27A3">
        <w:instrText xml:space="preserve"> REF _Ref283890512 \h </w:instrText>
      </w:r>
      <w:r>
        <w:fldChar w:fldCharType="separate"/>
      </w:r>
      <w:r w:rsidR="004C4B35">
        <w:t xml:space="preserve">Figure </w:t>
      </w:r>
      <w:r w:rsidR="004C4B35">
        <w:rPr>
          <w:noProof/>
        </w:rPr>
        <w:t>3</w:t>
      </w:r>
      <w:r>
        <w:fldChar w:fldCharType="end"/>
      </w:r>
      <w:r w:rsidR="005E27A3">
        <w:t xml:space="preserve"> illustrates the active components in the Operator managed run-time.</w:t>
      </w:r>
    </w:p>
    <w:p w:rsidR="00DA72E6" w:rsidRDefault="00DA72E6" w:rsidP="006E3BBB"/>
    <w:p w:rsidR="005E27A3" w:rsidRDefault="00897F24" w:rsidP="006E3BBB">
      <w:pPr>
        <w:rPr>
          <w:noProof/>
        </w:rPr>
      </w:pPr>
      <w:r>
        <w:rPr>
          <w:noProof/>
        </w:rPr>
        <w:pict w14:anchorId="0C9C77AF">
          <v:shape id="_x0000_i1027" type="#_x0000_t75" style="width:468.8pt;height:220pt">
            <v:imagedata r:id="rId17" o:title="Canoe-SaFI Execution (2)"/>
          </v:shape>
        </w:pict>
      </w:r>
    </w:p>
    <w:p w:rsidR="005E27A3" w:rsidRDefault="005E27A3" w:rsidP="003962E3">
      <w:pPr>
        <w:pStyle w:val="Caption"/>
        <w:outlineLvl w:val="9"/>
      </w:pPr>
      <w:bookmarkStart w:id="25" w:name="_Ref283890512"/>
      <w:r>
        <w:t xml:space="preserve">Figure </w:t>
      </w:r>
      <w:fldSimple w:instr=" SEQ Figure \* ARABIC ">
        <w:r w:rsidR="004C4B35">
          <w:rPr>
            <w:noProof/>
          </w:rPr>
          <w:t>3</w:t>
        </w:r>
      </w:fldSimple>
      <w:bookmarkEnd w:id="25"/>
      <w:r>
        <w:t xml:space="preserve"> - </w:t>
      </w:r>
      <w:r w:rsidRPr="00EA5A97">
        <w:t>Operator Managed Run-Time Decisions</w:t>
      </w:r>
    </w:p>
    <w:p w:rsidR="00D00DFE" w:rsidRPr="00EB3AD6" w:rsidRDefault="00D00DFE" w:rsidP="00D96454">
      <w:pPr>
        <w:pStyle w:val="ListParagraph"/>
        <w:keepNext/>
        <w:numPr>
          <w:ilvl w:val="0"/>
          <w:numId w:val="61"/>
        </w:numPr>
        <w:spacing w:before="120" w:after="0"/>
        <w:rPr>
          <w:b/>
          <w:u w:val="single"/>
        </w:rPr>
      </w:pPr>
      <w:r>
        <w:rPr>
          <w:u w:val="single"/>
        </w:rPr>
        <w:t>Campaign Instructions</w:t>
      </w:r>
    </w:p>
    <w:p w:rsidR="00D00DFE" w:rsidRPr="0059240A" w:rsidRDefault="00D00DFE" w:rsidP="00D00DFE">
      <w:pPr>
        <w:ind w:left="360"/>
      </w:pPr>
      <w:r>
        <w:t>CAAS generates campaign instructions in the form of a CIP and communicates them to the operator’s stewardship system.  The stewardship system provides feedback on campaign execution.</w:t>
      </w:r>
    </w:p>
    <w:p w:rsidR="003C23A2" w:rsidRPr="00EB3AD6" w:rsidRDefault="003C23A2" w:rsidP="00D96454">
      <w:pPr>
        <w:pStyle w:val="ListParagraph"/>
        <w:keepNext/>
        <w:numPr>
          <w:ilvl w:val="0"/>
          <w:numId w:val="61"/>
        </w:numPr>
        <w:spacing w:before="120" w:after="0"/>
        <w:rPr>
          <w:b/>
          <w:u w:val="single"/>
        </w:rPr>
      </w:pPr>
      <w:r w:rsidRPr="00EB3AD6">
        <w:rPr>
          <w:u w:val="single"/>
        </w:rPr>
        <w:t>Session Start</w:t>
      </w:r>
    </w:p>
    <w:p w:rsidR="003C23A2" w:rsidRPr="0059240A" w:rsidRDefault="003C23A2" w:rsidP="003C23A2">
      <w:pPr>
        <w:ind w:left="360"/>
      </w:pPr>
      <w:r>
        <w:t>A subscriber requests a VOD asset by selecting from the guide / catalog on a STB.</w:t>
      </w:r>
    </w:p>
    <w:p w:rsidR="003C23A2" w:rsidRPr="00EB3AD6" w:rsidRDefault="003C23A2" w:rsidP="00D96454">
      <w:pPr>
        <w:pStyle w:val="ListParagraph"/>
        <w:keepNext/>
        <w:numPr>
          <w:ilvl w:val="0"/>
          <w:numId w:val="61"/>
        </w:numPr>
        <w:spacing w:before="120" w:after="0"/>
        <w:rPr>
          <w:b/>
          <w:u w:val="single"/>
        </w:rPr>
      </w:pPr>
      <w:r w:rsidRPr="00EB3AD6">
        <w:rPr>
          <w:u w:val="single"/>
        </w:rPr>
        <w:lastRenderedPageBreak/>
        <w:t>Placement Opportunity Look-up</w:t>
      </w:r>
    </w:p>
    <w:p w:rsidR="003C23A2" w:rsidRPr="0059240A" w:rsidRDefault="003C23A2" w:rsidP="003C23A2">
      <w:pPr>
        <w:ind w:left="360"/>
      </w:pPr>
      <w:r>
        <w:t>The MSO ADM obtains Placement Opportunity descriptions for the requested title asset from the MSO POIS. The POs identify both local and national opportunities.</w:t>
      </w:r>
    </w:p>
    <w:p w:rsidR="003C23A2" w:rsidRPr="00EB3AD6" w:rsidRDefault="003C23A2" w:rsidP="00D96454">
      <w:pPr>
        <w:pStyle w:val="ListParagraph"/>
        <w:keepNext/>
        <w:numPr>
          <w:ilvl w:val="0"/>
          <w:numId w:val="61"/>
        </w:numPr>
        <w:spacing w:before="120" w:after="0"/>
        <w:rPr>
          <w:b/>
          <w:u w:val="single"/>
        </w:rPr>
      </w:pPr>
      <w:r w:rsidRPr="00EB3AD6">
        <w:rPr>
          <w:u w:val="single"/>
        </w:rPr>
        <w:t>Audience Qualifier Look-up</w:t>
      </w:r>
    </w:p>
    <w:p w:rsidR="003C23A2" w:rsidRPr="0059240A" w:rsidRDefault="003C23A2" w:rsidP="003C23A2">
      <w:pPr>
        <w:ind w:left="360"/>
      </w:pPr>
      <w:r>
        <w:t>The MSO ADM obtains Audience Qualifiers for the requesting STB from the MSO SIS</w:t>
      </w:r>
    </w:p>
    <w:p w:rsidR="003C23A2" w:rsidRPr="00EB3AD6" w:rsidRDefault="003C23A2" w:rsidP="00D96454">
      <w:pPr>
        <w:pStyle w:val="ListParagraph"/>
        <w:keepNext/>
        <w:numPr>
          <w:ilvl w:val="0"/>
          <w:numId w:val="61"/>
        </w:numPr>
        <w:spacing w:before="120" w:after="0"/>
        <w:rPr>
          <w:b/>
          <w:u w:val="single"/>
        </w:rPr>
      </w:pPr>
      <w:r w:rsidRPr="00EB3AD6">
        <w:rPr>
          <w:u w:val="single"/>
        </w:rPr>
        <w:t>Placement Request / Response</w:t>
      </w:r>
    </w:p>
    <w:p w:rsidR="003C23A2" w:rsidRPr="0059240A" w:rsidRDefault="003C23A2" w:rsidP="003C23A2">
      <w:pPr>
        <w:ind w:left="360"/>
      </w:pPr>
      <w:r>
        <w:t>The MSO ADM sends a Placement Request to the MSO ADS including both local and national Placement Opportunities and receives a Placement Response specifying decisions for local and national insertions.</w:t>
      </w:r>
    </w:p>
    <w:p w:rsidR="003C23A2" w:rsidRPr="00EB3AD6" w:rsidRDefault="003C23A2" w:rsidP="00D96454">
      <w:pPr>
        <w:pStyle w:val="ListParagraph"/>
        <w:keepNext/>
        <w:numPr>
          <w:ilvl w:val="0"/>
          <w:numId w:val="61"/>
        </w:numPr>
        <w:spacing w:before="120" w:after="0"/>
        <w:rPr>
          <w:b/>
          <w:u w:val="single"/>
        </w:rPr>
      </w:pPr>
      <w:r w:rsidRPr="00EB3AD6">
        <w:rPr>
          <w:u w:val="single"/>
        </w:rPr>
        <w:t>Playlist Delivery</w:t>
      </w:r>
    </w:p>
    <w:p w:rsidR="003C23A2" w:rsidRPr="0059240A" w:rsidRDefault="003C23A2" w:rsidP="003C23A2">
      <w:pPr>
        <w:ind w:left="360"/>
      </w:pPr>
      <w:r>
        <w:t xml:space="preserve">The VOD platform streams the playlist of the required ad and entertainment assets to the STB </w:t>
      </w:r>
    </w:p>
    <w:p w:rsidR="003C23A2" w:rsidRPr="00D00DFE" w:rsidRDefault="003C23A2" w:rsidP="00D96454">
      <w:pPr>
        <w:pStyle w:val="ListParagraph"/>
        <w:keepNext/>
        <w:numPr>
          <w:ilvl w:val="0"/>
          <w:numId w:val="61"/>
        </w:numPr>
        <w:spacing w:before="120" w:after="0"/>
        <w:rPr>
          <w:u w:val="single"/>
        </w:rPr>
      </w:pPr>
      <w:r w:rsidRPr="00EB3AD6">
        <w:rPr>
          <w:u w:val="single"/>
        </w:rPr>
        <w:t>Placement Status Notification</w:t>
      </w:r>
    </w:p>
    <w:p w:rsidR="003C23A2" w:rsidRDefault="003C23A2" w:rsidP="00D00DFE">
      <w:pPr>
        <w:pStyle w:val="ListParagraph"/>
        <w:keepNext/>
        <w:spacing w:before="120" w:after="0"/>
        <w:ind w:left="360"/>
      </w:pPr>
      <w:r w:rsidRPr="00D00DFE">
        <w:t xml:space="preserve">The MSO </w:t>
      </w:r>
      <w:r w:rsidR="00D00DFE" w:rsidRPr="00D00DFE">
        <w:t xml:space="preserve">Stewardship platform </w:t>
      </w:r>
      <w:r w:rsidR="002612DF">
        <w:t xml:space="preserve">receives </w:t>
      </w:r>
      <w:r w:rsidRPr="00D00DFE">
        <w:t>Placement Status Notifications for each national insertion</w:t>
      </w:r>
      <w:r w:rsidR="00D00DFE">
        <w:t>.</w:t>
      </w:r>
      <w:r w:rsidR="002612DF">
        <w:t xml:space="preserve">  These are used to generate SMS data products.</w:t>
      </w:r>
    </w:p>
    <w:p w:rsidR="002612DF" w:rsidRDefault="002612DF" w:rsidP="00D00DFE">
      <w:pPr>
        <w:pStyle w:val="ListParagraph"/>
        <w:keepNext/>
        <w:spacing w:before="120" w:after="0"/>
        <w:ind w:left="360"/>
      </w:pPr>
    </w:p>
    <w:p w:rsidR="002612DF" w:rsidRPr="00D00DFE" w:rsidRDefault="002612DF" w:rsidP="002612DF">
      <w:pPr>
        <w:pStyle w:val="ListParagraph"/>
        <w:keepNext/>
        <w:numPr>
          <w:ilvl w:val="0"/>
          <w:numId w:val="61"/>
        </w:numPr>
        <w:spacing w:before="120" w:after="0"/>
        <w:rPr>
          <w:u w:val="single"/>
        </w:rPr>
      </w:pPr>
      <w:r>
        <w:rPr>
          <w:u w:val="single"/>
        </w:rPr>
        <w:t>Service Measurement Summary</w:t>
      </w:r>
    </w:p>
    <w:p w:rsidR="002612DF" w:rsidRDefault="002612DF" w:rsidP="002612DF">
      <w:pPr>
        <w:pStyle w:val="ListParagraph"/>
        <w:keepNext/>
        <w:spacing w:before="120" w:after="0"/>
        <w:ind w:left="360"/>
      </w:pPr>
      <w:r w:rsidRPr="00D00DFE">
        <w:t xml:space="preserve">The MSO Stewardship platform sends </w:t>
      </w:r>
      <w:r>
        <w:t xml:space="preserve">summary data products to </w:t>
      </w:r>
      <w:r w:rsidRPr="00D00DFE">
        <w:t>CAAS</w:t>
      </w:r>
      <w:r>
        <w:t>.</w:t>
      </w:r>
    </w:p>
    <w:p w:rsidR="002612DF" w:rsidRDefault="002612DF" w:rsidP="00D00DFE">
      <w:pPr>
        <w:pStyle w:val="ListParagraph"/>
        <w:keepNext/>
        <w:spacing w:before="120" w:after="0"/>
        <w:ind w:left="360"/>
      </w:pPr>
    </w:p>
    <w:p w:rsidR="002612DF" w:rsidRPr="00D00DFE" w:rsidRDefault="002612DF" w:rsidP="00D00DFE">
      <w:pPr>
        <w:pStyle w:val="ListParagraph"/>
        <w:keepNext/>
        <w:spacing w:before="120" w:after="0"/>
        <w:ind w:left="360"/>
      </w:pPr>
    </w:p>
    <w:p w:rsidR="0006346C" w:rsidRPr="009300E6" w:rsidRDefault="00003F7E" w:rsidP="00003F7E">
      <w:pPr>
        <w:pStyle w:val="Heading4"/>
      </w:pPr>
      <w:r>
        <w:t>Performance Reporting</w:t>
      </w:r>
    </w:p>
    <w:p w:rsidR="005A5E60" w:rsidRDefault="005A5E60" w:rsidP="005A5E60">
      <w:pPr>
        <w:keepNext/>
      </w:pPr>
    </w:p>
    <w:p w:rsidR="005A5E60" w:rsidRDefault="005A5E60" w:rsidP="005A5E60">
      <w:pPr>
        <w:keepNext/>
      </w:pPr>
      <w:r>
        <w:t>Performance Reporting provides the necessary verification of ad insertion actions as monitored by the Operators’ delivery platforms and Canoe’s CAAS. Performance reports will be created and delivered to the Programmer’s Campaign Manager at scheduled intervals.</w:t>
      </w:r>
    </w:p>
    <w:p w:rsidR="005A5E60" w:rsidRPr="00D82A5B" w:rsidRDefault="005A5E60" w:rsidP="005A5E60">
      <w:r>
        <w:t xml:space="preserve">  </w:t>
      </w:r>
    </w:p>
    <w:p w:rsidR="005A5E60" w:rsidRDefault="00897F24" w:rsidP="005A5E60">
      <w:pPr>
        <w:keepNext/>
      </w:pPr>
      <w:r>
        <w:pict w14:anchorId="69A82D25">
          <v:shape id="_x0000_i1028" type="#_x0000_t75" style="width:468.8pt;height:220pt">
            <v:imagedata r:id="rId18" o:title="Canoe-SaFI Reporting (2)"/>
          </v:shape>
        </w:pict>
      </w:r>
    </w:p>
    <w:p w:rsidR="005A5E60" w:rsidRPr="00ED2180" w:rsidRDefault="005A5E60" w:rsidP="003962E3">
      <w:pPr>
        <w:pStyle w:val="Caption"/>
        <w:outlineLvl w:val="9"/>
      </w:pPr>
      <w:r>
        <w:t xml:space="preserve">Figure </w:t>
      </w:r>
      <w:fldSimple w:instr=" SEQ Figure \* ARABIC ">
        <w:r w:rsidR="004C4B35">
          <w:rPr>
            <w:noProof/>
          </w:rPr>
          <w:t>4</w:t>
        </w:r>
      </w:fldSimple>
      <w:r>
        <w:t xml:space="preserve"> – Reporting</w:t>
      </w:r>
      <w:r w:rsidR="0066554A">
        <w:t xml:space="preserve"> and Management</w:t>
      </w:r>
    </w:p>
    <w:p w:rsidR="005A5E60" w:rsidRPr="005A5E60" w:rsidRDefault="0066554A" w:rsidP="00D96454">
      <w:pPr>
        <w:pStyle w:val="ListParagraph"/>
        <w:keepNext/>
        <w:numPr>
          <w:ilvl w:val="0"/>
          <w:numId w:val="48"/>
        </w:numPr>
        <w:spacing w:before="120" w:after="0"/>
        <w:rPr>
          <w:rFonts w:ascii="Times New Roman" w:hAnsi="Times New Roman"/>
          <w:b/>
          <w:sz w:val="20"/>
          <w:szCs w:val="20"/>
          <w:u w:val="single"/>
        </w:rPr>
      </w:pPr>
      <w:r>
        <w:rPr>
          <w:rFonts w:ascii="Times New Roman" w:hAnsi="Times New Roman"/>
          <w:sz w:val="20"/>
          <w:szCs w:val="20"/>
          <w:u w:val="single"/>
        </w:rPr>
        <w:lastRenderedPageBreak/>
        <w:t>MSO reports to Canoe via SMS</w:t>
      </w:r>
    </w:p>
    <w:p w:rsidR="005A5E60" w:rsidRPr="005A5E60" w:rsidRDefault="005A5E60" w:rsidP="005A5E60">
      <w:pPr>
        <w:ind w:left="360"/>
      </w:pPr>
      <w:r w:rsidRPr="005A5E60">
        <w:t>The MSO Stewardship System sends Service Measurement Summary messages to the CAAS at scheduled intervals.</w:t>
      </w:r>
    </w:p>
    <w:p w:rsidR="005A5E60" w:rsidRPr="005A5E60" w:rsidRDefault="005A5E60" w:rsidP="00D96454">
      <w:pPr>
        <w:pStyle w:val="ListParagraph"/>
        <w:keepNext/>
        <w:numPr>
          <w:ilvl w:val="0"/>
          <w:numId w:val="48"/>
        </w:numPr>
        <w:spacing w:before="120" w:after="0"/>
        <w:rPr>
          <w:rFonts w:ascii="Times New Roman" w:hAnsi="Times New Roman"/>
          <w:b/>
          <w:sz w:val="20"/>
          <w:szCs w:val="20"/>
          <w:u w:val="single"/>
        </w:rPr>
      </w:pPr>
      <w:r w:rsidRPr="005A5E60">
        <w:rPr>
          <w:rFonts w:ascii="Times New Roman" w:hAnsi="Times New Roman"/>
          <w:sz w:val="20"/>
          <w:szCs w:val="20"/>
          <w:u w:val="single"/>
        </w:rPr>
        <w:t>C</w:t>
      </w:r>
      <w:r w:rsidR="0066554A">
        <w:rPr>
          <w:rFonts w:ascii="Times New Roman" w:hAnsi="Times New Roman"/>
          <w:sz w:val="20"/>
          <w:szCs w:val="20"/>
          <w:u w:val="single"/>
        </w:rPr>
        <w:t>anoe reports to Programmer via proprietary interface</w:t>
      </w:r>
    </w:p>
    <w:p w:rsidR="005A5E60" w:rsidRPr="005A5E60" w:rsidRDefault="005A5E60" w:rsidP="005A5E60">
      <w:pPr>
        <w:ind w:left="360"/>
      </w:pPr>
      <w:r w:rsidRPr="005A5E60">
        <w:t xml:space="preserve">The CAAS polls the </w:t>
      </w:r>
      <w:r w:rsidR="0066554A">
        <w:t xml:space="preserve">Campaign Manager </w:t>
      </w:r>
      <w:r w:rsidRPr="005A5E60">
        <w:t>for Campaign delivery metrics at scheduled intervals.</w:t>
      </w:r>
    </w:p>
    <w:p w:rsidR="0066554A" w:rsidRPr="005A5E60" w:rsidRDefault="00C160DA" w:rsidP="00D96454">
      <w:pPr>
        <w:pStyle w:val="ListParagraph"/>
        <w:keepNext/>
        <w:numPr>
          <w:ilvl w:val="0"/>
          <w:numId w:val="48"/>
        </w:numPr>
        <w:spacing w:before="120" w:after="0"/>
        <w:rPr>
          <w:rFonts w:ascii="Times New Roman" w:hAnsi="Times New Roman"/>
          <w:b/>
          <w:sz w:val="20"/>
          <w:szCs w:val="20"/>
          <w:u w:val="single"/>
        </w:rPr>
      </w:pPr>
      <w:r>
        <w:rPr>
          <w:rFonts w:ascii="Times New Roman" w:hAnsi="Times New Roman"/>
          <w:sz w:val="20"/>
          <w:szCs w:val="20"/>
          <w:u w:val="single"/>
        </w:rPr>
        <w:t>Programmer</w:t>
      </w:r>
      <w:r w:rsidR="00FB65C9">
        <w:rPr>
          <w:rFonts w:ascii="Times New Roman" w:hAnsi="Times New Roman"/>
          <w:sz w:val="20"/>
          <w:szCs w:val="20"/>
          <w:u w:val="single"/>
        </w:rPr>
        <w:t xml:space="preserve"> may update </w:t>
      </w:r>
      <w:r>
        <w:rPr>
          <w:rFonts w:ascii="Times New Roman" w:hAnsi="Times New Roman"/>
          <w:sz w:val="20"/>
          <w:szCs w:val="20"/>
          <w:u w:val="single"/>
        </w:rPr>
        <w:t xml:space="preserve">Campaigns to </w:t>
      </w:r>
      <w:r w:rsidR="00FB65C9">
        <w:rPr>
          <w:rFonts w:ascii="Times New Roman" w:hAnsi="Times New Roman"/>
          <w:sz w:val="20"/>
          <w:szCs w:val="20"/>
          <w:u w:val="single"/>
        </w:rPr>
        <w:t>Canoe</w:t>
      </w:r>
      <w:r w:rsidR="0066554A" w:rsidRPr="005A5E60">
        <w:rPr>
          <w:rFonts w:ascii="Times New Roman" w:hAnsi="Times New Roman"/>
          <w:sz w:val="20"/>
          <w:szCs w:val="20"/>
          <w:u w:val="single"/>
        </w:rPr>
        <w:t xml:space="preserve"> </w:t>
      </w:r>
    </w:p>
    <w:p w:rsidR="0066554A" w:rsidRPr="005A5E60" w:rsidRDefault="0066554A" w:rsidP="0066554A">
      <w:pPr>
        <w:ind w:left="360"/>
      </w:pPr>
      <w:r w:rsidRPr="005A5E60">
        <w:t xml:space="preserve">The </w:t>
      </w:r>
      <w:r w:rsidR="00C160DA">
        <w:t xml:space="preserve">Programmer </w:t>
      </w:r>
      <w:r w:rsidRPr="005A5E60">
        <w:t>send</w:t>
      </w:r>
      <w:r>
        <w:t>s</w:t>
      </w:r>
      <w:r w:rsidRPr="005A5E60">
        <w:t xml:space="preserve"> </w:t>
      </w:r>
      <w:r w:rsidR="00C160DA">
        <w:t>Campaigns to the CAAS where they are transformed into a CIP</w:t>
      </w:r>
    </w:p>
    <w:p w:rsidR="005A5E60" w:rsidRPr="005A5E60" w:rsidRDefault="0066554A" w:rsidP="00D96454">
      <w:pPr>
        <w:pStyle w:val="ListParagraph"/>
        <w:keepNext/>
        <w:numPr>
          <w:ilvl w:val="0"/>
          <w:numId w:val="48"/>
        </w:numPr>
        <w:spacing w:before="120" w:after="0"/>
        <w:rPr>
          <w:rFonts w:ascii="Times New Roman" w:hAnsi="Times New Roman"/>
          <w:b/>
          <w:sz w:val="20"/>
          <w:szCs w:val="20"/>
          <w:u w:val="single"/>
        </w:rPr>
      </w:pPr>
      <w:r>
        <w:rPr>
          <w:rFonts w:ascii="Times New Roman" w:hAnsi="Times New Roman"/>
          <w:sz w:val="20"/>
          <w:szCs w:val="20"/>
          <w:u w:val="single"/>
        </w:rPr>
        <w:t>Canoe may update CIPs to MSO</w:t>
      </w:r>
      <w:r w:rsidR="005A5E60" w:rsidRPr="005A5E60">
        <w:rPr>
          <w:rFonts w:ascii="Times New Roman" w:hAnsi="Times New Roman"/>
          <w:sz w:val="20"/>
          <w:szCs w:val="20"/>
          <w:u w:val="single"/>
        </w:rPr>
        <w:t xml:space="preserve"> </w:t>
      </w:r>
    </w:p>
    <w:p w:rsidR="005A5E60" w:rsidRDefault="005A5E60" w:rsidP="005A5E60">
      <w:pPr>
        <w:ind w:left="360"/>
      </w:pPr>
      <w:r w:rsidRPr="005A5E60">
        <w:t xml:space="preserve">The CAAS </w:t>
      </w:r>
      <w:r w:rsidR="0066554A">
        <w:t>sends updates to Campaigns to the MSO’s Stewardship System on regular intervals.  The MSO Stewardship System sends feedback to the CAAS</w:t>
      </w:r>
      <w:r w:rsidR="00C160DA">
        <w:t xml:space="preserve"> through the CIP</w:t>
      </w:r>
      <w:r w:rsidR="0066554A">
        <w:t>.</w:t>
      </w:r>
    </w:p>
    <w:p w:rsidR="00FB65C9" w:rsidRPr="005A5E60" w:rsidRDefault="00FB65C9" w:rsidP="005A5E60">
      <w:pPr>
        <w:ind w:left="360"/>
      </w:pPr>
    </w:p>
    <w:p w:rsidR="006E3BBB" w:rsidRDefault="006E3BBB" w:rsidP="006E3BBB">
      <w:pPr>
        <w:pStyle w:val="Heading2"/>
      </w:pPr>
      <w:bookmarkStart w:id="26" w:name="_Toc312930334"/>
      <w:r>
        <w:t>Roadmap</w:t>
      </w:r>
      <w:bookmarkEnd w:id="26"/>
    </w:p>
    <w:p w:rsidR="005D392E" w:rsidRDefault="005D392E" w:rsidP="00EF426F">
      <w:pPr>
        <w:pStyle w:val="BodyText1"/>
      </w:pPr>
    </w:p>
    <w:p w:rsidR="005D392E" w:rsidRPr="00EF426F" w:rsidRDefault="005D392E" w:rsidP="00EF426F">
      <w:pPr>
        <w:pStyle w:val="BodyText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4A0" w:firstRow="1" w:lastRow="0" w:firstColumn="1" w:lastColumn="0" w:noHBand="0" w:noVBand="1"/>
      </w:tblPr>
      <w:tblGrid>
        <w:gridCol w:w="2940"/>
        <w:gridCol w:w="3272"/>
        <w:gridCol w:w="3268"/>
      </w:tblGrid>
      <w:tr w:rsidR="006C61AF" w:rsidRPr="00084761" w:rsidTr="00084761">
        <w:trPr>
          <w:cantSplit/>
          <w:tblHeader/>
          <w:jc w:val="center"/>
        </w:trPr>
        <w:tc>
          <w:tcPr>
            <w:tcW w:w="2940" w:type="dxa"/>
            <w:shd w:val="clear" w:color="auto" w:fill="BFBFBF"/>
          </w:tcPr>
          <w:p w:rsidR="006C61AF" w:rsidRPr="00084761" w:rsidRDefault="006C61AF" w:rsidP="00D80083">
            <w:pPr>
              <w:pStyle w:val="BodyText1"/>
              <w:spacing w:before="0" w:after="0"/>
              <w:jc w:val="center"/>
              <w:rPr>
                <w:b/>
              </w:rPr>
            </w:pPr>
            <w:r w:rsidRPr="00084761">
              <w:rPr>
                <w:b/>
              </w:rPr>
              <w:t>Feature</w:t>
            </w:r>
          </w:p>
        </w:tc>
        <w:tc>
          <w:tcPr>
            <w:tcW w:w="3272" w:type="dxa"/>
            <w:shd w:val="clear" w:color="auto" w:fill="BFBFBF"/>
          </w:tcPr>
          <w:p w:rsidR="006C61AF" w:rsidRPr="00084761" w:rsidRDefault="006C61AF" w:rsidP="00D80083">
            <w:pPr>
              <w:pStyle w:val="BodyText1"/>
              <w:spacing w:before="0" w:after="0"/>
              <w:jc w:val="center"/>
              <w:rPr>
                <w:b/>
              </w:rPr>
            </w:pPr>
            <w:r w:rsidRPr="00084761">
              <w:rPr>
                <w:b/>
              </w:rPr>
              <w:t>Immediate Need</w:t>
            </w:r>
            <w:r w:rsidR="00835366">
              <w:rPr>
                <w:b/>
              </w:rPr>
              <w:t>s</w:t>
            </w:r>
          </w:p>
        </w:tc>
        <w:tc>
          <w:tcPr>
            <w:tcW w:w="3268" w:type="dxa"/>
            <w:shd w:val="clear" w:color="auto" w:fill="BFBFBF"/>
          </w:tcPr>
          <w:p w:rsidR="006C61AF" w:rsidRPr="00084761" w:rsidRDefault="00D80083" w:rsidP="00D80083">
            <w:pPr>
              <w:pStyle w:val="BodyText1"/>
              <w:spacing w:before="0" w:after="0"/>
              <w:jc w:val="center"/>
              <w:rPr>
                <w:b/>
              </w:rPr>
            </w:pPr>
            <w:r>
              <w:rPr>
                <w:b/>
              </w:rPr>
              <w:t>Future</w:t>
            </w:r>
            <w:r w:rsidRPr="00084761">
              <w:rPr>
                <w:b/>
              </w:rPr>
              <w:t xml:space="preserve"> </w:t>
            </w:r>
            <w:r w:rsidR="006C61AF" w:rsidRPr="00084761">
              <w:rPr>
                <w:b/>
              </w:rPr>
              <w:t>Need</w:t>
            </w:r>
            <w:r>
              <w:rPr>
                <w:b/>
              </w:rPr>
              <w:t xml:space="preserve"> (SaFI 3.x)</w:t>
            </w:r>
          </w:p>
        </w:tc>
      </w:tr>
      <w:tr w:rsidR="006C61AF" w:rsidTr="00084761">
        <w:trPr>
          <w:cantSplit/>
          <w:jc w:val="center"/>
        </w:trPr>
        <w:tc>
          <w:tcPr>
            <w:tcW w:w="2940" w:type="dxa"/>
            <w:shd w:val="clear" w:color="auto" w:fill="auto"/>
          </w:tcPr>
          <w:p w:rsidR="006C61AF" w:rsidRDefault="001B7444" w:rsidP="00D96454">
            <w:pPr>
              <w:pStyle w:val="BodyText"/>
              <w:numPr>
                <w:ilvl w:val="0"/>
                <w:numId w:val="49"/>
              </w:numPr>
            </w:pPr>
            <w:r>
              <w:t xml:space="preserve">Placing ads into specific </w:t>
            </w:r>
            <w:r w:rsidR="00A425B9">
              <w:t xml:space="preserve">opportunities </w:t>
            </w:r>
            <w:r>
              <w:t>and positions</w:t>
            </w:r>
            <w:r w:rsidR="00A425B9">
              <w:t xml:space="preserve"> within opportunity</w:t>
            </w:r>
            <w:r>
              <w:t>.</w:t>
            </w:r>
          </w:p>
        </w:tc>
        <w:tc>
          <w:tcPr>
            <w:tcW w:w="3272" w:type="dxa"/>
            <w:shd w:val="clear" w:color="auto" w:fill="auto"/>
          </w:tcPr>
          <w:p w:rsidR="006C61AF" w:rsidRDefault="00B13725" w:rsidP="00D96454">
            <w:pPr>
              <w:pStyle w:val="BodyText1"/>
              <w:numPr>
                <w:ilvl w:val="0"/>
                <w:numId w:val="12"/>
              </w:numPr>
              <w:spacing w:before="0" w:after="0"/>
            </w:pPr>
            <w:r>
              <w:t>Opportunity Type</w:t>
            </w:r>
            <w:r w:rsidR="001B7444">
              <w:t xml:space="preserve"> control: </w:t>
            </w:r>
            <w:r w:rsidR="00D00DFE">
              <w:t xml:space="preserve">preroll, postroll, midroll, and </w:t>
            </w:r>
            <w:r w:rsidR="001B7444">
              <w:t xml:space="preserve"> mid</w:t>
            </w:r>
            <w:r w:rsidR="00D00DFE">
              <w:t>roll</w:t>
            </w:r>
            <w:r w:rsidR="001B7444">
              <w:t xml:space="preserve"> by number</w:t>
            </w:r>
          </w:p>
          <w:p w:rsidR="001B7444" w:rsidRDefault="001B7444" w:rsidP="00D96454">
            <w:pPr>
              <w:pStyle w:val="BodyText1"/>
              <w:numPr>
                <w:ilvl w:val="0"/>
                <w:numId w:val="12"/>
              </w:numPr>
              <w:spacing w:before="0" w:after="0"/>
            </w:pPr>
            <w:r>
              <w:t>Position control: first, last</w:t>
            </w:r>
          </w:p>
        </w:tc>
        <w:tc>
          <w:tcPr>
            <w:tcW w:w="3268" w:type="dxa"/>
            <w:shd w:val="clear" w:color="auto" w:fill="auto"/>
          </w:tcPr>
          <w:p w:rsidR="006C61AF" w:rsidRDefault="00386CFB" w:rsidP="00D96454">
            <w:pPr>
              <w:pStyle w:val="BodyText1"/>
              <w:numPr>
                <w:ilvl w:val="0"/>
                <w:numId w:val="12"/>
              </w:numPr>
              <w:spacing w:before="0" w:after="0"/>
            </w:pPr>
            <w:r>
              <w:t>Opportunity</w:t>
            </w:r>
            <w:r w:rsidR="001B7444">
              <w:t xml:space="preserve"> control: all (exclusive sponsorship)</w:t>
            </w:r>
          </w:p>
          <w:p w:rsidR="00B64B8F" w:rsidRDefault="00B64B8F" w:rsidP="00D96454">
            <w:pPr>
              <w:pStyle w:val="BodyText1"/>
              <w:numPr>
                <w:ilvl w:val="0"/>
                <w:numId w:val="12"/>
              </w:numPr>
              <w:spacing w:before="0" w:after="0"/>
            </w:pPr>
            <w:r>
              <w:t>Position control: bookend</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Rotati</w:t>
            </w:r>
            <w:r w:rsidR="00031682">
              <w:t>on</w:t>
            </w:r>
          </w:p>
        </w:tc>
        <w:tc>
          <w:tcPr>
            <w:tcW w:w="3272" w:type="dxa"/>
            <w:shd w:val="clear" w:color="auto" w:fill="auto"/>
          </w:tcPr>
          <w:p w:rsidR="001B7444" w:rsidRDefault="0039226F" w:rsidP="00D96454">
            <w:pPr>
              <w:pStyle w:val="BodyText1"/>
              <w:numPr>
                <w:ilvl w:val="0"/>
                <w:numId w:val="12"/>
              </w:numPr>
              <w:spacing w:before="0" w:after="0"/>
            </w:pPr>
            <w:r>
              <w:t>Rotation based on a lottery-like model (n</w:t>
            </w:r>
            <w:r w:rsidR="00031682">
              <w:t>o cross-session state management per viewer</w:t>
            </w:r>
            <w:r>
              <w:t>)</w:t>
            </w:r>
          </w:p>
        </w:tc>
        <w:tc>
          <w:tcPr>
            <w:tcW w:w="3268" w:type="dxa"/>
            <w:shd w:val="clear" w:color="auto" w:fill="auto"/>
          </w:tcPr>
          <w:p w:rsidR="001B7444" w:rsidRDefault="001B7444" w:rsidP="00D96454">
            <w:pPr>
              <w:pStyle w:val="BodyText1"/>
              <w:numPr>
                <w:ilvl w:val="0"/>
                <w:numId w:val="12"/>
              </w:numPr>
              <w:spacing w:before="0" w:after="0"/>
            </w:pPr>
            <w:r>
              <w:t>Future asks to include HH and/or STB rotation and frequency capping.  Not described within the contents of this document</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 xml:space="preserve">Controlling the use of trick modes </w:t>
            </w:r>
            <w:r w:rsidR="00467DAB">
              <w:t xml:space="preserve">on a placement basis </w:t>
            </w:r>
            <w:r>
              <w:t>during the play-out of advertising content.</w:t>
            </w:r>
          </w:p>
        </w:tc>
        <w:tc>
          <w:tcPr>
            <w:tcW w:w="3272" w:type="dxa"/>
            <w:shd w:val="clear" w:color="auto" w:fill="auto"/>
          </w:tcPr>
          <w:p w:rsidR="001B7444" w:rsidRDefault="001B7444" w:rsidP="00D96454">
            <w:pPr>
              <w:pStyle w:val="BodyText1"/>
              <w:numPr>
                <w:ilvl w:val="0"/>
                <w:numId w:val="12"/>
              </w:numPr>
              <w:spacing w:before="0" w:after="0"/>
            </w:pPr>
            <w:r>
              <w:t>Enabled FFW in ads</w:t>
            </w:r>
            <w:r w:rsidR="00467DAB">
              <w:t xml:space="preserve"> </w:t>
            </w:r>
          </w:p>
          <w:p w:rsidR="001B7444" w:rsidRDefault="001B7444" w:rsidP="00D96454">
            <w:pPr>
              <w:pStyle w:val="BodyText1"/>
              <w:numPr>
                <w:ilvl w:val="0"/>
                <w:numId w:val="12"/>
              </w:numPr>
              <w:spacing w:before="0" w:after="0"/>
            </w:pPr>
            <w:r>
              <w:t>Disable FFW in ads</w:t>
            </w:r>
          </w:p>
        </w:tc>
        <w:tc>
          <w:tcPr>
            <w:tcW w:w="3268" w:type="dxa"/>
            <w:shd w:val="clear" w:color="auto" w:fill="auto"/>
          </w:tcPr>
          <w:p w:rsidR="00931582" w:rsidRDefault="008C1ACD" w:rsidP="00D96454">
            <w:pPr>
              <w:pStyle w:val="BodyText1"/>
              <w:numPr>
                <w:ilvl w:val="0"/>
                <w:numId w:val="12"/>
              </w:numPr>
              <w:spacing w:before="0" w:after="0"/>
            </w:pPr>
            <w:r>
              <w:t>Future asks include enabling/disabling other trick modes such as Rewind and  Pause</w:t>
            </w:r>
          </w:p>
          <w:p w:rsidR="005D392E" w:rsidRDefault="005D392E" w:rsidP="00D96454">
            <w:pPr>
              <w:pStyle w:val="BodyText1"/>
              <w:numPr>
                <w:ilvl w:val="0"/>
                <w:numId w:val="12"/>
              </w:numPr>
              <w:spacing w:before="0" w:after="0"/>
            </w:pPr>
            <w:r>
              <w:t>Ability to control trick mode at the asset level.</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 xml:space="preserve">Controlling the </w:t>
            </w:r>
            <w:r w:rsidR="005D392E">
              <w:t>Goal and specifying the GoalType for a campaign item.</w:t>
            </w:r>
          </w:p>
        </w:tc>
        <w:tc>
          <w:tcPr>
            <w:tcW w:w="3272" w:type="dxa"/>
            <w:shd w:val="clear" w:color="auto" w:fill="auto"/>
          </w:tcPr>
          <w:p w:rsidR="001B7444" w:rsidRDefault="005D392E" w:rsidP="00D96454">
            <w:pPr>
              <w:pStyle w:val="BodyText1"/>
              <w:numPr>
                <w:ilvl w:val="0"/>
                <w:numId w:val="12"/>
              </w:numPr>
              <w:spacing w:before="0" w:after="0"/>
            </w:pPr>
            <w:r>
              <w:t>Goals</w:t>
            </w:r>
          </w:p>
          <w:p w:rsidR="005D392E" w:rsidRDefault="005D392E" w:rsidP="00D96454">
            <w:pPr>
              <w:pStyle w:val="BodyText1"/>
              <w:numPr>
                <w:ilvl w:val="0"/>
                <w:numId w:val="12"/>
              </w:numPr>
              <w:spacing w:before="0" w:after="0"/>
            </w:pPr>
            <w:r>
              <w:t>Goal Types of “Insertions” or “Views”</w:t>
            </w:r>
          </w:p>
        </w:tc>
        <w:tc>
          <w:tcPr>
            <w:tcW w:w="3268" w:type="dxa"/>
            <w:shd w:val="clear" w:color="auto" w:fill="auto"/>
          </w:tcPr>
          <w:p w:rsidR="001B7444" w:rsidRDefault="005D392E" w:rsidP="00D96454">
            <w:pPr>
              <w:pStyle w:val="BodyText1"/>
              <w:numPr>
                <w:ilvl w:val="0"/>
                <w:numId w:val="12"/>
              </w:numPr>
              <w:spacing w:before="0" w:after="0"/>
            </w:pPr>
            <w:r>
              <w:t>“Impression” based goals</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 xml:space="preserve">Enforcing product category separation within </w:t>
            </w:r>
            <w:r w:rsidR="009C6858">
              <w:t xml:space="preserve">an </w:t>
            </w:r>
            <w:r w:rsidR="00A425B9">
              <w:t>opportunit</w:t>
            </w:r>
            <w:r w:rsidR="009C6858">
              <w:t xml:space="preserve">y, </w:t>
            </w:r>
            <w:r w:rsidR="00FE2C79">
              <w:t>group</w:t>
            </w:r>
            <w:r w:rsidR="009C6858">
              <w:t>, or a</w:t>
            </w:r>
            <w:r>
              <w:t xml:space="preserve"> viewer session.</w:t>
            </w:r>
          </w:p>
        </w:tc>
        <w:tc>
          <w:tcPr>
            <w:tcW w:w="3272" w:type="dxa"/>
            <w:shd w:val="clear" w:color="auto" w:fill="auto"/>
          </w:tcPr>
          <w:p w:rsidR="005D392E" w:rsidRDefault="005D392E" w:rsidP="00D96454">
            <w:pPr>
              <w:pStyle w:val="BodyText1"/>
              <w:numPr>
                <w:ilvl w:val="0"/>
                <w:numId w:val="12"/>
              </w:numPr>
              <w:spacing w:before="0" w:after="0"/>
            </w:pPr>
            <w:r>
              <w:t>Exclusion for Opportunity</w:t>
            </w:r>
          </w:p>
          <w:p w:rsidR="009C6858" w:rsidRDefault="009C6858" w:rsidP="00D96454">
            <w:pPr>
              <w:pStyle w:val="BodyText1"/>
              <w:numPr>
                <w:ilvl w:val="0"/>
                <w:numId w:val="12"/>
              </w:numPr>
              <w:spacing w:before="0" w:after="0"/>
            </w:pPr>
            <w:r>
              <w:t xml:space="preserve">Exclusion for </w:t>
            </w:r>
            <w:r w:rsidR="00FE2C79">
              <w:t>group</w:t>
            </w:r>
          </w:p>
          <w:p w:rsidR="005D392E" w:rsidRDefault="005D392E" w:rsidP="00D96454">
            <w:pPr>
              <w:pStyle w:val="BodyText1"/>
              <w:numPr>
                <w:ilvl w:val="0"/>
                <w:numId w:val="12"/>
              </w:numPr>
              <w:spacing w:before="0" w:after="0"/>
            </w:pPr>
            <w:r>
              <w:t>Exclusion for Session</w:t>
            </w:r>
          </w:p>
          <w:p w:rsidR="001B7444" w:rsidRDefault="005D392E" w:rsidP="00D96454">
            <w:pPr>
              <w:pStyle w:val="BodyText1"/>
              <w:numPr>
                <w:ilvl w:val="0"/>
                <w:numId w:val="12"/>
              </w:numPr>
              <w:spacing w:before="0" w:after="0"/>
            </w:pPr>
            <w:r>
              <w:t>No Exclusion</w:t>
            </w:r>
            <w:r w:rsidRPr="007828EE" w:rsidDel="005D392E">
              <w:rPr>
                <w:highlight w:val="yellow"/>
              </w:rPr>
              <w:t xml:space="preserve"> </w:t>
            </w:r>
          </w:p>
        </w:tc>
        <w:tc>
          <w:tcPr>
            <w:tcW w:w="3268" w:type="dxa"/>
            <w:shd w:val="clear" w:color="auto" w:fill="auto"/>
          </w:tcPr>
          <w:p w:rsidR="001B7444" w:rsidRDefault="001B7444" w:rsidP="00084761">
            <w:pPr>
              <w:pStyle w:val="BodyText1"/>
              <w:spacing w:before="0" w:after="0"/>
            </w:pPr>
          </w:p>
        </w:tc>
      </w:tr>
      <w:tr w:rsidR="00A7032C" w:rsidTr="00084761">
        <w:trPr>
          <w:cantSplit/>
          <w:jc w:val="center"/>
        </w:trPr>
        <w:tc>
          <w:tcPr>
            <w:tcW w:w="2940" w:type="dxa"/>
            <w:shd w:val="clear" w:color="auto" w:fill="auto"/>
          </w:tcPr>
          <w:p w:rsidR="00A7032C" w:rsidRDefault="00A7032C" w:rsidP="00D96454">
            <w:pPr>
              <w:pStyle w:val="BodyText"/>
              <w:numPr>
                <w:ilvl w:val="0"/>
                <w:numId w:val="49"/>
              </w:numPr>
            </w:pPr>
            <w:r>
              <w:lastRenderedPageBreak/>
              <w:t>Enforcing ad separation of the same ad content within a</w:t>
            </w:r>
            <w:r w:rsidR="008C1ACD">
              <w:t>n</w:t>
            </w:r>
            <w:r>
              <w:t xml:space="preserve"> </w:t>
            </w:r>
            <w:r w:rsidR="00A425B9">
              <w:t>opportunity</w:t>
            </w:r>
            <w:r w:rsidR="009C6858">
              <w:t xml:space="preserve">, </w:t>
            </w:r>
            <w:r w:rsidR="00FE2C79">
              <w:t>group</w:t>
            </w:r>
            <w:r w:rsidR="009C6858">
              <w:t>,</w:t>
            </w:r>
            <w:r>
              <w:t xml:space="preserve"> or within a viewing session.</w:t>
            </w:r>
          </w:p>
        </w:tc>
        <w:tc>
          <w:tcPr>
            <w:tcW w:w="3272" w:type="dxa"/>
            <w:shd w:val="clear" w:color="auto" w:fill="auto"/>
          </w:tcPr>
          <w:p w:rsidR="00A7032C" w:rsidRDefault="00A7032C" w:rsidP="00D96454">
            <w:pPr>
              <w:pStyle w:val="BodyText1"/>
              <w:numPr>
                <w:ilvl w:val="0"/>
                <w:numId w:val="12"/>
              </w:numPr>
              <w:spacing w:before="0" w:after="0"/>
            </w:pPr>
            <w:r>
              <w:t xml:space="preserve">Ad separation by </w:t>
            </w:r>
            <w:r w:rsidR="00B13725">
              <w:t>opportunity</w:t>
            </w:r>
            <w:r w:rsidR="009C6858">
              <w:t xml:space="preserve">, </w:t>
            </w:r>
            <w:r w:rsidR="00FE2C79">
              <w:t>group</w:t>
            </w:r>
            <w:r w:rsidR="009C6858">
              <w:t>,</w:t>
            </w:r>
            <w:r>
              <w:t xml:space="preserve"> or session</w:t>
            </w:r>
          </w:p>
          <w:p w:rsidR="00D80083" w:rsidRDefault="00D80083" w:rsidP="00D96454">
            <w:pPr>
              <w:pStyle w:val="BodyText1"/>
              <w:numPr>
                <w:ilvl w:val="0"/>
                <w:numId w:val="12"/>
              </w:numPr>
              <w:spacing w:before="0" w:after="0"/>
            </w:pPr>
            <w:r>
              <w:t>Default - Allowing same ad to be placed within the same opportunity but precluding the same ad to be placed tangent to itself within the same opportunity.</w:t>
            </w:r>
          </w:p>
        </w:tc>
        <w:tc>
          <w:tcPr>
            <w:tcW w:w="3268" w:type="dxa"/>
            <w:shd w:val="clear" w:color="auto" w:fill="auto"/>
          </w:tcPr>
          <w:p w:rsidR="00A7032C" w:rsidRDefault="00A7032C" w:rsidP="00084761">
            <w:pPr>
              <w:pStyle w:val="BodyText1"/>
              <w:spacing w:before="0" w:after="0"/>
            </w:pP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Placing ads at specific times of day and days of the week.</w:t>
            </w:r>
          </w:p>
        </w:tc>
        <w:tc>
          <w:tcPr>
            <w:tcW w:w="3272" w:type="dxa"/>
            <w:shd w:val="clear" w:color="auto" w:fill="auto"/>
          </w:tcPr>
          <w:p w:rsidR="001B7444" w:rsidRDefault="001B7444" w:rsidP="00D96454">
            <w:pPr>
              <w:pStyle w:val="BodyText1"/>
              <w:numPr>
                <w:ilvl w:val="0"/>
                <w:numId w:val="12"/>
              </w:numPr>
              <w:spacing w:before="0" w:after="0"/>
            </w:pPr>
            <w:r>
              <w:t>One or more day of week and time of day conditions</w:t>
            </w:r>
          </w:p>
        </w:tc>
        <w:tc>
          <w:tcPr>
            <w:tcW w:w="3268" w:type="dxa"/>
            <w:shd w:val="clear" w:color="auto" w:fill="auto"/>
          </w:tcPr>
          <w:p w:rsidR="001B7444" w:rsidRDefault="001B7444" w:rsidP="00084761">
            <w:pPr>
              <w:pStyle w:val="BodyText1"/>
              <w:spacing w:before="0" w:after="0"/>
            </w:pP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 xml:space="preserve">Placing ads against entertainment content that matches certain conditions when </w:t>
            </w:r>
            <w:proofErr w:type="gramStart"/>
            <w:r>
              <w:t xml:space="preserve">comparing </w:t>
            </w:r>
            <w:r w:rsidR="00AA7752">
              <w:t xml:space="preserve"> CIP</w:t>
            </w:r>
            <w:proofErr w:type="gramEnd"/>
            <w:r w:rsidR="00AA7752">
              <w:t xml:space="preserve"> normative </w:t>
            </w:r>
            <w:r>
              <w:t>metadata to known values.</w:t>
            </w:r>
            <w:r w:rsidR="000E5CD1">
              <w:t xml:space="preserve"> </w:t>
            </w:r>
            <w:r w:rsidR="00C048B3">
              <w:t xml:space="preserve"> Qualifiers shall be </w:t>
            </w:r>
            <w:r w:rsidR="000E5CD1">
              <w:t xml:space="preserve">CL 3.0 </w:t>
            </w:r>
            <w:r w:rsidR="00C048B3">
              <w:t xml:space="preserve">metadata </w:t>
            </w:r>
            <w:r w:rsidR="000E5CD1">
              <w:t>fields</w:t>
            </w:r>
            <w:r w:rsidR="00C048B3">
              <w:t xml:space="preserve">.  MSO shall be required to </w:t>
            </w:r>
            <w:r w:rsidR="00D80083">
              <w:t xml:space="preserve">map </w:t>
            </w:r>
            <w:r w:rsidR="00C048B3">
              <w:t>to 1.1 metadata as necessary.</w:t>
            </w:r>
          </w:p>
        </w:tc>
        <w:tc>
          <w:tcPr>
            <w:tcW w:w="3272" w:type="dxa"/>
            <w:shd w:val="clear" w:color="auto" w:fill="auto"/>
          </w:tcPr>
          <w:p w:rsidR="00C07A76" w:rsidRPr="00C07A76" w:rsidRDefault="00C07A76" w:rsidP="00D96454">
            <w:pPr>
              <w:pStyle w:val="BodyText1"/>
              <w:numPr>
                <w:ilvl w:val="0"/>
                <w:numId w:val="12"/>
              </w:numPr>
              <w:spacing w:before="0" w:after="0"/>
            </w:pPr>
            <w:r w:rsidRPr="00C07A76">
              <w:t>Title.TitleBrief</w:t>
            </w:r>
          </w:p>
          <w:p w:rsidR="00C07A76" w:rsidRPr="00C07A76" w:rsidRDefault="00C07A76" w:rsidP="00D96454">
            <w:pPr>
              <w:pStyle w:val="BodyText1"/>
              <w:numPr>
                <w:ilvl w:val="0"/>
                <w:numId w:val="12"/>
              </w:numPr>
              <w:spacing w:before="0" w:after="0"/>
            </w:pPr>
            <w:r w:rsidRPr="00C07A76">
              <w:t>Title.Title</w:t>
            </w:r>
          </w:p>
          <w:p w:rsidR="00C07A76" w:rsidRPr="00C07A76" w:rsidRDefault="00C07A76" w:rsidP="00D96454">
            <w:pPr>
              <w:pStyle w:val="BodyText1"/>
              <w:numPr>
                <w:ilvl w:val="0"/>
                <w:numId w:val="12"/>
              </w:numPr>
              <w:spacing w:before="0" w:after="0"/>
            </w:pPr>
            <w:r w:rsidRPr="00C07A76">
              <w:t>Title.EpisodeName</w:t>
            </w:r>
          </w:p>
          <w:p w:rsidR="00C07A76" w:rsidRPr="00C07A76" w:rsidRDefault="00C07A76" w:rsidP="00D96454">
            <w:pPr>
              <w:pStyle w:val="BodyText1"/>
              <w:numPr>
                <w:ilvl w:val="0"/>
                <w:numId w:val="12"/>
              </w:numPr>
              <w:spacing w:before="0" w:after="0"/>
            </w:pPr>
            <w:r w:rsidRPr="00C07A76">
              <w:t>Title.EpisodeID</w:t>
            </w:r>
          </w:p>
          <w:p w:rsidR="00C07A76" w:rsidRPr="00C07A76" w:rsidRDefault="00C07A76" w:rsidP="00D96454">
            <w:pPr>
              <w:pStyle w:val="BodyText1"/>
              <w:numPr>
                <w:ilvl w:val="0"/>
                <w:numId w:val="12"/>
              </w:numPr>
              <w:spacing w:before="0" w:after="0"/>
            </w:pPr>
            <w:r w:rsidRPr="00C07A76">
              <w:t>Title.Rating</w:t>
            </w:r>
          </w:p>
          <w:p w:rsidR="00C07A76" w:rsidRPr="00C07A76" w:rsidRDefault="00C07A76" w:rsidP="00D96454">
            <w:pPr>
              <w:pStyle w:val="BodyText1"/>
              <w:numPr>
                <w:ilvl w:val="0"/>
                <w:numId w:val="12"/>
              </w:numPr>
              <w:spacing w:before="0" w:after="0"/>
            </w:pPr>
            <w:r w:rsidRPr="00C07A76">
              <w:t>Title.Advisories</w:t>
            </w:r>
          </w:p>
          <w:p w:rsidR="00C07A76" w:rsidRPr="00C07A76" w:rsidRDefault="00C07A76" w:rsidP="00D96454">
            <w:pPr>
              <w:pStyle w:val="BodyText1"/>
              <w:numPr>
                <w:ilvl w:val="0"/>
                <w:numId w:val="12"/>
              </w:numPr>
              <w:spacing w:before="0" w:after="0"/>
            </w:pPr>
            <w:r w:rsidRPr="00C07A76">
              <w:t>Title.Genre</w:t>
            </w:r>
          </w:p>
          <w:p w:rsidR="00C07A76" w:rsidRPr="00C07A76" w:rsidRDefault="00C07A76" w:rsidP="00D96454">
            <w:pPr>
              <w:pStyle w:val="BodyText1"/>
              <w:numPr>
                <w:ilvl w:val="0"/>
                <w:numId w:val="12"/>
              </w:numPr>
              <w:spacing w:before="0" w:after="0"/>
            </w:pPr>
            <w:r w:rsidRPr="00C07A76">
              <w:t>Title.ShowType</w:t>
            </w:r>
          </w:p>
          <w:p w:rsidR="00C07A76" w:rsidRDefault="00C048B3" w:rsidP="00D96454">
            <w:pPr>
              <w:pStyle w:val="BodyText1"/>
              <w:numPr>
                <w:ilvl w:val="0"/>
                <w:numId w:val="12"/>
              </w:numPr>
              <w:spacing w:before="0" w:after="0"/>
            </w:pPr>
            <w:r>
              <w:t>Core</w:t>
            </w:r>
            <w:r w:rsidR="00C07A76" w:rsidRPr="00C07A76">
              <w:t>.Product</w:t>
            </w:r>
          </w:p>
          <w:p w:rsidR="00C048B3" w:rsidRPr="00C07A76" w:rsidRDefault="00C048B3" w:rsidP="00D96454">
            <w:pPr>
              <w:pStyle w:val="BodyText1"/>
              <w:numPr>
                <w:ilvl w:val="0"/>
                <w:numId w:val="12"/>
              </w:numPr>
              <w:spacing w:before="0" w:after="0"/>
            </w:pPr>
            <w:r>
              <w:t>Advisory</w:t>
            </w:r>
          </w:p>
          <w:p w:rsidR="00C07A76" w:rsidRPr="00C07A76" w:rsidRDefault="00D9056D" w:rsidP="00D96454">
            <w:pPr>
              <w:pStyle w:val="BodyText1"/>
              <w:numPr>
                <w:ilvl w:val="0"/>
                <w:numId w:val="12"/>
              </w:numPr>
              <w:spacing w:before="0" w:after="0"/>
            </w:pPr>
            <w:r>
              <w:t>Movie</w:t>
            </w:r>
            <w:r w:rsidR="00C07A76" w:rsidRPr="00C07A76">
              <w:t>.Resolution</w:t>
            </w:r>
          </w:p>
          <w:p w:rsidR="00C07A76" w:rsidRPr="00C07A76" w:rsidRDefault="00D9056D" w:rsidP="00D96454">
            <w:pPr>
              <w:pStyle w:val="BodyText1"/>
              <w:numPr>
                <w:ilvl w:val="0"/>
                <w:numId w:val="12"/>
              </w:numPr>
              <w:spacing w:before="0" w:after="0"/>
            </w:pPr>
            <w:r>
              <w:t>Movie</w:t>
            </w:r>
            <w:r w:rsidR="00C07A76" w:rsidRPr="00C07A76">
              <w:t>.BitRate</w:t>
            </w:r>
          </w:p>
          <w:p w:rsidR="00C048B3" w:rsidRDefault="00D9056D" w:rsidP="00D96454">
            <w:pPr>
              <w:pStyle w:val="BodyText1"/>
              <w:numPr>
                <w:ilvl w:val="0"/>
                <w:numId w:val="12"/>
              </w:numPr>
              <w:spacing w:before="0" w:after="0"/>
            </w:pPr>
            <w:r>
              <w:t>Movie</w:t>
            </w:r>
            <w:r w:rsidR="00C07A76" w:rsidRPr="00C07A76">
              <w:t>.ScreenFormat</w:t>
            </w:r>
          </w:p>
          <w:p w:rsidR="001F0BE6" w:rsidRDefault="00031682" w:rsidP="00D96454">
            <w:pPr>
              <w:pStyle w:val="BodyText1"/>
              <w:numPr>
                <w:ilvl w:val="0"/>
                <w:numId w:val="12"/>
              </w:numPr>
              <w:spacing w:before="0" w:after="0"/>
            </w:pPr>
            <w:r w:rsidRPr="00E662F4">
              <w:t>Title.IsNew</w:t>
            </w:r>
          </w:p>
          <w:p w:rsidR="00031682" w:rsidRPr="00E662F4" w:rsidRDefault="000E5CD1" w:rsidP="001F0BE6">
            <w:pPr>
              <w:pStyle w:val="BodyText1"/>
              <w:spacing w:before="0" w:after="0"/>
              <w:ind w:left="720"/>
            </w:pPr>
            <w:r>
              <w:t>(</w:t>
            </w:r>
            <w:r w:rsidR="001F0BE6">
              <w:t xml:space="preserve">non CL field, but </w:t>
            </w:r>
            <w:r>
              <w:t xml:space="preserve">will leverage </w:t>
            </w:r>
            <w:r w:rsidR="00C048B3">
              <w:t>S</w:t>
            </w:r>
            <w:r>
              <w:t>tartDateTime and DisplayAsNew</w:t>
            </w:r>
            <w:r w:rsidR="00031682" w:rsidRPr="00E662F4">
              <w:t>)</w:t>
            </w:r>
          </w:p>
          <w:p w:rsidR="001F0BE6" w:rsidRDefault="00031682" w:rsidP="00D96454">
            <w:pPr>
              <w:pStyle w:val="BodyText1"/>
              <w:numPr>
                <w:ilvl w:val="0"/>
                <w:numId w:val="12"/>
              </w:numPr>
              <w:spacing w:before="0" w:after="0"/>
            </w:pPr>
            <w:r w:rsidRPr="00E662F4">
              <w:t>Title.IsLastChance</w:t>
            </w:r>
            <w:r w:rsidR="000E5CD1">
              <w:t xml:space="preserve"> </w:t>
            </w:r>
          </w:p>
          <w:p w:rsidR="00031682" w:rsidRDefault="000E5CD1" w:rsidP="00EF426F">
            <w:pPr>
              <w:pStyle w:val="BodyText1"/>
              <w:spacing w:before="0" w:after="0"/>
              <w:ind w:left="720"/>
            </w:pPr>
            <w:r>
              <w:t>(</w:t>
            </w:r>
            <w:r w:rsidR="001F0BE6">
              <w:t xml:space="preserve">non CL field, but </w:t>
            </w:r>
            <w:r>
              <w:t xml:space="preserve">will leverage </w:t>
            </w:r>
            <w:r w:rsidR="00C048B3">
              <w:t>E</w:t>
            </w:r>
            <w:r>
              <w:t>ndDateTime and DisplayAsLastChance</w:t>
            </w:r>
            <w:r w:rsidR="00031682" w:rsidRPr="00E662F4">
              <w:t>)</w:t>
            </w:r>
          </w:p>
        </w:tc>
        <w:tc>
          <w:tcPr>
            <w:tcW w:w="3268" w:type="dxa"/>
            <w:shd w:val="clear" w:color="auto" w:fill="auto"/>
          </w:tcPr>
          <w:p w:rsidR="00506FD6" w:rsidRDefault="00506FD6" w:rsidP="00D96454">
            <w:pPr>
              <w:pStyle w:val="BodyText1"/>
              <w:numPr>
                <w:ilvl w:val="0"/>
                <w:numId w:val="12"/>
              </w:numPr>
              <w:spacing w:before="0" w:after="0"/>
            </w:pPr>
            <w:r>
              <w:t>Title.Year.</w:t>
            </w:r>
          </w:p>
          <w:p w:rsidR="00506FD6" w:rsidRDefault="00506FD6" w:rsidP="00D96454">
            <w:pPr>
              <w:pStyle w:val="BodyText1"/>
              <w:numPr>
                <w:ilvl w:val="0"/>
                <w:numId w:val="12"/>
              </w:numPr>
              <w:spacing w:before="0" w:after="0"/>
            </w:pPr>
            <w:r>
              <w:t>Title.Languages</w:t>
            </w:r>
          </w:p>
          <w:p w:rsidR="00031682" w:rsidRDefault="00031682" w:rsidP="00D96454">
            <w:pPr>
              <w:pStyle w:val="BodyText1"/>
              <w:numPr>
                <w:ilvl w:val="0"/>
                <w:numId w:val="12"/>
              </w:numPr>
              <w:spacing w:before="0" w:after="0"/>
            </w:pPr>
            <w:r>
              <w:t xml:space="preserve">Future asks to include additional or all </w:t>
            </w:r>
            <w:r w:rsidR="0039226F">
              <w:t xml:space="preserve">CableLabs </w:t>
            </w:r>
            <w:r>
              <w:t>metadata fields</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Communicating detailed viewership metrics via SMS.</w:t>
            </w:r>
          </w:p>
        </w:tc>
        <w:tc>
          <w:tcPr>
            <w:tcW w:w="3272" w:type="dxa"/>
            <w:shd w:val="clear" w:color="auto" w:fill="auto"/>
          </w:tcPr>
          <w:p w:rsidR="001B7444" w:rsidRDefault="00C07A76" w:rsidP="00D96454">
            <w:pPr>
              <w:pStyle w:val="BodyText1"/>
              <w:numPr>
                <w:ilvl w:val="0"/>
                <w:numId w:val="12"/>
              </w:numPr>
              <w:spacing w:before="0" w:after="0"/>
            </w:pPr>
            <w:r>
              <w:t>Title view duration in normal play mode</w:t>
            </w:r>
          </w:p>
          <w:p w:rsidR="00C07A76" w:rsidRDefault="00C07A76" w:rsidP="00D96454">
            <w:pPr>
              <w:pStyle w:val="BodyText1"/>
              <w:numPr>
                <w:ilvl w:val="0"/>
                <w:numId w:val="12"/>
              </w:numPr>
              <w:spacing w:before="0" w:after="0"/>
            </w:pPr>
            <w:r>
              <w:t>Ad view duration in normal play mode</w:t>
            </w:r>
          </w:p>
        </w:tc>
        <w:tc>
          <w:tcPr>
            <w:tcW w:w="3268" w:type="dxa"/>
            <w:shd w:val="clear" w:color="auto" w:fill="auto"/>
          </w:tcPr>
          <w:p w:rsidR="001B7444" w:rsidRDefault="00C07A76" w:rsidP="00D96454">
            <w:pPr>
              <w:pStyle w:val="BodyText1"/>
              <w:numPr>
                <w:ilvl w:val="0"/>
                <w:numId w:val="12"/>
              </w:numPr>
              <w:spacing w:before="0" w:after="0"/>
            </w:pPr>
            <w:r>
              <w:t>Trick mode events</w:t>
            </w:r>
          </w:p>
        </w:tc>
      </w:tr>
      <w:tr w:rsidR="001B7444" w:rsidTr="00084761">
        <w:trPr>
          <w:cantSplit/>
          <w:jc w:val="center"/>
        </w:trPr>
        <w:tc>
          <w:tcPr>
            <w:tcW w:w="2940" w:type="dxa"/>
            <w:shd w:val="clear" w:color="auto" w:fill="auto"/>
          </w:tcPr>
          <w:p w:rsidR="001B7444" w:rsidRDefault="001B7444" w:rsidP="00D96454">
            <w:pPr>
              <w:pStyle w:val="BodyText"/>
              <w:numPr>
                <w:ilvl w:val="0"/>
                <w:numId w:val="49"/>
              </w:numPr>
            </w:pPr>
            <w:r>
              <w:t xml:space="preserve">Communicating summary viewership metrics via SMS. </w:t>
            </w:r>
          </w:p>
        </w:tc>
        <w:tc>
          <w:tcPr>
            <w:tcW w:w="3272" w:type="dxa"/>
            <w:shd w:val="clear" w:color="auto" w:fill="auto"/>
          </w:tcPr>
          <w:p w:rsidR="001B7444" w:rsidRDefault="00556DCC" w:rsidP="00D96454">
            <w:pPr>
              <w:pStyle w:val="BodyText1"/>
              <w:numPr>
                <w:ilvl w:val="0"/>
                <w:numId w:val="12"/>
              </w:numPr>
              <w:spacing w:before="0" w:after="0"/>
            </w:pPr>
            <w:r>
              <w:t xml:space="preserve">Title </w:t>
            </w:r>
            <w:r w:rsidR="00506FD6">
              <w:t>play/</w:t>
            </w:r>
            <w:r>
              <w:t>request counts</w:t>
            </w:r>
          </w:p>
          <w:p w:rsidR="00556DCC" w:rsidRDefault="00556DCC" w:rsidP="00D96454">
            <w:pPr>
              <w:pStyle w:val="BodyText1"/>
              <w:numPr>
                <w:ilvl w:val="0"/>
                <w:numId w:val="12"/>
              </w:numPr>
              <w:spacing w:before="0" w:after="0"/>
            </w:pPr>
            <w:r>
              <w:t>Ad insertion counts</w:t>
            </w:r>
          </w:p>
          <w:p w:rsidR="008C1ACD" w:rsidRDefault="00556DCC" w:rsidP="00D96454">
            <w:pPr>
              <w:pStyle w:val="BodyText1"/>
              <w:numPr>
                <w:ilvl w:val="0"/>
                <w:numId w:val="12"/>
              </w:numPr>
              <w:spacing w:before="0" w:after="0"/>
            </w:pPr>
            <w:r>
              <w:t>Ad view counts</w:t>
            </w:r>
          </w:p>
        </w:tc>
        <w:tc>
          <w:tcPr>
            <w:tcW w:w="3268" w:type="dxa"/>
            <w:shd w:val="clear" w:color="auto" w:fill="auto"/>
          </w:tcPr>
          <w:p w:rsidR="001B7444" w:rsidRDefault="001B7444" w:rsidP="00084761">
            <w:pPr>
              <w:pStyle w:val="BodyText1"/>
              <w:spacing w:before="0" w:after="0"/>
            </w:pPr>
          </w:p>
        </w:tc>
      </w:tr>
    </w:tbl>
    <w:p w:rsidR="006E3BBB" w:rsidRPr="00AA1D33" w:rsidRDefault="006E3BBB" w:rsidP="00ED4A90">
      <w:pPr>
        <w:pStyle w:val="BodyText1"/>
        <w:spacing w:before="0" w:after="0"/>
      </w:pPr>
    </w:p>
    <w:p w:rsidR="006E3BBB" w:rsidRDefault="006E3BBB" w:rsidP="006E3BBB">
      <w:pPr>
        <w:pStyle w:val="Heading2"/>
      </w:pPr>
      <w:bookmarkStart w:id="27" w:name="_Toc312930335"/>
      <w:r>
        <w:t>Risks and Mitigation Strategies</w:t>
      </w:r>
      <w:bookmarkEnd w:id="27"/>
    </w:p>
    <w:p w:rsidR="006E3BBB" w:rsidRDefault="004819CD" w:rsidP="006E3BBB">
      <w:pPr>
        <w:pStyle w:val="BodyText1"/>
      </w:pPr>
      <w:r>
        <w:t>Not included</w:t>
      </w:r>
    </w:p>
    <w:p w:rsidR="006E3BBB" w:rsidRDefault="006E3BBB" w:rsidP="006E3BBB">
      <w:pPr>
        <w:pStyle w:val="Heading2"/>
      </w:pPr>
      <w:bookmarkStart w:id="28" w:name="_Toc312930336"/>
      <w:r>
        <w:lastRenderedPageBreak/>
        <w:t>Assumptions</w:t>
      </w:r>
      <w:bookmarkEnd w:id="28"/>
    </w:p>
    <w:p w:rsidR="00BB0E7A" w:rsidRDefault="00BB0E7A" w:rsidP="00D96454">
      <w:pPr>
        <w:numPr>
          <w:ilvl w:val="0"/>
          <w:numId w:val="26"/>
        </w:numPr>
      </w:pPr>
      <w:r>
        <w:t>Opportunities will accommodate the placement of 1 or more ads.</w:t>
      </w:r>
    </w:p>
    <w:p w:rsidR="00BB0E7A" w:rsidRDefault="00BB0E7A" w:rsidP="00D96454">
      <w:pPr>
        <w:numPr>
          <w:ilvl w:val="0"/>
          <w:numId w:val="26"/>
        </w:numPr>
      </w:pPr>
      <w:r>
        <w:t>Opportunities will have a defined duration</w:t>
      </w:r>
    </w:p>
    <w:p w:rsidR="00BB0E7A" w:rsidRDefault="00BB0E7A" w:rsidP="00D96454">
      <w:pPr>
        <w:numPr>
          <w:ilvl w:val="0"/>
          <w:numId w:val="26"/>
        </w:numPr>
      </w:pPr>
      <w:r>
        <w:t>Opportunities may have a defined placement limit.</w:t>
      </w:r>
      <w:r w:rsidR="000C2E61">
        <w:t xml:space="preserve">  When they do, the execution engine will abide by this limit.</w:t>
      </w:r>
    </w:p>
    <w:p w:rsidR="00F00CDC" w:rsidRDefault="00F00CDC" w:rsidP="00D96454">
      <w:pPr>
        <w:numPr>
          <w:ilvl w:val="0"/>
          <w:numId w:val="26"/>
        </w:numPr>
      </w:pPr>
      <w:r>
        <w:t>Entertainment content contains ad placement opportunities that are owned appropriately and which are defined in the MSO POIS.</w:t>
      </w:r>
    </w:p>
    <w:p w:rsidR="000201D8" w:rsidRDefault="000201D8" w:rsidP="00D96454">
      <w:pPr>
        <w:numPr>
          <w:ilvl w:val="0"/>
          <w:numId w:val="26"/>
        </w:numPr>
      </w:pPr>
      <w:r>
        <w:t>Time sensitive operational statistics will be available through the CIP Update process</w:t>
      </w:r>
    </w:p>
    <w:p w:rsidR="000201D8" w:rsidRDefault="000201D8" w:rsidP="00D96454">
      <w:pPr>
        <w:numPr>
          <w:ilvl w:val="0"/>
          <w:numId w:val="26"/>
        </w:numPr>
      </w:pPr>
      <w:r>
        <w:t>Standard business reporting will be available through SMS data feeds.</w:t>
      </w:r>
    </w:p>
    <w:p w:rsidR="004819CD" w:rsidRPr="004819CD" w:rsidRDefault="00BB0E7A" w:rsidP="004819CD">
      <w:pPr>
        <w:pStyle w:val="BodyText1"/>
      </w:pPr>
      <w:r>
        <w:t xml:space="preserve"> </w:t>
      </w:r>
    </w:p>
    <w:p w:rsidR="005F4D34" w:rsidRDefault="005F4D34" w:rsidP="00ED4A90">
      <w:pPr>
        <w:pStyle w:val="Heading2"/>
      </w:pPr>
      <w:bookmarkStart w:id="29" w:name="_Toc312930337"/>
      <w:r>
        <w:t>SLA’s</w:t>
      </w:r>
      <w:bookmarkEnd w:id="29"/>
    </w:p>
    <w:p w:rsidR="005F4D34" w:rsidRPr="00B52D9D" w:rsidRDefault="005F4D34" w:rsidP="00D96454">
      <w:pPr>
        <w:numPr>
          <w:ilvl w:val="0"/>
          <w:numId w:val="9"/>
        </w:numPr>
      </w:pPr>
      <w:r w:rsidRPr="00B52D9D">
        <w:t>The Canoe campaign stewardship system communicates preflight campaigns that have matured past Draft (and any updates to those campaigns) every X configurable minutes (initially X=360).</w:t>
      </w:r>
    </w:p>
    <w:p w:rsidR="005F4D34" w:rsidRPr="00B52D9D" w:rsidRDefault="005F4D34" w:rsidP="00D96454">
      <w:pPr>
        <w:numPr>
          <w:ilvl w:val="0"/>
          <w:numId w:val="9"/>
        </w:numPr>
      </w:pPr>
      <w:r w:rsidRPr="00B52D9D">
        <w:t>The Canoe campaign stewardship system communicates in-flight campaign updates immediately (send the information within 5 seconds of the user saving the campaign in the CM) when any of the following attributes are modified.</w:t>
      </w:r>
    </w:p>
    <w:p w:rsidR="005F4D34" w:rsidRDefault="005F4D34" w:rsidP="00D96454">
      <w:pPr>
        <w:numPr>
          <w:ilvl w:val="1"/>
          <w:numId w:val="123"/>
        </w:numPr>
        <w:rPr>
          <w:rFonts w:eastAsia="Times New Roman"/>
        </w:rPr>
      </w:pPr>
      <w:r>
        <w:rPr>
          <w:rFonts w:eastAsia="Times New Roman"/>
        </w:rPr>
        <w:t>Flight Start Date</w:t>
      </w:r>
    </w:p>
    <w:p w:rsidR="005F4D34" w:rsidRDefault="005F4D34" w:rsidP="00D96454">
      <w:pPr>
        <w:numPr>
          <w:ilvl w:val="1"/>
          <w:numId w:val="123"/>
        </w:numPr>
        <w:rPr>
          <w:rFonts w:eastAsia="Times New Roman"/>
        </w:rPr>
      </w:pPr>
      <w:r>
        <w:rPr>
          <w:rFonts w:eastAsia="Times New Roman"/>
        </w:rPr>
        <w:t>Flight End Date</w:t>
      </w:r>
    </w:p>
    <w:p w:rsidR="005F4D34" w:rsidRDefault="005F4D34" w:rsidP="00D96454">
      <w:pPr>
        <w:numPr>
          <w:ilvl w:val="1"/>
          <w:numId w:val="123"/>
        </w:numPr>
        <w:rPr>
          <w:rFonts w:eastAsia="Times New Roman"/>
        </w:rPr>
      </w:pPr>
      <w:r>
        <w:rPr>
          <w:rFonts w:eastAsia="Times New Roman"/>
        </w:rPr>
        <w:t>Goal</w:t>
      </w:r>
    </w:p>
    <w:p w:rsidR="005F4D34" w:rsidRDefault="005F4D34" w:rsidP="00D96454">
      <w:pPr>
        <w:numPr>
          <w:ilvl w:val="1"/>
          <w:numId w:val="123"/>
        </w:numPr>
        <w:rPr>
          <w:rFonts w:eastAsia="Times New Roman"/>
        </w:rPr>
      </w:pPr>
      <w:r>
        <w:rPr>
          <w:rFonts w:eastAsia="Times New Roman"/>
        </w:rPr>
        <w:t>Goal Type</w:t>
      </w:r>
    </w:p>
    <w:p w:rsidR="005F4D34" w:rsidRDefault="005F4D34" w:rsidP="00D96454">
      <w:pPr>
        <w:numPr>
          <w:ilvl w:val="1"/>
          <w:numId w:val="123"/>
        </w:numPr>
        <w:rPr>
          <w:rFonts w:eastAsia="Times New Roman"/>
        </w:rPr>
      </w:pPr>
      <w:r>
        <w:rPr>
          <w:rFonts w:eastAsia="Times New Roman"/>
        </w:rPr>
        <w:t>Add or Remove an ad asset</w:t>
      </w:r>
    </w:p>
    <w:p w:rsidR="005F4D34" w:rsidRDefault="005F4D34" w:rsidP="00D96454">
      <w:pPr>
        <w:numPr>
          <w:ilvl w:val="1"/>
          <w:numId w:val="123"/>
        </w:numPr>
        <w:rPr>
          <w:rFonts w:eastAsia="Times New Roman"/>
        </w:rPr>
      </w:pPr>
      <w:r>
        <w:rPr>
          <w:rFonts w:eastAsia="Times New Roman"/>
        </w:rPr>
        <w:t>Campaign State – If state is changed from “Active” or state is changed to “Active”  (this will be represented by an appropriate change to recState)</w:t>
      </w:r>
    </w:p>
    <w:p w:rsidR="005F4D34" w:rsidRDefault="005F4D34" w:rsidP="00D96454">
      <w:pPr>
        <w:numPr>
          <w:ilvl w:val="1"/>
          <w:numId w:val="123"/>
        </w:numPr>
        <w:rPr>
          <w:rFonts w:eastAsia="Times New Roman"/>
        </w:rPr>
      </w:pPr>
      <w:r>
        <w:rPr>
          <w:rFonts w:eastAsia="Times New Roman"/>
        </w:rPr>
        <w:t>Campaign Active Flag (this will be represented by an appropriate change to recState)</w:t>
      </w:r>
    </w:p>
    <w:p w:rsidR="005F4D34" w:rsidRDefault="005F4D34" w:rsidP="00D96454">
      <w:pPr>
        <w:numPr>
          <w:ilvl w:val="1"/>
          <w:numId w:val="123"/>
        </w:numPr>
        <w:rPr>
          <w:rFonts w:eastAsia="Times New Roman"/>
        </w:rPr>
      </w:pPr>
      <w:r>
        <w:rPr>
          <w:rFonts w:eastAsia="Times New Roman"/>
        </w:rPr>
        <w:t>Campaign Item Active Flag (this will be represented by an appropriate change to recState)</w:t>
      </w:r>
    </w:p>
    <w:p w:rsidR="005F4D34" w:rsidRDefault="005F4D34" w:rsidP="00D96454">
      <w:pPr>
        <w:numPr>
          <w:ilvl w:val="1"/>
          <w:numId w:val="123"/>
        </w:numPr>
        <w:rPr>
          <w:rFonts w:eastAsia="Times New Roman"/>
        </w:rPr>
      </w:pPr>
      <w:r>
        <w:rPr>
          <w:rFonts w:eastAsia="Times New Roman"/>
        </w:rPr>
        <w:t>If the goal for a campaign item is recognized as having been achieved the system sends an immediate update with a goal of zero (0) and an appropriate recState.</w:t>
      </w:r>
    </w:p>
    <w:p w:rsidR="005F4D34" w:rsidRPr="00B52D9D" w:rsidRDefault="005F4D34" w:rsidP="00D96454">
      <w:pPr>
        <w:numPr>
          <w:ilvl w:val="0"/>
          <w:numId w:val="9"/>
        </w:numPr>
      </w:pPr>
      <w:r w:rsidRPr="00B52D9D">
        <w:t>The Canoe campaign stewardship system communicates in-flight campaign updates every X configurable minutes (initially X=360) when any of the following attributes are modified.</w:t>
      </w:r>
    </w:p>
    <w:p w:rsidR="005F4D34" w:rsidRDefault="005F4D34" w:rsidP="00D96454">
      <w:pPr>
        <w:numPr>
          <w:ilvl w:val="1"/>
          <w:numId w:val="122"/>
        </w:numPr>
      </w:pPr>
      <w:r>
        <w:t>Adding or Removing a Network (Provider)</w:t>
      </w:r>
    </w:p>
    <w:p w:rsidR="005F4D34" w:rsidRDefault="005F4D34" w:rsidP="00D96454">
      <w:pPr>
        <w:numPr>
          <w:ilvl w:val="1"/>
          <w:numId w:val="122"/>
        </w:numPr>
      </w:pPr>
      <w:r>
        <w:t>Changing a criteria (time of day, day of week, metadata, opportunity/position conditions)</w:t>
      </w:r>
    </w:p>
    <w:p w:rsidR="005F4D34" w:rsidRDefault="005F4D34" w:rsidP="00D96454">
      <w:pPr>
        <w:numPr>
          <w:ilvl w:val="1"/>
          <w:numId w:val="122"/>
        </w:numPr>
      </w:pPr>
      <w:r>
        <w:t>Change Rotation Ratio for an ad Asset</w:t>
      </w:r>
    </w:p>
    <w:p w:rsidR="005F4D34" w:rsidRDefault="005F4D34" w:rsidP="00D96454">
      <w:pPr>
        <w:numPr>
          <w:ilvl w:val="1"/>
          <w:numId w:val="122"/>
        </w:numPr>
      </w:pPr>
      <w:r>
        <w:t>Change Product Category Separation Rules</w:t>
      </w:r>
    </w:p>
    <w:p w:rsidR="005F4D34" w:rsidRDefault="005F4D34" w:rsidP="00D96454">
      <w:pPr>
        <w:numPr>
          <w:ilvl w:val="1"/>
          <w:numId w:val="122"/>
        </w:numPr>
      </w:pPr>
      <w:r>
        <w:t>Change Ad Copy Separation Rules</w:t>
      </w:r>
    </w:p>
    <w:p w:rsidR="005F4D34" w:rsidRDefault="005F4D34" w:rsidP="00D96454">
      <w:pPr>
        <w:numPr>
          <w:ilvl w:val="1"/>
          <w:numId w:val="122"/>
        </w:numPr>
      </w:pPr>
      <w:r>
        <w:t>Change Trick Mode Instructions</w:t>
      </w:r>
    </w:p>
    <w:p w:rsidR="005F4D34" w:rsidRDefault="005F4D34" w:rsidP="00D96454">
      <w:pPr>
        <w:numPr>
          <w:ilvl w:val="1"/>
          <w:numId w:val="122"/>
        </w:numPr>
      </w:pPr>
      <w:r>
        <w:lastRenderedPageBreak/>
        <w:t>Priority</w:t>
      </w:r>
    </w:p>
    <w:p w:rsidR="005F4D34" w:rsidRDefault="005F4D34" w:rsidP="00D96454">
      <w:pPr>
        <w:numPr>
          <w:ilvl w:val="1"/>
          <w:numId w:val="122"/>
        </w:numPr>
      </w:pPr>
      <w:r>
        <w:t>The Campaign has reached the end of its Flight window (this will be represented by an appropriate change to recState)</w:t>
      </w:r>
    </w:p>
    <w:p w:rsidR="005F4D34" w:rsidRDefault="005F4D34" w:rsidP="00D96454">
      <w:pPr>
        <w:numPr>
          <w:ilvl w:val="1"/>
          <w:numId w:val="122"/>
        </w:numPr>
      </w:pPr>
      <w:r>
        <w:t>Campaign State – If state is NOT changed from “Active” or state is NOT changed to “Active”  (this will be represented by an appropriate change to recState)</w:t>
      </w:r>
    </w:p>
    <w:p w:rsidR="005F4D34" w:rsidRPr="00B52D9D" w:rsidRDefault="005F4D34" w:rsidP="00D96454">
      <w:pPr>
        <w:numPr>
          <w:ilvl w:val="0"/>
          <w:numId w:val="9"/>
        </w:numPr>
      </w:pPr>
      <w:r w:rsidRPr="00B52D9D">
        <w:t xml:space="preserve">The </w:t>
      </w:r>
      <w:r w:rsidR="005F19B6">
        <w:t>CIP consumer</w:t>
      </w:r>
      <w:r w:rsidRPr="00B52D9D">
        <w:t xml:space="preserve"> ingests and implements campaign information within 60 seconds of receipt.  Propagation shall occur in the timeframes of standard system processes (the same as other campaigns managed within the MSO’s systems).  Any time required </w:t>
      </w:r>
      <w:proofErr w:type="gramStart"/>
      <w:r w:rsidRPr="00B52D9D">
        <w:t>to perform</w:t>
      </w:r>
      <w:proofErr w:type="gramEnd"/>
      <w:r w:rsidRPr="00B52D9D">
        <w:t xml:space="preserve"> media or execution readiness is additional.</w:t>
      </w:r>
    </w:p>
    <w:p w:rsidR="005F4D34" w:rsidRPr="00B52D9D" w:rsidRDefault="005F4D34" w:rsidP="00D96454">
      <w:pPr>
        <w:numPr>
          <w:ilvl w:val="0"/>
          <w:numId w:val="9"/>
        </w:numPr>
      </w:pPr>
      <w:proofErr w:type="gramStart"/>
      <w:r w:rsidRPr="00B52D9D">
        <w:t>The  </w:t>
      </w:r>
      <w:r w:rsidR="005F19B6">
        <w:t>CIP</w:t>
      </w:r>
      <w:proofErr w:type="gramEnd"/>
      <w:r w:rsidR="005F19B6">
        <w:t xml:space="preserve"> consumer</w:t>
      </w:r>
      <w:r w:rsidR="00B52D9D">
        <w:t xml:space="preserve"> MUST</w:t>
      </w:r>
      <w:r w:rsidRPr="00B52D9D">
        <w:t xml:space="preserve"> provide CIP Feedback every X configurable minutes (initially X=15).</w:t>
      </w:r>
    </w:p>
    <w:p w:rsidR="005F4D34" w:rsidRPr="00B52D9D" w:rsidRDefault="005F4D34" w:rsidP="00D96454">
      <w:pPr>
        <w:numPr>
          <w:ilvl w:val="0"/>
          <w:numId w:val="9"/>
        </w:numPr>
      </w:pPr>
      <w:r w:rsidRPr="00B52D9D">
        <w:t xml:space="preserve">The </w:t>
      </w:r>
      <w:r w:rsidR="005F19B6">
        <w:t>CIP consumer</w:t>
      </w:r>
      <w:r w:rsidRPr="00B52D9D">
        <w:t xml:space="preserve"> </w:t>
      </w:r>
      <w:r w:rsidR="00B52D9D">
        <w:t xml:space="preserve">MUST </w:t>
      </w:r>
      <w:r w:rsidRPr="00B52D9D">
        <w:t xml:space="preserve">provide SMS viewership data within </w:t>
      </w:r>
      <w:r w:rsidR="00B52D9D">
        <w:t>15</w:t>
      </w:r>
      <w:r w:rsidRPr="00B52D9D">
        <w:t xml:space="preserve"> minutes of session teardown.</w:t>
      </w:r>
    </w:p>
    <w:p w:rsidR="005F4D34" w:rsidRPr="005F4D34" w:rsidRDefault="005F4D34" w:rsidP="00B52D9D">
      <w:pPr>
        <w:pStyle w:val="BodyText1"/>
      </w:pPr>
    </w:p>
    <w:p w:rsidR="006E3BBB" w:rsidRDefault="005F19B6" w:rsidP="00ED4A90">
      <w:pPr>
        <w:pStyle w:val="Heading2"/>
      </w:pPr>
      <w:bookmarkStart w:id="30" w:name="_Toc312930338"/>
      <w:r>
        <w:t>CIP consumer</w:t>
      </w:r>
      <w:r w:rsidR="006E3BBB">
        <w:t xml:space="preserve"> impact</w:t>
      </w:r>
      <w:bookmarkEnd w:id="30"/>
    </w:p>
    <w:p w:rsidR="004819CD" w:rsidRDefault="004819CD" w:rsidP="004819CD">
      <w:pPr>
        <w:pStyle w:val="BodyText1"/>
      </w:pPr>
      <w:r>
        <w:t>Not included</w:t>
      </w:r>
    </w:p>
    <w:p w:rsidR="006153A8" w:rsidRPr="004819CD" w:rsidRDefault="006153A8" w:rsidP="004819CD">
      <w:pPr>
        <w:pStyle w:val="BodyText1"/>
      </w:pPr>
    </w:p>
    <w:p w:rsidR="0010015E" w:rsidRDefault="0010015E" w:rsidP="0010015E">
      <w:pPr>
        <w:pStyle w:val="Heading2"/>
        <w:spacing w:before="0"/>
        <w:rPr>
          <w:bCs/>
        </w:rPr>
      </w:pPr>
      <w:bookmarkStart w:id="31" w:name="_Toc312930339"/>
      <w:r w:rsidRPr="0010015E">
        <w:t>Use Cases</w:t>
      </w:r>
      <w:bookmarkEnd w:id="31"/>
    </w:p>
    <w:p w:rsidR="0010015E" w:rsidRPr="000A5CBD" w:rsidRDefault="00AA7752" w:rsidP="000A5CBD">
      <w:pPr>
        <w:pStyle w:val="Heading3"/>
      </w:pPr>
      <w:bookmarkStart w:id="32" w:name="_Toc312930340"/>
      <w:r w:rsidRPr="000A5CBD">
        <w:t>Opportunity</w:t>
      </w:r>
      <w:r w:rsidR="0014122C" w:rsidRPr="000A5CBD">
        <w:t xml:space="preserve"> and Position</w:t>
      </w:r>
      <w:r w:rsidRPr="000A5CBD">
        <w:t xml:space="preserve"> within Opportunity</w:t>
      </w:r>
      <w:r w:rsidR="0014122C" w:rsidRPr="000A5CBD">
        <w:t xml:space="preserve"> Targeting</w:t>
      </w:r>
      <w:bookmarkEnd w:id="32"/>
    </w:p>
    <w:p w:rsidR="0010015E" w:rsidRDefault="0010015E" w:rsidP="0010015E">
      <w:pPr>
        <w:ind w:left="720" w:hanging="720"/>
        <w:rPr>
          <w:b/>
        </w:rPr>
      </w:pPr>
    </w:p>
    <w:p w:rsidR="0010015E" w:rsidRPr="00312546" w:rsidRDefault="0010015E" w:rsidP="0010015E">
      <w:pPr>
        <w:ind w:left="720" w:hanging="720"/>
      </w:pPr>
      <w:r w:rsidRPr="00976AB7">
        <w:rPr>
          <w:b/>
        </w:rPr>
        <w:t>Summary</w:t>
      </w:r>
      <w:r w:rsidRPr="00312546">
        <w:t>: </w:t>
      </w:r>
      <w:r w:rsidR="00E254AB">
        <w:t>Create a campaign that directs the placement of</w:t>
      </w:r>
      <w:r w:rsidR="00AC00E8">
        <w:t xml:space="preserve"> </w:t>
      </w:r>
      <w:r w:rsidR="00E254AB">
        <w:t>ads</w:t>
      </w:r>
      <w:r w:rsidR="00651B90">
        <w:t xml:space="preserve"> to </w:t>
      </w:r>
      <w:r w:rsidR="00AC00E8">
        <w:t xml:space="preserve">specific </w:t>
      </w:r>
      <w:r w:rsidR="00B13725">
        <w:t>opportunities</w:t>
      </w:r>
      <w:r w:rsidR="00AC00E8">
        <w:t xml:space="preserve"> </w:t>
      </w:r>
      <w:proofErr w:type="gramStart"/>
      <w:r w:rsidR="00AC00E8">
        <w:t>and  positions</w:t>
      </w:r>
      <w:proofErr w:type="gramEnd"/>
      <w:r w:rsidR="00651B90">
        <w:t xml:space="preserve"> within an entertainment viewing session.</w:t>
      </w:r>
    </w:p>
    <w:p w:rsidR="0010015E" w:rsidRDefault="0010015E" w:rsidP="0010015E">
      <w:pPr>
        <w:ind w:left="720" w:hanging="720"/>
        <w:rPr>
          <w:b/>
        </w:rPr>
      </w:pPr>
    </w:p>
    <w:p w:rsidR="0010015E" w:rsidRDefault="0010015E" w:rsidP="0010015E">
      <w:pPr>
        <w:ind w:left="720" w:hanging="720"/>
      </w:pPr>
      <w:r w:rsidRPr="00976AB7">
        <w:rPr>
          <w:b/>
        </w:rPr>
        <w:t>Actors</w:t>
      </w:r>
      <w:r w:rsidRPr="00312546">
        <w:t>:</w:t>
      </w:r>
      <w:r>
        <w:t xml:space="preserve"> The following actors are engaged:</w:t>
      </w:r>
    </w:p>
    <w:p w:rsidR="00651B90" w:rsidRDefault="00651B90" w:rsidP="00D96454">
      <w:pPr>
        <w:numPr>
          <w:ilvl w:val="0"/>
          <w:numId w:val="124"/>
        </w:numPr>
      </w:pPr>
      <w:r>
        <w:t xml:space="preserve">MSO </w:t>
      </w:r>
      <w:r w:rsidR="00467DAB">
        <w:t>client device</w:t>
      </w:r>
    </w:p>
    <w:p w:rsidR="00651B90" w:rsidRDefault="00651B90" w:rsidP="00D96454">
      <w:pPr>
        <w:numPr>
          <w:ilvl w:val="0"/>
          <w:numId w:val="124"/>
        </w:numPr>
      </w:pPr>
      <w:r>
        <w:t>MSO VOD system</w:t>
      </w:r>
    </w:p>
    <w:p w:rsidR="00651B90" w:rsidRDefault="00EB28EB" w:rsidP="00D96454">
      <w:pPr>
        <w:numPr>
          <w:ilvl w:val="0"/>
          <w:numId w:val="124"/>
        </w:numPr>
      </w:pPr>
      <w:r>
        <w:t xml:space="preserve">CIP consumer </w:t>
      </w:r>
    </w:p>
    <w:p w:rsidR="00651B90" w:rsidRDefault="00651B90" w:rsidP="00D96454">
      <w:pPr>
        <w:numPr>
          <w:ilvl w:val="0"/>
          <w:numId w:val="124"/>
        </w:numPr>
      </w:pPr>
      <w:r>
        <w:t>Canoe campaign manager</w:t>
      </w:r>
    </w:p>
    <w:p w:rsidR="0010015E" w:rsidRDefault="0010015E" w:rsidP="0010015E">
      <w:pPr>
        <w:rPr>
          <w:b/>
        </w:rPr>
      </w:pPr>
    </w:p>
    <w:p w:rsidR="0010015E" w:rsidRDefault="0010015E" w:rsidP="0010015E">
      <w:r w:rsidRPr="00976AB7">
        <w:rPr>
          <w:b/>
        </w:rPr>
        <w:t>Preconditions</w:t>
      </w:r>
      <w:r w:rsidRPr="00312546">
        <w:t>: </w:t>
      </w:r>
      <w:r>
        <w:t>The following pre conditions are expected:</w:t>
      </w:r>
    </w:p>
    <w:p w:rsidR="00651B90" w:rsidRDefault="00651B90" w:rsidP="00D96454">
      <w:pPr>
        <w:numPr>
          <w:ilvl w:val="0"/>
          <w:numId w:val="10"/>
        </w:numPr>
      </w:pPr>
      <w:r>
        <w:t>Entertainment content available for play out on the VOD systems.</w:t>
      </w:r>
    </w:p>
    <w:p w:rsidR="00651B90" w:rsidRDefault="00651B90" w:rsidP="00D96454">
      <w:pPr>
        <w:numPr>
          <w:ilvl w:val="0"/>
          <w:numId w:val="10"/>
        </w:numPr>
      </w:pPr>
      <w:r>
        <w:t>Entertainment content contains ad placement opportunities</w:t>
      </w:r>
      <w:r w:rsidR="00F00CDC">
        <w:t>.</w:t>
      </w:r>
      <w:r w:rsidR="009B4FCB">
        <w:t xml:space="preserve"> </w:t>
      </w:r>
    </w:p>
    <w:p w:rsidR="00651B90" w:rsidRDefault="00651B90" w:rsidP="00D96454">
      <w:pPr>
        <w:numPr>
          <w:ilvl w:val="0"/>
          <w:numId w:val="10"/>
        </w:numPr>
      </w:pPr>
      <w:r>
        <w:t>Ad content available for play out on the VOD systems.</w:t>
      </w:r>
    </w:p>
    <w:p w:rsidR="0010015E" w:rsidRDefault="0010015E" w:rsidP="0010015E">
      <w:pPr>
        <w:rPr>
          <w:b/>
        </w:rPr>
      </w:pPr>
    </w:p>
    <w:p w:rsidR="0010015E" w:rsidRDefault="0010015E" w:rsidP="0010015E">
      <w:r w:rsidRPr="00976AB7">
        <w:rPr>
          <w:b/>
        </w:rPr>
        <w:t>Basic course</w:t>
      </w:r>
      <w:r w:rsidRPr="00312546">
        <w:t>: </w:t>
      </w:r>
      <w:r>
        <w:t>The nominal path consists of:</w:t>
      </w:r>
    </w:p>
    <w:p w:rsidR="00651B90" w:rsidRDefault="00A8066A" w:rsidP="00D96454">
      <w:pPr>
        <w:numPr>
          <w:ilvl w:val="0"/>
          <w:numId w:val="11"/>
        </w:numPr>
      </w:pPr>
      <w:r>
        <w:t>A Canoe user creates</w:t>
      </w:r>
      <w:r w:rsidR="00651B90">
        <w:t xml:space="preserve"> a campaign</w:t>
      </w:r>
      <w:r w:rsidR="006443E1">
        <w:t xml:space="preserve"> item</w:t>
      </w:r>
      <w:r w:rsidR="00651B90">
        <w:t xml:space="preserve"> using the Canoe campaign manager</w:t>
      </w:r>
      <w:r>
        <w:t>.</w:t>
      </w:r>
    </w:p>
    <w:p w:rsidR="006443E1" w:rsidRDefault="006443E1" w:rsidP="00D96454">
      <w:pPr>
        <w:numPr>
          <w:ilvl w:val="0"/>
          <w:numId w:val="11"/>
        </w:numPr>
      </w:pPr>
      <w:r>
        <w:t>The Canoe user indicates the following for the campaign item.</w:t>
      </w:r>
    </w:p>
    <w:p w:rsidR="006443E1" w:rsidRDefault="006443E1" w:rsidP="00D96454">
      <w:pPr>
        <w:numPr>
          <w:ilvl w:val="1"/>
          <w:numId w:val="11"/>
        </w:numPr>
      </w:pPr>
      <w:r>
        <w:t>The state of the campaign in the Canoe campaign manager is “Active”</w:t>
      </w:r>
    </w:p>
    <w:p w:rsidR="006443E1" w:rsidRDefault="006443E1" w:rsidP="00D96454">
      <w:pPr>
        <w:numPr>
          <w:ilvl w:val="1"/>
          <w:numId w:val="11"/>
        </w:numPr>
      </w:pPr>
      <w:r>
        <w:t>The CI Flight Window has been established</w:t>
      </w:r>
    </w:p>
    <w:p w:rsidR="006443E1" w:rsidRDefault="006443E1" w:rsidP="00D96454">
      <w:pPr>
        <w:numPr>
          <w:ilvl w:val="1"/>
          <w:numId w:val="11"/>
        </w:numPr>
      </w:pPr>
      <w:r>
        <w:lastRenderedPageBreak/>
        <w:t>At least 1 ad asset</w:t>
      </w:r>
    </w:p>
    <w:p w:rsidR="000F5101" w:rsidRDefault="000F5101" w:rsidP="00D96454">
      <w:pPr>
        <w:numPr>
          <w:ilvl w:val="1"/>
          <w:numId w:val="11"/>
        </w:numPr>
      </w:pPr>
      <w:r>
        <w:t>Each Asset must have a defined Category</w:t>
      </w:r>
    </w:p>
    <w:p w:rsidR="006443E1" w:rsidRDefault="006443E1" w:rsidP="00D96454">
      <w:pPr>
        <w:numPr>
          <w:ilvl w:val="1"/>
          <w:numId w:val="11"/>
        </w:numPr>
      </w:pPr>
      <w:r>
        <w:t>The CI must have a priority</w:t>
      </w:r>
    </w:p>
    <w:p w:rsidR="00A8066A" w:rsidRDefault="00A8066A" w:rsidP="00D96454">
      <w:pPr>
        <w:numPr>
          <w:ilvl w:val="0"/>
          <w:numId w:val="11"/>
        </w:numPr>
      </w:pPr>
      <w:r>
        <w:t xml:space="preserve">The Canoe user defines one or more </w:t>
      </w:r>
      <w:r w:rsidR="0013251A">
        <w:t>opportunities</w:t>
      </w:r>
      <w:r>
        <w:t xml:space="preserve"> and </w:t>
      </w:r>
      <w:r w:rsidR="0013251A">
        <w:t xml:space="preserve">position within opportunity </w:t>
      </w:r>
      <w:r>
        <w:t>conditions where the ads must be placed.</w:t>
      </w:r>
    </w:p>
    <w:p w:rsidR="005D392E" w:rsidRDefault="005D392E" w:rsidP="00D96454">
      <w:pPr>
        <w:numPr>
          <w:ilvl w:val="1"/>
          <w:numId w:val="11"/>
        </w:numPr>
      </w:pPr>
      <w:r>
        <w:t>The user can specify the campaign eligible for Pre-roll opportunit</w:t>
      </w:r>
      <w:r w:rsidR="006C76B5">
        <w:t>ies</w:t>
      </w:r>
      <w:r>
        <w:t>.</w:t>
      </w:r>
    </w:p>
    <w:p w:rsidR="005D392E" w:rsidRDefault="005D392E" w:rsidP="00D96454">
      <w:pPr>
        <w:numPr>
          <w:ilvl w:val="1"/>
          <w:numId w:val="11"/>
        </w:numPr>
      </w:pPr>
      <w:r>
        <w:t>The user can specify the campaign eligible for Post-roll opportunit</w:t>
      </w:r>
      <w:r w:rsidR="006C76B5">
        <w:t>ies</w:t>
      </w:r>
      <w:r>
        <w:t>.</w:t>
      </w:r>
    </w:p>
    <w:p w:rsidR="005D392E" w:rsidRDefault="005D392E" w:rsidP="00D96454">
      <w:pPr>
        <w:numPr>
          <w:ilvl w:val="1"/>
          <w:numId w:val="11"/>
        </w:numPr>
      </w:pPr>
      <w:r>
        <w:t>The user can specify the campaign eligible for mid-roll opportunit</w:t>
      </w:r>
      <w:r w:rsidR="006C76B5">
        <w:t>ies</w:t>
      </w:r>
      <w:r>
        <w:t>.</w:t>
      </w:r>
    </w:p>
    <w:p w:rsidR="005D392E" w:rsidRDefault="005D392E" w:rsidP="00D96454">
      <w:pPr>
        <w:numPr>
          <w:ilvl w:val="1"/>
          <w:numId w:val="11"/>
        </w:numPr>
      </w:pPr>
      <w:r>
        <w:t>The user can specify the campaign eligible for only a specific mid-roll opportunity.</w:t>
      </w:r>
    </w:p>
    <w:p w:rsidR="006C76B5" w:rsidRDefault="006C76B5" w:rsidP="006C76B5">
      <w:pPr>
        <w:numPr>
          <w:ilvl w:val="1"/>
          <w:numId w:val="11"/>
        </w:numPr>
      </w:pPr>
      <w:r>
        <w:t>The user can specify the campaign eligible for any combination of these.</w:t>
      </w:r>
    </w:p>
    <w:p w:rsidR="005D392E" w:rsidRDefault="005D392E" w:rsidP="00D96454">
      <w:pPr>
        <w:numPr>
          <w:ilvl w:val="1"/>
          <w:numId w:val="11"/>
        </w:numPr>
      </w:pPr>
      <w:r>
        <w:t>The user can specify the campaign eligible for any opportunity</w:t>
      </w:r>
      <w:r w:rsidR="006C76B5">
        <w:t>type</w:t>
      </w:r>
    </w:p>
    <w:p w:rsidR="005D392E" w:rsidRDefault="005D392E" w:rsidP="00D96454">
      <w:pPr>
        <w:numPr>
          <w:ilvl w:val="1"/>
          <w:numId w:val="11"/>
        </w:numPr>
      </w:pPr>
      <w:r>
        <w:t>The user can specify the campaign eligible for the first position (within a given opportunity)</w:t>
      </w:r>
      <w:ins w:id="33" w:author="Tim Whitton" w:date="2012-02-07T11:43:00Z">
        <w:r w:rsidR="007861A8">
          <w:t xml:space="preserve"> (Pase 2)</w:t>
        </w:r>
      </w:ins>
    </w:p>
    <w:p w:rsidR="005D392E" w:rsidRDefault="005D392E" w:rsidP="00D96454">
      <w:pPr>
        <w:numPr>
          <w:ilvl w:val="1"/>
          <w:numId w:val="11"/>
        </w:numPr>
      </w:pPr>
      <w:r>
        <w:t>The user can specify the campaign eligible for the last position (within a given opportunity) eligible.</w:t>
      </w:r>
      <w:ins w:id="34" w:author="Tim Whitton" w:date="2012-02-07T11:43:00Z">
        <w:r w:rsidR="007861A8">
          <w:t xml:space="preserve"> (Phase 2)</w:t>
        </w:r>
      </w:ins>
    </w:p>
    <w:p w:rsidR="005D392E" w:rsidRDefault="005D392E" w:rsidP="00D96454">
      <w:pPr>
        <w:numPr>
          <w:ilvl w:val="1"/>
          <w:numId w:val="11"/>
        </w:numPr>
      </w:pPr>
      <w:r>
        <w:t>The user can specify the campaign eligible for any position (within a given opportunity)</w:t>
      </w:r>
    </w:p>
    <w:p w:rsidR="00A8066A" w:rsidRDefault="00A8066A" w:rsidP="00D96454">
      <w:pPr>
        <w:numPr>
          <w:ilvl w:val="0"/>
          <w:numId w:val="11"/>
        </w:numPr>
      </w:pPr>
      <w:r>
        <w:t>The Canoe user saves the campaign information.</w:t>
      </w:r>
    </w:p>
    <w:p w:rsidR="00A8066A" w:rsidRDefault="00A8066A" w:rsidP="00D96454">
      <w:pPr>
        <w:numPr>
          <w:ilvl w:val="0"/>
          <w:numId w:val="11"/>
        </w:numPr>
      </w:pPr>
      <w:r>
        <w:t>The Canoe campaign manager transmits the campaign instructions to the MSO.</w:t>
      </w:r>
    </w:p>
    <w:p w:rsidR="00A8066A" w:rsidRDefault="00A8066A" w:rsidP="00D96454">
      <w:pPr>
        <w:numPr>
          <w:ilvl w:val="0"/>
          <w:numId w:val="11"/>
        </w:numPr>
      </w:pPr>
      <w:r>
        <w:t xml:space="preserve">The campaign instructions are made available to the </w:t>
      </w:r>
      <w:r w:rsidR="00EB28EB">
        <w:t xml:space="preserve">CIP </w:t>
      </w:r>
      <w:proofErr w:type="gramStart"/>
      <w:r w:rsidR="00EB28EB">
        <w:t xml:space="preserve">consumer </w:t>
      </w:r>
      <w:r>
        <w:t>.</w:t>
      </w:r>
      <w:proofErr w:type="gramEnd"/>
    </w:p>
    <w:p w:rsidR="00812DD2" w:rsidRDefault="00812DD2" w:rsidP="00D96454">
      <w:pPr>
        <w:numPr>
          <w:ilvl w:val="0"/>
          <w:numId w:val="11"/>
        </w:numPr>
      </w:pPr>
      <w:r>
        <w:t>Pre-flight constraints must be met.</w:t>
      </w:r>
    </w:p>
    <w:p w:rsidR="002228CA" w:rsidRDefault="00A8066A" w:rsidP="00D96454">
      <w:pPr>
        <w:numPr>
          <w:ilvl w:val="0"/>
          <w:numId w:val="11"/>
        </w:numPr>
      </w:pPr>
      <w:r>
        <w:t xml:space="preserve">A subscriber selects play </w:t>
      </w:r>
      <w:r w:rsidR="002228CA">
        <w:t>on an entertainment asset from the VOD menu.</w:t>
      </w:r>
    </w:p>
    <w:p w:rsidR="002228CA" w:rsidRDefault="002228CA" w:rsidP="00D96454">
      <w:pPr>
        <w:numPr>
          <w:ilvl w:val="0"/>
          <w:numId w:val="11"/>
        </w:numPr>
      </w:pPr>
      <w:r>
        <w:t xml:space="preserve">The MSO VOD system recognizes that ads need to be dynamically inserted and communicates with the </w:t>
      </w:r>
      <w:r w:rsidR="00EB28EB">
        <w:t xml:space="preserve">CIP consumer </w:t>
      </w:r>
      <w:r>
        <w:t>to determine which ads to insert.</w:t>
      </w:r>
    </w:p>
    <w:p w:rsidR="002228CA" w:rsidRDefault="002228CA" w:rsidP="00D96454">
      <w:pPr>
        <w:numPr>
          <w:ilvl w:val="0"/>
          <w:numId w:val="11"/>
        </w:numPr>
      </w:pPr>
      <w:r>
        <w:t xml:space="preserve">The </w:t>
      </w:r>
      <w:r w:rsidR="00EB28EB">
        <w:t xml:space="preserve">CIP </w:t>
      </w:r>
      <w:proofErr w:type="gramStart"/>
      <w:r w:rsidR="00EB28EB">
        <w:t xml:space="preserve">consumer </w:t>
      </w:r>
      <w:r>
        <w:t xml:space="preserve"> leverages</w:t>
      </w:r>
      <w:proofErr w:type="gramEnd"/>
      <w:r>
        <w:t xml:space="preserve"> the campaign instructions to determine which ads to insert into the available opportunities.</w:t>
      </w:r>
    </w:p>
    <w:p w:rsidR="002228CA" w:rsidRDefault="0013251A" w:rsidP="00D96454">
      <w:pPr>
        <w:numPr>
          <w:ilvl w:val="1"/>
          <w:numId w:val="11"/>
        </w:numPr>
      </w:pPr>
      <w:r>
        <w:t xml:space="preserve"> Opportunity</w:t>
      </w:r>
      <w:r w:rsidR="002228CA">
        <w:t xml:space="preserve"> and </w:t>
      </w:r>
      <w:r>
        <w:t xml:space="preserve">Position </w:t>
      </w:r>
      <w:r w:rsidR="002228CA">
        <w:t>conditions are taken into account when decid</w:t>
      </w:r>
      <w:r w:rsidR="00842854">
        <w:t xml:space="preserve">ing </w:t>
      </w:r>
      <w:r w:rsidR="002228CA">
        <w:t xml:space="preserve">which </w:t>
      </w:r>
      <w:r w:rsidR="00842854">
        <w:t>campaigns are eligible</w:t>
      </w:r>
      <w:r w:rsidR="002228CA">
        <w:t>.</w:t>
      </w:r>
    </w:p>
    <w:p w:rsidR="00842854" w:rsidRDefault="00842854" w:rsidP="00D96454">
      <w:pPr>
        <w:numPr>
          <w:ilvl w:val="1"/>
          <w:numId w:val="11"/>
        </w:numPr>
      </w:pPr>
      <w:r>
        <w:t xml:space="preserve">Additional criteria and processes described in other use cases are executed to reach the final selection of the ads to include in the playlist. </w:t>
      </w:r>
    </w:p>
    <w:p w:rsidR="002228CA" w:rsidRDefault="002228CA" w:rsidP="00D96454">
      <w:pPr>
        <w:numPr>
          <w:ilvl w:val="0"/>
          <w:numId w:val="11"/>
        </w:numPr>
      </w:pPr>
      <w:r>
        <w:t xml:space="preserve">The </w:t>
      </w:r>
      <w:r w:rsidR="00EB28EB">
        <w:t xml:space="preserve">CIP consumer </w:t>
      </w:r>
      <w:r>
        <w:t>communicates to the VOD system which ads should be inserted, and when.</w:t>
      </w:r>
    </w:p>
    <w:p w:rsidR="00A8066A" w:rsidRDefault="002228CA" w:rsidP="00D96454">
      <w:pPr>
        <w:numPr>
          <w:ilvl w:val="0"/>
          <w:numId w:val="11"/>
        </w:numPr>
      </w:pPr>
      <w:r>
        <w:t>The MSO VOD system plays out the entertainment and the appropriate ads to the viewer</w:t>
      </w:r>
      <w:r w:rsidR="00842854">
        <w:t xml:space="preserve"> in the proper sequence and durations</w:t>
      </w:r>
      <w:r>
        <w:t xml:space="preserve">. </w:t>
      </w:r>
      <w:r w:rsidR="00A8066A">
        <w:t xml:space="preserve">  </w:t>
      </w:r>
    </w:p>
    <w:p w:rsidR="0010015E" w:rsidRPr="00312546" w:rsidRDefault="0010015E" w:rsidP="0010015E">
      <w:pPr>
        <w:ind w:left="720" w:hanging="720"/>
      </w:pPr>
      <w:r>
        <w:rPr>
          <w:b/>
        </w:rPr>
        <w:tab/>
      </w:r>
    </w:p>
    <w:p w:rsidR="0010015E" w:rsidRDefault="0010015E" w:rsidP="0010015E">
      <w:r w:rsidRPr="00976AB7">
        <w:rPr>
          <w:b/>
        </w:rPr>
        <w:t>Alternative course</w:t>
      </w:r>
      <w:r w:rsidRPr="00312546">
        <w:t>: </w:t>
      </w:r>
      <w:r>
        <w:t>The alternative paths may consist of:</w:t>
      </w:r>
    </w:p>
    <w:p w:rsidR="002228CA" w:rsidRPr="005C140F" w:rsidRDefault="0014122C" w:rsidP="0010015E">
      <w:r w:rsidRPr="005C140F">
        <w:t>None identified</w:t>
      </w:r>
    </w:p>
    <w:p w:rsidR="0010015E" w:rsidRDefault="0010015E" w:rsidP="0010015E">
      <w:pPr>
        <w:ind w:left="720" w:hanging="720"/>
        <w:rPr>
          <w:b/>
        </w:rPr>
      </w:pPr>
    </w:p>
    <w:p w:rsidR="0010015E" w:rsidRDefault="0010015E" w:rsidP="0010015E">
      <w:pPr>
        <w:ind w:left="720" w:hanging="720"/>
      </w:pPr>
      <w:r w:rsidRPr="00976AB7">
        <w:rPr>
          <w:b/>
        </w:rPr>
        <w:t>Exceptions</w:t>
      </w:r>
      <w:r w:rsidRPr="00312546">
        <w:t>: </w:t>
      </w:r>
      <w:r>
        <w:t>The following exceptions may occur</w:t>
      </w:r>
    </w:p>
    <w:p w:rsidR="002228CA" w:rsidRPr="002228CA" w:rsidRDefault="0014122C" w:rsidP="0010015E">
      <w:pPr>
        <w:ind w:left="720" w:hanging="720"/>
      </w:pPr>
      <w:r>
        <w:t>Not included</w:t>
      </w:r>
    </w:p>
    <w:p w:rsidR="0010015E" w:rsidRDefault="0010015E" w:rsidP="0010015E">
      <w:pPr>
        <w:ind w:left="720" w:hanging="720"/>
        <w:rPr>
          <w:b/>
        </w:rPr>
      </w:pPr>
    </w:p>
    <w:p w:rsidR="0010015E" w:rsidRDefault="0010015E" w:rsidP="0010015E">
      <w:pPr>
        <w:ind w:left="720" w:hanging="720"/>
      </w:pPr>
      <w:r w:rsidRPr="00976AB7">
        <w:rPr>
          <w:b/>
        </w:rPr>
        <w:t>Postconditions</w:t>
      </w:r>
      <w:r w:rsidRPr="00312546">
        <w:t>: </w:t>
      </w:r>
      <w:r>
        <w:t>The following post conditions are expected:</w:t>
      </w:r>
    </w:p>
    <w:p w:rsidR="00950714" w:rsidRDefault="0013251A" w:rsidP="00D96454">
      <w:pPr>
        <w:numPr>
          <w:ilvl w:val="0"/>
          <w:numId w:val="30"/>
        </w:numPr>
      </w:pPr>
      <w:r>
        <w:t xml:space="preserve">Opportunity </w:t>
      </w:r>
      <w:r w:rsidR="002F6CF7">
        <w:t xml:space="preserve">and </w:t>
      </w:r>
      <w:r>
        <w:t xml:space="preserve">Position </w:t>
      </w:r>
      <w:r w:rsidR="002F6CF7">
        <w:t xml:space="preserve">conditions are considered as part of the ad placement process.  </w:t>
      </w:r>
      <w:r w:rsidR="00950714">
        <w:t>Ads which violate the Opportunity and Position conditions are not placed.</w:t>
      </w:r>
    </w:p>
    <w:p w:rsidR="00E02FE8" w:rsidRDefault="00396023" w:rsidP="00D96454">
      <w:pPr>
        <w:numPr>
          <w:ilvl w:val="0"/>
          <w:numId w:val="30"/>
        </w:numPr>
      </w:pPr>
      <w:r>
        <w:t>State</w:t>
      </w:r>
      <w:r w:rsidR="00E02FE8">
        <w:t>Feedback</w:t>
      </w:r>
      <w:r>
        <w:t xml:space="preserve"> – separate UC</w:t>
      </w:r>
    </w:p>
    <w:p w:rsidR="00396023" w:rsidRDefault="00396023" w:rsidP="00D96454">
      <w:pPr>
        <w:numPr>
          <w:ilvl w:val="0"/>
          <w:numId w:val="30"/>
        </w:numPr>
      </w:pPr>
      <w:r>
        <w:t>SMS data feed</w:t>
      </w:r>
    </w:p>
    <w:p w:rsidR="000201D8" w:rsidRDefault="000201D8" w:rsidP="00645F99"/>
    <w:p w:rsidR="0010015E" w:rsidRDefault="0010015E" w:rsidP="0010015E">
      <w:pPr>
        <w:ind w:left="720" w:hanging="720"/>
      </w:pPr>
      <w:r w:rsidRPr="00976AB7">
        <w:rPr>
          <w:b/>
        </w:rPr>
        <w:t>Related Use Cases</w:t>
      </w:r>
      <w:r w:rsidRPr="00312546">
        <w:t xml:space="preserve">: </w:t>
      </w:r>
    </w:p>
    <w:p w:rsidR="0010015E" w:rsidRDefault="002228CA" w:rsidP="0010015E">
      <w:pPr>
        <w:pStyle w:val="BodyText1"/>
      </w:pPr>
      <w:r>
        <w:t>None identified</w:t>
      </w:r>
    </w:p>
    <w:p w:rsidR="00D9056D" w:rsidRPr="0010015E" w:rsidRDefault="00D9056D" w:rsidP="0010015E">
      <w:pPr>
        <w:pStyle w:val="BodyText1"/>
      </w:pPr>
    </w:p>
    <w:p w:rsidR="00E46D87" w:rsidRPr="000A5CBD" w:rsidRDefault="00EB3584" w:rsidP="000A5CBD">
      <w:pPr>
        <w:pStyle w:val="Heading3"/>
      </w:pPr>
      <w:bookmarkStart w:id="35" w:name="_Ref308675471"/>
      <w:bookmarkStart w:id="36" w:name="_Ref308675478"/>
      <w:bookmarkStart w:id="37" w:name="_Ref308675509"/>
      <w:bookmarkStart w:id="38" w:name="_Ref308675520"/>
      <w:bookmarkStart w:id="39" w:name="_Ref308676069"/>
      <w:bookmarkStart w:id="40" w:name="_Ref308676077"/>
      <w:bookmarkStart w:id="41" w:name="_Toc312930341"/>
      <w:r w:rsidRPr="000A5CBD">
        <w:t>Ad Rotation</w:t>
      </w:r>
      <w:bookmarkEnd w:id="35"/>
      <w:bookmarkEnd w:id="36"/>
      <w:bookmarkEnd w:id="37"/>
      <w:bookmarkEnd w:id="38"/>
      <w:bookmarkEnd w:id="39"/>
      <w:bookmarkEnd w:id="40"/>
      <w:bookmarkEnd w:id="41"/>
    </w:p>
    <w:p w:rsidR="00E46D87" w:rsidRDefault="00E46D87" w:rsidP="00E46D87">
      <w:pPr>
        <w:ind w:left="720" w:hanging="720"/>
        <w:rPr>
          <w:b/>
        </w:rPr>
      </w:pPr>
    </w:p>
    <w:p w:rsidR="00E46D87" w:rsidRPr="00312546" w:rsidRDefault="00E46D87" w:rsidP="00E46D87">
      <w:pPr>
        <w:ind w:left="720" w:hanging="720"/>
      </w:pPr>
      <w:r w:rsidRPr="00976AB7">
        <w:rPr>
          <w:b/>
        </w:rPr>
        <w:t>Summary</w:t>
      </w:r>
      <w:r w:rsidRPr="00312546">
        <w:t>: </w:t>
      </w:r>
      <w:r w:rsidR="00E254AB">
        <w:t xml:space="preserve">Create a campaign that rotates the </w:t>
      </w:r>
      <w:r w:rsidR="000C04E3">
        <w:t xml:space="preserve">placement of ads across all viewer sessions according to a </w:t>
      </w:r>
      <w:r w:rsidR="00842854">
        <w:t xml:space="preserve">rotation  </w:t>
      </w:r>
      <w:r w:rsidR="000C04E3">
        <w:t xml:space="preserve"> </w:t>
      </w:r>
      <w:r w:rsidR="00584D49">
        <w:t>ratio</w:t>
      </w:r>
      <w:r w:rsidR="000C04E3">
        <w:t>.</w:t>
      </w:r>
    </w:p>
    <w:p w:rsidR="00E46D87" w:rsidRDefault="00E46D87" w:rsidP="00E46D87">
      <w:pPr>
        <w:ind w:left="720" w:hanging="720"/>
        <w:rPr>
          <w:b/>
        </w:rPr>
      </w:pPr>
    </w:p>
    <w:p w:rsidR="00E46D87" w:rsidRDefault="00E46D87" w:rsidP="00E46D87">
      <w:pPr>
        <w:ind w:left="720" w:hanging="720"/>
      </w:pPr>
      <w:r w:rsidRPr="00976AB7">
        <w:rPr>
          <w:b/>
        </w:rPr>
        <w:t>Actors</w:t>
      </w:r>
      <w:r w:rsidRPr="00312546">
        <w:t>:</w:t>
      </w:r>
      <w:r>
        <w:t xml:space="preserve"> The following actors are engaged:</w:t>
      </w:r>
    </w:p>
    <w:p w:rsidR="00EF3A38" w:rsidRDefault="00EF3A38" w:rsidP="00D96454">
      <w:pPr>
        <w:numPr>
          <w:ilvl w:val="0"/>
          <w:numId w:val="17"/>
        </w:numPr>
      </w:pPr>
      <w:r>
        <w:t xml:space="preserve">MSO </w:t>
      </w:r>
      <w:r w:rsidR="00467DAB">
        <w:t>client device</w:t>
      </w:r>
    </w:p>
    <w:p w:rsidR="00EF3A38" w:rsidRDefault="00EF3A38" w:rsidP="00D96454">
      <w:pPr>
        <w:numPr>
          <w:ilvl w:val="0"/>
          <w:numId w:val="17"/>
        </w:numPr>
      </w:pPr>
      <w:r>
        <w:t>MSO VOD system</w:t>
      </w:r>
    </w:p>
    <w:p w:rsidR="00EF3A38" w:rsidRDefault="00EB28EB" w:rsidP="00D96454">
      <w:pPr>
        <w:numPr>
          <w:ilvl w:val="0"/>
          <w:numId w:val="17"/>
        </w:numPr>
      </w:pPr>
      <w:r>
        <w:t xml:space="preserve">CIP consumer </w:t>
      </w:r>
    </w:p>
    <w:p w:rsidR="00E46D87" w:rsidRDefault="00EF3A38" w:rsidP="00D96454">
      <w:pPr>
        <w:numPr>
          <w:ilvl w:val="0"/>
          <w:numId w:val="17"/>
        </w:numPr>
      </w:pPr>
      <w:r>
        <w:t>Canoe campaign manager</w:t>
      </w:r>
    </w:p>
    <w:p w:rsidR="00E46D87" w:rsidRDefault="00E46D87" w:rsidP="00E46D87">
      <w:pPr>
        <w:rPr>
          <w:b/>
        </w:rPr>
      </w:pPr>
    </w:p>
    <w:p w:rsidR="00E46D87" w:rsidRDefault="00E46D87" w:rsidP="00E46D87">
      <w:r w:rsidRPr="00976AB7">
        <w:rPr>
          <w:b/>
        </w:rPr>
        <w:t>Preconditions</w:t>
      </w:r>
      <w:r w:rsidRPr="00312546">
        <w:t>: </w:t>
      </w:r>
      <w:r>
        <w:t>The following pre conditions are expected:</w:t>
      </w:r>
    </w:p>
    <w:p w:rsidR="00EF3A38" w:rsidRDefault="00EF3A38" w:rsidP="00D96454">
      <w:pPr>
        <w:numPr>
          <w:ilvl w:val="0"/>
          <w:numId w:val="16"/>
        </w:numPr>
      </w:pPr>
      <w:r>
        <w:t>Entertainment content available for play out on the VOD systems.</w:t>
      </w:r>
    </w:p>
    <w:p w:rsidR="00EF3A38" w:rsidRDefault="00EF3A38" w:rsidP="00D96454">
      <w:pPr>
        <w:numPr>
          <w:ilvl w:val="0"/>
          <w:numId w:val="16"/>
        </w:numPr>
      </w:pPr>
      <w:r>
        <w:t>Entertainment content contains ad placement opportunities.</w:t>
      </w:r>
    </w:p>
    <w:p w:rsidR="00E46D87" w:rsidRDefault="00EF3A38" w:rsidP="00D96454">
      <w:pPr>
        <w:numPr>
          <w:ilvl w:val="0"/>
          <w:numId w:val="16"/>
        </w:numPr>
      </w:pPr>
      <w:r>
        <w:t>Ad content available for play out on the VOD systems.</w:t>
      </w:r>
    </w:p>
    <w:p w:rsidR="00E46D87" w:rsidRDefault="00E46D87" w:rsidP="00E46D87">
      <w:pPr>
        <w:rPr>
          <w:b/>
        </w:rPr>
      </w:pPr>
    </w:p>
    <w:p w:rsidR="00E46D87" w:rsidRDefault="00E46D87" w:rsidP="00E46D87">
      <w:r w:rsidRPr="00976AB7">
        <w:rPr>
          <w:b/>
        </w:rPr>
        <w:t>Basic course</w:t>
      </w:r>
      <w:r w:rsidRPr="00312546">
        <w:t>: </w:t>
      </w:r>
      <w:r>
        <w:t>The nominal path consists of:</w:t>
      </w:r>
    </w:p>
    <w:p w:rsidR="00EF3A38" w:rsidRDefault="00EF3A38" w:rsidP="00D96454">
      <w:pPr>
        <w:numPr>
          <w:ilvl w:val="0"/>
          <w:numId w:val="15"/>
        </w:numPr>
      </w:pPr>
      <w:r>
        <w:t>A Canoe user creates a campaign</w:t>
      </w:r>
      <w:r w:rsidR="00511595">
        <w:t xml:space="preserve"> item</w:t>
      </w:r>
      <w:r>
        <w:t xml:space="preserve"> using the Canoe campaign manager.</w:t>
      </w:r>
    </w:p>
    <w:p w:rsidR="006443E1" w:rsidRDefault="006443E1" w:rsidP="00D96454">
      <w:pPr>
        <w:numPr>
          <w:ilvl w:val="0"/>
          <w:numId w:val="15"/>
        </w:numPr>
      </w:pPr>
      <w:r>
        <w:t>The Canoe user indicates the following for the campaign item.</w:t>
      </w:r>
    </w:p>
    <w:p w:rsidR="000F5101" w:rsidRDefault="000F5101" w:rsidP="00D96454">
      <w:pPr>
        <w:numPr>
          <w:ilvl w:val="1"/>
          <w:numId w:val="15"/>
        </w:numPr>
      </w:pPr>
      <w:r>
        <w:t>The state of the campaign in the Canoe campaign manager is “Active”</w:t>
      </w:r>
    </w:p>
    <w:p w:rsidR="000F5101" w:rsidRDefault="000F5101" w:rsidP="00D96454">
      <w:pPr>
        <w:numPr>
          <w:ilvl w:val="1"/>
          <w:numId w:val="15"/>
        </w:numPr>
      </w:pPr>
      <w:r>
        <w:t>The CI Flight Window has been established</w:t>
      </w:r>
    </w:p>
    <w:p w:rsidR="000F5101" w:rsidRDefault="000F5101" w:rsidP="00D96454">
      <w:pPr>
        <w:numPr>
          <w:ilvl w:val="1"/>
          <w:numId w:val="15"/>
        </w:numPr>
      </w:pPr>
      <w:r>
        <w:t>At least 2 ad assets</w:t>
      </w:r>
    </w:p>
    <w:p w:rsidR="000F5101" w:rsidRDefault="000F5101" w:rsidP="00D96454">
      <w:pPr>
        <w:numPr>
          <w:ilvl w:val="1"/>
          <w:numId w:val="15"/>
        </w:numPr>
      </w:pPr>
      <w:r>
        <w:t>Each ad asset must have a defined Category</w:t>
      </w:r>
    </w:p>
    <w:p w:rsidR="000F5101" w:rsidRDefault="000F5101" w:rsidP="00D96454">
      <w:pPr>
        <w:numPr>
          <w:ilvl w:val="1"/>
          <w:numId w:val="15"/>
        </w:numPr>
      </w:pPr>
      <w:r>
        <w:t>Each ad asset must have a defined rotation value.</w:t>
      </w:r>
    </w:p>
    <w:p w:rsidR="000F5101" w:rsidRDefault="000F5101" w:rsidP="00D96454">
      <w:pPr>
        <w:numPr>
          <w:ilvl w:val="1"/>
          <w:numId w:val="15"/>
        </w:numPr>
      </w:pPr>
      <w:r>
        <w:t>The CI must have a priority</w:t>
      </w:r>
    </w:p>
    <w:p w:rsidR="00EF3A38" w:rsidRDefault="00EF3A38" w:rsidP="00D96454">
      <w:pPr>
        <w:numPr>
          <w:ilvl w:val="0"/>
          <w:numId w:val="15"/>
        </w:numPr>
      </w:pPr>
      <w:r>
        <w:t xml:space="preserve">The Canoe user indicates </w:t>
      </w:r>
      <w:r w:rsidR="001207BE">
        <w:t xml:space="preserve">2 or more </w:t>
      </w:r>
      <w:r>
        <w:t xml:space="preserve">ad assets that are to be </w:t>
      </w:r>
      <w:r w:rsidR="001207BE">
        <w:t xml:space="preserve">assigned to </w:t>
      </w:r>
      <w:r>
        <w:t>the campaign</w:t>
      </w:r>
      <w:r w:rsidR="00511595">
        <w:t xml:space="preserve"> item</w:t>
      </w:r>
      <w:r>
        <w:t>.</w:t>
      </w:r>
    </w:p>
    <w:p w:rsidR="00E46D87" w:rsidRDefault="00EF3A38" w:rsidP="00D96454">
      <w:pPr>
        <w:numPr>
          <w:ilvl w:val="0"/>
          <w:numId w:val="15"/>
        </w:numPr>
      </w:pPr>
      <w:r>
        <w:t xml:space="preserve">The Canoe user specifies a rotation </w:t>
      </w:r>
      <w:r w:rsidR="00842854">
        <w:t>allocation</w:t>
      </w:r>
      <w:r>
        <w:t xml:space="preserve"> for each ad asset that is </w:t>
      </w:r>
      <w:r w:rsidR="00121B5D">
        <w:t xml:space="preserve">assigned to </w:t>
      </w:r>
      <w:r>
        <w:t>the campaign</w:t>
      </w:r>
      <w:r w:rsidR="00511595">
        <w:t xml:space="preserve"> item</w:t>
      </w:r>
      <w:r>
        <w:t>.</w:t>
      </w:r>
    </w:p>
    <w:p w:rsidR="00EF3A38" w:rsidRDefault="00EF3A38" w:rsidP="00D96454">
      <w:pPr>
        <w:numPr>
          <w:ilvl w:val="0"/>
          <w:numId w:val="15"/>
        </w:numPr>
      </w:pPr>
      <w:r>
        <w:lastRenderedPageBreak/>
        <w:t>The Canoe user saves the campaign</w:t>
      </w:r>
      <w:r w:rsidR="00511595">
        <w:t xml:space="preserve"> item</w:t>
      </w:r>
      <w:r>
        <w:t xml:space="preserve"> information.</w:t>
      </w:r>
    </w:p>
    <w:p w:rsidR="00EF3A38" w:rsidRDefault="00EF3A38" w:rsidP="00D96454">
      <w:pPr>
        <w:numPr>
          <w:ilvl w:val="0"/>
          <w:numId w:val="15"/>
        </w:numPr>
      </w:pPr>
      <w:r>
        <w:t>The Canoe campaign manager transmits the campaign instructions to the MSO.</w:t>
      </w:r>
    </w:p>
    <w:p w:rsidR="00EF3A38" w:rsidRDefault="00EF3A38" w:rsidP="00D96454">
      <w:pPr>
        <w:numPr>
          <w:ilvl w:val="0"/>
          <w:numId w:val="15"/>
        </w:numPr>
      </w:pPr>
      <w:r>
        <w:t xml:space="preserve">The campaign instructions are made available to the </w:t>
      </w:r>
      <w:r w:rsidR="00EB28EB">
        <w:t xml:space="preserve">CIP </w:t>
      </w:r>
      <w:proofErr w:type="gramStart"/>
      <w:r w:rsidR="00EB28EB">
        <w:t xml:space="preserve">consumer </w:t>
      </w:r>
      <w:r>
        <w:t>.</w:t>
      </w:r>
      <w:proofErr w:type="gramEnd"/>
    </w:p>
    <w:p w:rsidR="00812DD2" w:rsidRDefault="00812DD2" w:rsidP="00D96454">
      <w:pPr>
        <w:numPr>
          <w:ilvl w:val="0"/>
          <w:numId w:val="15"/>
        </w:numPr>
      </w:pPr>
      <w:r>
        <w:t>Pre-flight constraints must be met.</w:t>
      </w:r>
    </w:p>
    <w:p w:rsidR="00EF3A38" w:rsidRDefault="00EF3A38" w:rsidP="00D96454">
      <w:pPr>
        <w:numPr>
          <w:ilvl w:val="0"/>
          <w:numId w:val="15"/>
        </w:numPr>
      </w:pPr>
      <w:r>
        <w:t>A subscriber selects play on an entertainment asset from the VOD menu.</w:t>
      </w:r>
    </w:p>
    <w:p w:rsidR="00EF3A38" w:rsidRDefault="00EF3A38" w:rsidP="00D96454">
      <w:pPr>
        <w:numPr>
          <w:ilvl w:val="0"/>
          <w:numId w:val="15"/>
        </w:numPr>
      </w:pPr>
      <w:r>
        <w:t xml:space="preserve">The MSO VOD system recognizes that ads need to be dynamically inserted and communicates with the </w:t>
      </w:r>
      <w:r w:rsidR="00EB28EB">
        <w:t xml:space="preserve">CIP </w:t>
      </w:r>
      <w:proofErr w:type="gramStart"/>
      <w:r w:rsidR="00EB28EB">
        <w:t xml:space="preserve">consumer </w:t>
      </w:r>
      <w:r>
        <w:t xml:space="preserve"> to</w:t>
      </w:r>
      <w:proofErr w:type="gramEnd"/>
      <w:r>
        <w:t xml:space="preserve"> determine which ads to insert.</w:t>
      </w:r>
    </w:p>
    <w:p w:rsidR="00EF3A38" w:rsidRDefault="00EF3A38" w:rsidP="00D96454">
      <w:pPr>
        <w:numPr>
          <w:ilvl w:val="0"/>
          <w:numId w:val="15"/>
        </w:numPr>
      </w:pPr>
      <w:r>
        <w:t xml:space="preserve">The </w:t>
      </w:r>
      <w:r w:rsidR="00EB28EB">
        <w:t xml:space="preserve">CIP </w:t>
      </w:r>
      <w:proofErr w:type="gramStart"/>
      <w:r w:rsidR="00EB28EB">
        <w:t xml:space="preserve">consumer </w:t>
      </w:r>
      <w:r>
        <w:t xml:space="preserve"> leverages</w:t>
      </w:r>
      <w:proofErr w:type="gramEnd"/>
      <w:r>
        <w:t xml:space="preserve"> the </w:t>
      </w:r>
      <w:r w:rsidR="00385591">
        <w:t xml:space="preserve">rotation </w:t>
      </w:r>
      <w:r>
        <w:t xml:space="preserve">instructions </w:t>
      </w:r>
      <w:r w:rsidR="00385591">
        <w:t xml:space="preserve">defined in the </w:t>
      </w:r>
      <w:r w:rsidR="00F7723D">
        <w:t>campaign item (bundle)</w:t>
      </w:r>
      <w:r w:rsidR="00385591">
        <w:t xml:space="preserve"> </w:t>
      </w:r>
      <w:r>
        <w:t>to determine which ads to insert into the available opportunities.</w:t>
      </w:r>
      <w:r w:rsidR="00385591">
        <w:t xml:space="preserve"> </w:t>
      </w:r>
      <w:r w:rsidR="00121B5D">
        <w:t xml:space="preserve">Ads are selected based on the following </w:t>
      </w:r>
      <w:r w:rsidR="00385591">
        <w:t xml:space="preserve">rotation </w:t>
      </w:r>
      <w:r w:rsidR="00121B5D">
        <w:t>methodology.</w:t>
      </w:r>
    </w:p>
    <w:p w:rsidR="00385591"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Rotation is the process of selecting an ad when a campaign item has more than one "eligible" ad. An eligible ad is defined as one which:</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 xml:space="preserve">Is assigned to a campaign item (represented by an AssetReference in a Placement within a </w:t>
      </w:r>
      <w:r w:rsidR="00F7723D">
        <w:rPr>
          <w:rFonts w:ascii="Times New Roman" w:hAnsi="Times New Roman"/>
          <w:sz w:val="20"/>
          <w:szCs w:val="20"/>
        </w:rPr>
        <w:t>parent</w:t>
      </w:r>
      <w:r w:rsidRPr="00894E4C">
        <w:rPr>
          <w:rFonts w:ascii="Times New Roman" w:hAnsi="Times New Roman"/>
          <w:sz w:val="20"/>
          <w:szCs w:val="20"/>
        </w:rPr>
        <w:t xml:space="preserve"> Bundle) which has been selected for placement.</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Is available</w:t>
      </w:r>
      <w:r w:rsidR="00CE66C8">
        <w:rPr>
          <w:rFonts w:ascii="Times New Roman" w:hAnsi="Times New Roman"/>
          <w:sz w:val="20"/>
          <w:szCs w:val="20"/>
        </w:rPr>
        <w:t xml:space="preserve"> (as indicated by the mediaState within StateFeedback)</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Does not violate Category Separation constraints</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Does not violate Ad Copy Separation constraints</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Does not violate the constraints of the remaining duration o</w:t>
      </w:r>
      <w:r w:rsidR="00023B00" w:rsidRPr="00894E4C">
        <w:rPr>
          <w:rFonts w:ascii="Times New Roman" w:hAnsi="Times New Roman"/>
          <w:sz w:val="20"/>
          <w:szCs w:val="20"/>
        </w:rPr>
        <w:t>f</w:t>
      </w:r>
      <w:r w:rsidRPr="00894E4C">
        <w:rPr>
          <w:rFonts w:ascii="Times New Roman" w:hAnsi="Times New Roman"/>
          <w:sz w:val="20"/>
          <w:szCs w:val="20"/>
        </w:rPr>
        <w:t xml:space="preserve"> the opportunity.</w:t>
      </w:r>
    </w:p>
    <w:p w:rsidR="00385591"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If the campaign item has no eligible ad, no ad is selected for placement.</w:t>
      </w:r>
    </w:p>
    <w:p w:rsidR="00385591"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If the campaign item has only 1 eligible ad, that ad is selected for placement.</w:t>
      </w:r>
    </w:p>
    <w:p w:rsidR="00385591"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If the campaign item has more than 1 eligible ad, rotation rules are used to select the ad to place.  The rotation rules required by Canoe are best described as a random lottery selection, described in detail below.</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 xml:space="preserve">Each ad has an assigned rotation </w:t>
      </w:r>
      <w:r w:rsidR="00D5281D" w:rsidRPr="00894E4C">
        <w:rPr>
          <w:rFonts w:ascii="Times New Roman" w:hAnsi="Times New Roman"/>
          <w:sz w:val="20"/>
          <w:szCs w:val="20"/>
        </w:rPr>
        <w:t>ratio</w:t>
      </w:r>
      <w:r w:rsidRPr="00894E4C">
        <w:rPr>
          <w:rFonts w:ascii="Times New Roman" w:hAnsi="Times New Roman"/>
          <w:sz w:val="20"/>
          <w:szCs w:val="20"/>
        </w:rPr>
        <w:t xml:space="preserve">. The rotation </w:t>
      </w:r>
      <w:r w:rsidR="00D5281D" w:rsidRPr="00894E4C">
        <w:rPr>
          <w:rFonts w:ascii="Times New Roman" w:hAnsi="Times New Roman"/>
          <w:sz w:val="20"/>
          <w:szCs w:val="20"/>
        </w:rPr>
        <w:t>ratio</w:t>
      </w:r>
      <w:r w:rsidRPr="00894E4C">
        <w:rPr>
          <w:rFonts w:ascii="Times New Roman" w:hAnsi="Times New Roman"/>
          <w:sz w:val="20"/>
          <w:szCs w:val="20"/>
        </w:rPr>
        <w:t xml:space="preserve"> can be any positive integer.</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The system must select an ad from the eligible ads in proportions comparable to those calculated using the formula:</w:t>
      </w:r>
    </w:p>
    <w:p w:rsidR="00385591" w:rsidRDefault="00385591" w:rsidP="00AB3666">
      <w:pPr>
        <w:ind w:left="1980"/>
        <w:jc w:val="center"/>
      </w:pPr>
      <w:r>
        <w:t xml:space="preserve">(Rotation </w:t>
      </w:r>
      <w:r w:rsidR="00D5281D">
        <w:t>ratio</w:t>
      </w:r>
      <w:r>
        <w:t xml:space="preserve"> of an Ad)</w:t>
      </w:r>
      <w:proofErr w:type="gramStart"/>
      <w:r>
        <w:t>/(</w:t>
      </w:r>
      <w:proofErr w:type="gramEnd"/>
      <w:r>
        <w:t>sum of Rotation Ratios for all ads eligible for the placement) </w:t>
      </w:r>
    </w:p>
    <w:p w:rsidR="00385591"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As an example, assume a campaign item has 5 eligible ads assigned with the following rotation ratios;</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Ad #1 = 80</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Ad #2 = 25</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Ad #3 = 135</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Ad #4 = 55</w:t>
      </w:r>
    </w:p>
    <w:p w:rsidR="00385591" w:rsidRPr="00894E4C" w:rsidRDefault="00385591" w:rsidP="00D96454">
      <w:pPr>
        <w:pStyle w:val="ListParagraph"/>
        <w:numPr>
          <w:ilvl w:val="2"/>
          <w:numId w:val="15"/>
        </w:numPr>
        <w:rPr>
          <w:rFonts w:ascii="Times New Roman" w:hAnsi="Times New Roman"/>
          <w:sz w:val="20"/>
          <w:szCs w:val="20"/>
        </w:rPr>
      </w:pPr>
      <w:r w:rsidRPr="00894E4C">
        <w:rPr>
          <w:rFonts w:ascii="Times New Roman" w:hAnsi="Times New Roman"/>
          <w:sz w:val="20"/>
          <w:szCs w:val="20"/>
        </w:rPr>
        <w:t>Ad #5 = 40</w:t>
      </w:r>
    </w:p>
    <w:p w:rsidR="00584D49" w:rsidRPr="00894E4C" w:rsidRDefault="00584D49"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 xml:space="preserve">In our example, Ad #1 gets 80 tickets in the lottery, Ad #2 gets 25 tickets, Ad #3 gets 135 tickets, etc. The system randomly selects from those tickets and the corresponding ad is placed.  </w:t>
      </w:r>
    </w:p>
    <w:p w:rsidR="00584D49" w:rsidRPr="00894E4C" w:rsidRDefault="00385591" w:rsidP="00D96454">
      <w:pPr>
        <w:pStyle w:val="ListParagraph"/>
        <w:numPr>
          <w:ilvl w:val="1"/>
          <w:numId w:val="15"/>
        </w:numPr>
        <w:rPr>
          <w:rFonts w:ascii="Times New Roman" w:hAnsi="Times New Roman"/>
          <w:sz w:val="20"/>
          <w:szCs w:val="20"/>
        </w:rPr>
      </w:pPr>
      <w:r w:rsidRPr="00894E4C">
        <w:rPr>
          <w:rFonts w:ascii="Times New Roman" w:hAnsi="Times New Roman"/>
          <w:sz w:val="20"/>
          <w:szCs w:val="20"/>
        </w:rPr>
        <w:t>In this example, we would expect Ad #1 to be selected 80/335, or roughly 24% of the time.  </w:t>
      </w:r>
      <w:r w:rsidRPr="00B52D9D">
        <w:rPr>
          <w:rFonts w:ascii="Times New Roman" w:hAnsi="Times New Roman"/>
          <w:sz w:val="20"/>
          <w:szCs w:val="20"/>
          <w:u w:val="single"/>
        </w:rPr>
        <w:t>It's important to note that the requirements do not demand that the system maintain this proportion at all times.</w:t>
      </w:r>
      <w:r w:rsidRPr="00894E4C">
        <w:rPr>
          <w:rFonts w:ascii="Times New Roman" w:hAnsi="Times New Roman"/>
          <w:sz w:val="20"/>
          <w:szCs w:val="20"/>
        </w:rPr>
        <w:t xml:space="preserve"> </w:t>
      </w:r>
      <w:r w:rsidR="00F7723D">
        <w:rPr>
          <w:rFonts w:ascii="Times New Roman" w:hAnsi="Times New Roman"/>
          <w:sz w:val="20"/>
          <w:szCs w:val="20"/>
        </w:rPr>
        <w:t xml:space="preserve">  Canoe requires that a given set of </w:t>
      </w:r>
      <w:r w:rsidR="00987C41">
        <w:rPr>
          <w:rFonts w:ascii="Times New Roman" w:hAnsi="Times New Roman"/>
          <w:sz w:val="20"/>
          <w:szCs w:val="20"/>
        </w:rPr>
        <w:t xml:space="preserve">eligible </w:t>
      </w:r>
      <w:r w:rsidR="00F7723D">
        <w:rPr>
          <w:rFonts w:ascii="Times New Roman" w:hAnsi="Times New Roman"/>
          <w:sz w:val="20"/>
          <w:szCs w:val="20"/>
        </w:rPr>
        <w:t>ads in a rotation</w:t>
      </w:r>
      <w:r w:rsidR="00987C41">
        <w:rPr>
          <w:rFonts w:ascii="Times New Roman" w:hAnsi="Times New Roman"/>
          <w:sz w:val="20"/>
          <w:szCs w:val="20"/>
        </w:rPr>
        <w:t>, with set rotation allocations for each ad, will provide selection results within 2% of the rotation ratios represented by those allocations over a sample of 10,000 rotations.</w:t>
      </w:r>
    </w:p>
    <w:p w:rsidR="00EF3A38" w:rsidRDefault="00385591" w:rsidP="00D96454">
      <w:pPr>
        <w:numPr>
          <w:ilvl w:val="0"/>
          <w:numId w:val="15"/>
        </w:numPr>
      </w:pPr>
      <w:r>
        <w:t>Taking this example a little further, if Ad #3 violated Category Separation constraints ( and therefore becomes ineligible for this placement) and Ad #5 is found to be unavailable (and therefore not eligible for this placement) we would now expect Ad #1 to be selected 80/160, or roughly 50% of the time.</w:t>
      </w:r>
      <w:r w:rsidR="00584D49">
        <w:t xml:space="preserve">  </w:t>
      </w:r>
      <w:r w:rsidR="00EF3A38">
        <w:t xml:space="preserve">The </w:t>
      </w:r>
      <w:r w:rsidR="00EB28EB">
        <w:t xml:space="preserve">CIP </w:t>
      </w:r>
      <w:proofErr w:type="gramStart"/>
      <w:r w:rsidR="00EB28EB">
        <w:t xml:space="preserve">consumer </w:t>
      </w:r>
      <w:r w:rsidR="00EF3A38">
        <w:t xml:space="preserve"> communicates</w:t>
      </w:r>
      <w:proofErr w:type="gramEnd"/>
      <w:r w:rsidR="00EF3A38">
        <w:t xml:space="preserve"> to the VOD system which ads should be inserted, and when.</w:t>
      </w:r>
    </w:p>
    <w:p w:rsidR="00EF3A38" w:rsidRDefault="00EF3A38" w:rsidP="00D96454">
      <w:pPr>
        <w:numPr>
          <w:ilvl w:val="0"/>
          <w:numId w:val="15"/>
        </w:numPr>
      </w:pPr>
      <w:r>
        <w:t xml:space="preserve">The MSO VOD system plays out the entertainment and the appropriate </w:t>
      </w:r>
      <w:r w:rsidR="00AD5D85">
        <w:t xml:space="preserve">ads to the viewer in the proper sequence and durations.    </w:t>
      </w:r>
    </w:p>
    <w:p w:rsidR="00E46D87" w:rsidRPr="00312546" w:rsidRDefault="00E46D87" w:rsidP="00E46D87">
      <w:pPr>
        <w:ind w:left="720" w:hanging="720"/>
      </w:pPr>
      <w:r>
        <w:rPr>
          <w:b/>
        </w:rPr>
        <w:lastRenderedPageBreak/>
        <w:tab/>
      </w:r>
    </w:p>
    <w:p w:rsidR="00E46D87" w:rsidRDefault="00E46D87" w:rsidP="00E46D87">
      <w:r w:rsidRPr="00976AB7">
        <w:rPr>
          <w:b/>
        </w:rPr>
        <w:t>Alternative course</w:t>
      </w:r>
      <w:r w:rsidRPr="00312546">
        <w:t>: </w:t>
      </w:r>
      <w:r>
        <w:t>The alternative paths may consist of:</w:t>
      </w:r>
    </w:p>
    <w:p w:rsidR="00AD5D85" w:rsidRDefault="00EF3A38" w:rsidP="00D96454">
      <w:pPr>
        <w:numPr>
          <w:ilvl w:val="0"/>
          <w:numId w:val="77"/>
        </w:numPr>
      </w:pPr>
      <w:r>
        <w:t>Only a single</w:t>
      </w:r>
      <w:r w:rsidR="00AD5D85">
        <w:t xml:space="preserve"> ad asset is specified and no rotation allocation is specified</w:t>
      </w:r>
    </w:p>
    <w:p w:rsidR="00AD5D85" w:rsidRDefault="00AD5D85" w:rsidP="00D96454">
      <w:pPr>
        <w:numPr>
          <w:ilvl w:val="1"/>
          <w:numId w:val="77"/>
        </w:numPr>
      </w:pPr>
      <w:r>
        <w:t>The system assumes a rotation allocation of 1.  (The ad must be assumed to be rotated 100% of the time the campaign is selected for placement.)</w:t>
      </w:r>
    </w:p>
    <w:p w:rsidR="00DC633E" w:rsidRDefault="00DC633E" w:rsidP="00D96454">
      <w:pPr>
        <w:numPr>
          <w:ilvl w:val="0"/>
          <w:numId w:val="77"/>
        </w:numPr>
      </w:pPr>
      <w:r>
        <w:t>Ad isn’t available</w:t>
      </w:r>
      <w:r w:rsidR="008E1C24">
        <w:t xml:space="preserve"> – Ad is not included in the rotation group for the placement.</w:t>
      </w:r>
    </w:p>
    <w:p w:rsidR="00584D49" w:rsidRDefault="00584D49" w:rsidP="00D96454">
      <w:pPr>
        <w:numPr>
          <w:ilvl w:val="0"/>
          <w:numId w:val="77"/>
        </w:numPr>
      </w:pPr>
      <w:r>
        <w:t xml:space="preserve">Multiple ad assets are present in a group and the rotation </w:t>
      </w:r>
      <w:r w:rsidR="00D5281D">
        <w:t>ratio</w:t>
      </w:r>
      <w:r>
        <w:t xml:space="preserve"> is not specified for any of them.</w:t>
      </w:r>
    </w:p>
    <w:p w:rsidR="00584D49" w:rsidRDefault="00584D49" w:rsidP="00D96454">
      <w:pPr>
        <w:numPr>
          <w:ilvl w:val="1"/>
          <w:numId w:val="77"/>
        </w:numPr>
      </w:pPr>
      <w:r>
        <w:t xml:space="preserve">The system must assume a rotation </w:t>
      </w:r>
      <w:r w:rsidR="00D5281D">
        <w:t>ratio</w:t>
      </w:r>
      <w:r>
        <w:t xml:space="preserve"> of 1 for every ad asset. (Each ad must be assumed to be rotated evenly with the others in the group.)</w:t>
      </w:r>
    </w:p>
    <w:p w:rsidR="00AD5D85" w:rsidRDefault="00AD5D85" w:rsidP="00D96454">
      <w:pPr>
        <w:numPr>
          <w:ilvl w:val="0"/>
          <w:numId w:val="77"/>
        </w:numPr>
      </w:pPr>
      <w:r>
        <w:t xml:space="preserve">Multiple ad assets are present in a group and the rotation </w:t>
      </w:r>
      <w:r w:rsidR="00D5281D">
        <w:t>ratio</w:t>
      </w:r>
      <w:r>
        <w:t xml:space="preserve"> is specified for </w:t>
      </w:r>
      <w:r w:rsidR="00584D49">
        <w:t>1 or more, but not all assets</w:t>
      </w:r>
      <w:r>
        <w:t>.</w:t>
      </w:r>
    </w:p>
    <w:p w:rsidR="00AD5D85" w:rsidRDefault="00AD5D85" w:rsidP="00D96454">
      <w:pPr>
        <w:numPr>
          <w:ilvl w:val="1"/>
          <w:numId w:val="77"/>
        </w:numPr>
      </w:pPr>
      <w:r>
        <w:t xml:space="preserve">The system must assume a rotation </w:t>
      </w:r>
      <w:r w:rsidR="00D5281D">
        <w:t>ratio</w:t>
      </w:r>
      <w:r>
        <w:t xml:space="preserve"> of </w:t>
      </w:r>
      <w:r w:rsidR="00584D49">
        <w:t>0</w:t>
      </w:r>
      <w:r>
        <w:t xml:space="preserve"> for </w:t>
      </w:r>
      <w:r w:rsidR="00584D49">
        <w:t xml:space="preserve">those </w:t>
      </w:r>
      <w:r>
        <w:t>ad asset</w:t>
      </w:r>
      <w:r w:rsidR="00584D49">
        <w:t>s that don’t have a rotaion ratio</w:t>
      </w:r>
      <w:r w:rsidR="00D5281D">
        <w:t xml:space="preserve"> defined</w:t>
      </w:r>
      <w:r>
        <w:t>. (</w:t>
      </w:r>
      <w:r w:rsidR="00D5281D">
        <w:t>Only ads with a rotation ratio defined will be placed</w:t>
      </w:r>
      <w:r>
        <w:t>)</w:t>
      </w:r>
      <w:r w:rsidR="00584D49">
        <w:t xml:space="preserve"> </w:t>
      </w:r>
    </w:p>
    <w:p w:rsidR="00DC633E" w:rsidRDefault="00DC633E" w:rsidP="00AB3666">
      <w:pPr>
        <w:ind w:left="1440"/>
      </w:pPr>
    </w:p>
    <w:p w:rsidR="00E46D87" w:rsidRDefault="00E46D87" w:rsidP="00E46D87">
      <w:pPr>
        <w:ind w:left="720" w:hanging="720"/>
      </w:pPr>
      <w:r w:rsidRPr="00976AB7">
        <w:rPr>
          <w:b/>
        </w:rPr>
        <w:t>Exceptions</w:t>
      </w:r>
      <w:r w:rsidRPr="00312546">
        <w:t>: </w:t>
      </w:r>
      <w:r>
        <w:t>The following exceptions may occur</w:t>
      </w:r>
    </w:p>
    <w:p w:rsidR="00E46D87" w:rsidRPr="002228CA" w:rsidRDefault="00E46D87" w:rsidP="00E46D87">
      <w:pPr>
        <w:ind w:left="720" w:hanging="720"/>
      </w:pPr>
      <w:r>
        <w:t>Not included</w:t>
      </w:r>
    </w:p>
    <w:p w:rsidR="00E46D87" w:rsidRDefault="00E46D87" w:rsidP="00E46D87">
      <w:pPr>
        <w:ind w:left="720" w:hanging="720"/>
        <w:rPr>
          <w:b/>
        </w:rPr>
      </w:pPr>
    </w:p>
    <w:p w:rsidR="00E46D87" w:rsidRDefault="00E46D87" w:rsidP="00E46D87">
      <w:pPr>
        <w:ind w:left="720" w:hanging="720"/>
      </w:pPr>
      <w:r w:rsidRPr="00976AB7">
        <w:rPr>
          <w:b/>
        </w:rPr>
        <w:t>Postconditions</w:t>
      </w:r>
      <w:r w:rsidRPr="00312546">
        <w:t>: </w:t>
      </w:r>
      <w:r>
        <w:t>The following post conditions are expected:</w:t>
      </w:r>
    </w:p>
    <w:p w:rsidR="00E46D87" w:rsidRPr="00312546" w:rsidRDefault="002F6CF7" w:rsidP="00D96454">
      <w:pPr>
        <w:numPr>
          <w:ilvl w:val="0"/>
          <w:numId w:val="14"/>
        </w:numPr>
      </w:pPr>
      <w:r>
        <w:t xml:space="preserve">Once </w:t>
      </w:r>
      <w:r w:rsidR="00D5281D">
        <w:t xml:space="preserve">a </w:t>
      </w:r>
      <w:r>
        <w:t>placement</w:t>
      </w:r>
      <w:r w:rsidR="00D5281D">
        <w:t xml:space="preserve"> is selected</w:t>
      </w:r>
      <w:r>
        <w:t xml:space="preserve">, </w:t>
      </w:r>
      <w:r w:rsidR="00D5281D">
        <w:t xml:space="preserve">eligible </w:t>
      </w:r>
      <w:r>
        <w:t xml:space="preserve">ads are rotated </w:t>
      </w:r>
      <w:r w:rsidR="0096428F">
        <w:t xml:space="preserve">and placed </w:t>
      </w:r>
      <w:r>
        <w:t xml:space="preserve">according to their </w:t>
      </w:r>
      <w:proofErr w:type="gramStart"/>
      <w:r>
        <w:t>rotation</w:t>
      </w:r>
      <w:r w:rsidR="0096428F">
        <w:t xml:space="preserve"> </w:t>
      </w:r>
      <w:r>
        <w:t xml:space="preserve"> </w:t>
      </w:r>
      <w:r w:rsidR="00D5281D">
        <w:t>ratios</w:t>
      </w:r>
      <w:proofErr w:type="gramEnd"/>
      <w:r>
        <w:t>.</w:t>
      </w:r>
    </w:p>
    <w:p w:rsidR="00E46D87" w:rsidRDefault="00E46D87" w:rsidP="00E46D87">
      <w:pPr>
        <w:ind w:left="720" w:hanging="720"/>
        <w:rPr>
          <w:b/>
        </w:rPr>
      </w:pPr>
    </w:p>
    <w:p w:rsidR="00E46D87" w:rsidRDefault="00E46D87" w:rsidP="00E46D87">
      <w:pPr>
        <w:ind w:left="720" w:hanging="720"/>
      </w:pPr>
      <w:r w:rsidRPr="00976AB7">
        <w:rPr>
          <w:b/>
        </w:rPr>
        <w:t>Related Use Cases</w:t>
      </w:r>
      <w:r w:rsidRPr="00312546">
        <w:t xml:space="preserve">: </w:t>
      </w:r>
    </w:p>
    <w:p w:rsidR="002F66A5" w:rsidRDefault="00CE66C8" w:rsidP="00E46D87">
      <w:pPr>
        <w:pStyle w:val="BodyText1"/>
      </w:pPr>
      <w:r>
        <w:fldChar w:fldCharType="begin"/>
      </w:r>
      <w:r>
        <w:instrText xml:space="preserve"> REF _Ref308675145 \r \h </w:instrText>
      </w:r>
      <w:r>
        <w:fldChar w:fldCharType="separate"/>
      </w:r>
      <w:r w:rsidR="004C4B35">
        <w:t>2.7.5</w:t>
      </w:r>
      <w:r>
        <w:fldChar w:fldCharType="end"/>
      </w:r>
      <w:r>
        <w:t xml:space="preserve"> - </w:t>
      </w:r>
      <w:r>
        <w:fldChar w:fldCharType="begin"/>
      </w:r>
      <w:r>
        <w:instrText xml:space="preserve"> REF _Ref308675156 \h </w:instrText>
      </w:r>
      <w:r>
        <w:fldChar w:fldCharType="separate"/>
      </w:r>
      <w:r w:rsidR="004C4B35" w:rsidRPr="000A5CBD">
        <w:t>Product Category Separation</w:t>
      </w:r>
      <w:r>
        <w:fldChar w:fldCharType="end"/>
      </w:r>
    </w:p>
    <w:p w:rsidR="00CE66C8" w:rsidRDefault="00CE66C8" w:rsidP="00E46D87">
      <w:pPr>
        <w:pStyle w:val="BodyText1"/>
      </w:pPr>
      <w:r>
        <w:fldChar w:fldCharType="begin"/>
      </w:r>
      <w:r>
        <w:instrText xml:space="preserve"> REF _Ref308675166 \r \h </w:instrText>
      </w:r>
      <w:r>
        <w:fldChar w:fldCharType="separate"/>
      </w:r>
      <w:r w:rsidR="004C4B35">
        <w:t>2.7.6</w:t>
      </w:r>
      <w:r>
        <w:fldChar w:fldCharType="end"/>
      </w:r>
      <w:r>
        <w:t xml:space="preserve"> - </w:t>
      </w:r>
      <w:r>
        <w:fldChar w:fldCharType="begin"/>
      </w:r>
      <w:r>
        <w:instrText xml:space="preserve"> REF _Ref308675181 \h </w:instrText>
      </w:r>
      <w:r>
        <w:fldChar w:fldCharType="separate"/>
      </w:r>
      <w:r w:rsidR="004C4B35" w:rsidRPr="000A5CBD">
        <w:t xml:space="preserve">Ad </w:t>
      </w:r>
      <w:r w:rsidR="004C4B35">
        <w:t xml:space="preserve">Copy </w:t>
      </w:r>
      <w:r w:rsidR="004C4B35" w:rsidRPr="000A5CBD">
        <w:t>Separation</w:t>
      </w:r>
      <w:r>
        <w:fldChar w:fldCharType="end"/>
      </w:r>
    </w:p>
    <w:p w:rsidR="00CE66C8" w:rsidRDefault="00CE66C8" w:rsidP="00E46D87">
      <w:pPr>
        <w:pStyle w:val="BodyText1"/>
      </w:pPr>
      <w:r>
        <w:fldChar w:fldCharType="begin"/>
      </w:r>
      <w:r>
        <w:instrText xml:space="preserve"> REF _Ref308675321 \r \h </w:instrText>
      </w:r>
      <w:r>
        <w:fldChar w:fldCharType="separate"/>
      </w:r>
      <w:r w:rsidR="004C4B35">
        <w:t>2.7.15</w:t>
      </w:r>
      <w:r>
        <w:fldChar w:fldCharType="end"/>
      </w:r>
      <w:r>
        <w:t xml:space="preserve"> - </w:t>
      </w:r>
      <w:r>
        <w:fldChar w:fldCharType="begin"/>
      </w:r>
      <w:r>
        <w:instrText xml:space="preserve"> REF _Ref308675331 \h </w:instrText>
      </w:r>
      <w:r>
        <w:fldChar w:fldCharType="separate"/>
      </w:r>
      <w:r w:rsidR="004C4B35" w:rsidRPr="000A5CBD">
        <w:t>StateFeedback Communicated from the MSO</w:t>
      </w:r>
      <w:r>
        <w:fldChar w:fldCharType="end"/>
      </w:r>
    </w:p>
    <w:p w:rsidR="00CE66C8" w:rsidRPr="0010015E" w:rsidRDefault="00CE66C8" w:rsidP="00E46D87">
      <w:pPr>
        <w:pStyle w:val="BodyText1"/>
      </w:pPr>
    </w:p>
    <w:p w:rsidR="00EB3584" w:rsidRPr="000A5CBD" w:rsidRDefault="00EB3584" w:rsidP="000A5CBD">
      <w:pPr>
        <w:pStyle w:val="Heading3"/>
      </w:pPr>
      <w:bookmarkStart w:id="42" w:name="_Toc312930342"/>
      <w:r w:rsidRPr="000A5CBD">
        <w:t>Controlling Usage of Trick Modes in Advertising Content</w:t>
      </w:r>
      <w:r w:rsidR="00A90C41">
        <w:t xml:space="preserve"> (</w:t>
      </w:r>
      <w:r w:rsidR="00A90C41" w:rsidRPr="00A90C41">
        <w:rPr>
          <w:color w:val="FF0000"/>
        </w:rPr>
        <w:t>Phase 3</w:t>
      </w:r>
      <w:r w:rsidR="00A90C41">
        <w:t>)</w:t>
      </w:r>
      <w:bookmarkEnd w:id="42"/>
    </w:p>
    <w:p w:rsidR="00EB3584" w:rsidRPr="00312546" w:rsidRDefault="00EB3584" w:rsidP="00EB3584">
      <w:pPr>
        <w:ind w:left="720" w:hanging="720"/>
      </w:pPr>
      <w:r w:rsidRPr="00976AB7">
        <w:rPr>
          <w:b/>
        </w:rPr>
        <w:t>Summary</w:t>
      </w:r>
      <w:r w:rsidRPr="00312546">
        <w:t>: </w:t>
      </w:r>
      <w:r w:rsidR="00E254AB">
        <w:t>Create a campaign that enables or disables the use of the FFW trick mode during the play out of</w:t>
      </w:r>
      <w:r w:rsidR="00DC633E">
        <w:t xml:space="preserve"> a specific </w:t>
      </w:r>
      <w:r w:rsidR="00E254AB">
        <w:t>ad.</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CF142D" w:rsidRDefault="00CF142D" w:rsidP="00D96454">
      <w:pPr>
        <w:numPr>
          <w:ilvl w:val="0"/>
          <w:numId w:val="22"/>
        </w:numPr>
      </w:pPr>
      <w:r>
        <w:t xml:space="preserve">MSO </w:t>
      </w:r>
      <w:r w:rsidR="00467DAB">
        <w:t>client device</w:t>
      </w:r>
    </w:p>
    <w:p w:rsidR="00CF142D" w:rsidRDefault="00CF142D" w:rsidP="00D96454">
      <w:pPr>
        <w:numPr>
          <w:ilvl w:val="0"/>
          <w:numId w:val="22"/>
        </w:numPr>
      </w:pPr>
      <w:r>
        <w:t>MSO VOD system</w:t>
      </w:r>
    </w:p>
    <w:p w:rsidR="00CF142D" w:rsidRDefault="00EB28EB" w:rsidP="00D96454">
      <w:pPr>
        <w:numPr>
          <w:ilvl w:val="0"/>
          <w:numId w:val="22"/>
        </w:numPr>
      </w:pPr>
      <w:r>
        <w:t xml:space="preserve">CIP consumer </w:t>
      </w:r>
    </w:p>
    <w:p w:rsidR="00CF142D" w:rsidRDefault="00CF142D" w:rsidP="00D96454">
      <w:pPr>
        <w:numPr>
          <w:ilvl w:val="0"/>
          <w:numId w:val="22"/>
        </w:numPr>
      </w:pPr>
      <w:r>
        <w:t>Canoe campaign manager</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CF142D" w:rsidRDefault="00CF142D" w:rsidP="00D96454">
      <w:pPr>
        <w:numPr>
          <w:ilvl w:val="0"/>
          <w:numId w:val="23"/>
        </w:numPr>
      </w:pPr>
      <w:r>
        <w:t>Entertainment content available for play out on the VOD systems.</w:t>
      </w:r>
    </w:p>
    <w:p w:rsidR="00CF142D" w:rsidRDefault="00CF142D" w:rsidP="00D96454">
      <w:pPr>
        <w:numPr>
          <w:ilvl w:val="0"/>
          <w:numId w:val="23"/>
        </w:numPr>
      </w:pPr>
      <w:r>
        <w:lastRenderedPageBreak/>
        <w:t>Entertainment content contains ad placement opportunities.</w:t>
      </w:r>
    </w:p>
    <w:p w:rsidR="00CF142D" w:rsidRDefault="00CF142D" w:rsidP="00D96454">
      <w:pPr>
        <w:numPr>
          <w:ilvl w:val="0"/>
          <w:numId w:val="23"/>
        </w:numPr>
      </w:pPr>
      <w:r>
        <w:t>Ad content available for play out on the VOD systems.</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CF142D" w:rsidRDefault="00CF142D" w:rsidP="00D96454">
      <w:pPr>
        <w:numPr>
          <w:ilvl w:val="0"/>
          <w:numId w:val="24"/>
        </w:numPr>
      </w:pPr>
      <w:r>
        <w:t>A Canoe user creates a campaign using the Canoe campaign manager.</w:t>
      </w:r>
    </w:p>
    <w:p w:rsidR="006443E1" w:rsidRDefault="006443E1" w:rsidP="00D96454">
      <w:pPr>
        <w:numPr>
          <w:ilvl w:val="0"/>
          <w:numId w:val="24"/>
        </w:numPr>
      </w:pPr>
      <w:r>
        <w:t>The Canoe user indicates the following for the campaign item.</w:t>
      </w:r>
    </w:p>
    <w:p w:rsidR="000F5101" w:rsidRDefault="000F5101" w:rsidP="00D96454">
      <w:pPr>
        <w:numPr>
          <w:ilvl w:val="1"/>
          <w:numId w:val="24"/>
        </w:numPr>
      </w:pPr>
      <w:r>
        <w:t>The state of the campaign in the Canoe campaign manager is “Active”</w:t>
      </w:r>
    </w:p>
    <w:p w:rsidR="000F5101" w:rsidRDefault="000F5101" w:rsidP="00D96454">
      <w:pPr>
        <w:numPr>
          <w:ilvl w:val="1"/>
          <w:numId w:val="24"/>
        </w:numPr>
      </w:pPr>
      <w:r>
        <w:t>The CI Flight Window has been established</w:t>
      </w:r>
    </w:p>
    <w:p w:rsidR="000F5101" w:rsidRDefault="000F5101" w:rsidP="00D96454">
      <w:pPr>
        <w:numPr>
          <w:ilvl w:val="1"/>
          <w:numId w:val="24"/>
        </w:numPr>
      </w:pPr>
      <w:r>
        <w:t>At least 1 ad asset</w:t>
      </w:r>
    </w:p>
    <w:p w:rsidR="000F5101" w:rsidRDefault="000F5101" w:rsidP="00D96454">
      <w:pPr>
        <w:numPr>
          <w:ilvl w:val="1"/>
          <w:numId w:val="24"/>
        </w:numPr>
      </w:pPr>
      <w:r>
        <w:t>Each Asset must have a defined Category</w:t>
      </w:r>
    </w:p>
    <w:p w:rsidR="000F5101" w:rsidRDefault="000F5101" w:rsidP="00D96454">
      <w:pPr>
        <w:numPr>
          <w:ilvl w:val="1"/>
          <w:numId w:val="24"/>
        </w:numPr>
      </w:pPr>
      <w:r>
        <w:t>The CI must have a priority</w:t>
      </w:r>
    </w:p>
    <w:p w:rsidR="00CF142D" w:rsidRDefault="00CF142D" w:rsidP="00D96454">
      <w:pPr>
        <w:numPr>
          <w:ilvl w:val="0"/>
          <w:numId w:val="24"/>
        </w:numPr>
      </w:pPr>
      <w:r>
        <w:t>The Canoe user specifies whether or not the FFW trick mode will be enabled during the playout of advertising content.</w:t>
      </w:r>
    </w:p>
    <w:p w:rsidR="00CF142D" w:rsidRDefault="00CF142D" w:rsidP="00D96454">
      <w:pPr>
        <w:numPr>
          <w:ilvl w:val="0"/>
          <w:numId w:val="24"/>
        </w:numPr>
      </w:pPr>
      <w:r>
        <w:t>The Canoe user saves the campaign information.</w:t>
      </w:r>
    </w:p>
    <w:p w:rsidR="00CF142D" w:rsidRDefault="00CF142D" w:rsidP="00D96454">
      <w:pPr>
        <w:numPr>
          <w:ilvl w:val="0"/>
          <w:numId w:val="24"/>
        </w:numPr>
      </w:pPr>
      <w:r>
        <w:t>The Canoe campaign manager transmits the campaign instructions to the MSO.</w:t>
      </w:r>
    </w:p>
    <w:p w:rsidR="00CF142D" w:rsidRDefault="00CF142D" w:rsidP="00D96454">
      <w:pPr>
        <w:numPr>
          <w:ilvl w:val="0"/>
          <w:numId w:val="24"/>
        </w:numPr>
      </w:pPr>
      <w:r>
        <w:t xml:space="preserve">The campaign instructions are made available to the </w:t>
      </w:r>
      <w:r w:rsidR="00EB28EB">
        <w:t>CIP consumer</w:t>
      </w:r>
      <w:r>
        <w:t>.</w:t>
      </w:r>
    </w:p>
    <w:p w:rsidR="00812DD2" w:rsidRDefault="00812DD2" w:rsidP="00D96454">
      <w:pPr>
        <w:numPr>
          <w:ilvl w:val="0"/>
          <w:numId w:val="24"/>
        </w:numPr>
      </w:pPr>
      <w:r>
        <w:t>Pre-flight constraints must be met.</w:t>
      </w:r>
    </w:p>
    <w:p w:rsidR="00CF142D" w:rsidRDefault="00CF142D" w:rsidP="00D96454">
      <w:pPr>
        <w:numPr>
          <w:ilvl w:val="0"/>
          <w:numId w:val="24"/>
        </w:numPr>
      </w:pPr>
      <w:r>
        <w:t>A subscriber selects play on an entertainment asset from the VOD menu.</w:t>
      </w:r>
    </w:p>
    <w:p w:rsidR="00CF142D" w:rsidRDefault="00CF142D" w:rsidP="00D96454">
      <w:pPr>
        <w:numPr>
          <w:ilvl w:val="0"/>
          <w:numId w:val="24"/>
        </w:numPr>
      </w:pPr>
      <w:r>
        <w:t xml:space="preserve">The MSO VOD system recognizes that ads need to be dynamically inserted and communicates with the </w:t>
      </w:r>
      <w:r w:rsidR="00EB28EB">
        <w:t>CIP consumer</w:t>
      </w:r>
      <w:r>
        <w:t xml:space="preserve"> to determine which ads to insert.</w:t>
      </w:r>
    </w:p>
    <w:p w:rsidR="00CF142D" w:rsidRDefault="00CF142D" w:rsidP="00D96454">
      <w:pPr>
        <w:numPr>
          <w:ilvl w:val="0"/>
          <w:numId w:val="24"/>
        </w:numPr>
      </w:pPr>
      <w:r>
        <w:t xml:space="preserve">The </w:t>
      </w:r>
      <w:r w:rsidR="00EB28EB">
        <w:t>CIP consumer</w:t>
      </w:r>
      <w:r>
        <w:t xml:space="preserve"> leverages the campaign instructions to determine which ads to insert into the available opportunities.</w:t>
      </w:r>
    </w:p>
    <w:p w:rsidR="00CF142D" w:rsidRDefault="00CF142D" w:rsidP="00D96454">
      <w:pPr>
        <w:numPr>
          <w:ilvl w:val="0"/>
          <w:numId w:val="24"/>
        </w:numPr>
      </w:pPr>
      <w:r>
        <w:t xml:space="preserve">The </w:t>
      </w:r>
      <w:r w:rsidR="00EB28EB">
        <w:t>CIP consumer</w:t>
      </w:r>
      <w:r>
        <w:t xml:space="preserve"> communicates to the VOD system which ads should be inserted, and when.</w:t>
      </w:r>
    </w:p>
    <w:p w:rsidR="00CF142D" w:rsidRDefault="00CF142D" w:rsidP="00D96454">
      <w:pPr>
        <w:numPr>
          <w:ilvl w:val="0"/>
          <w:numId w:val="24"/>
        </w:numPr>
      </w:pPr>
      <w:r>
        <w:t>The MSO VOD system plays out the entertainment and the appropriate ads to the viewer.</w:t>
      </w:r>
    </w:p>
    <w:p w:rsidR="00CF142D" w:rsidRDefault="00CF142D" w:rsidP="00D96454">
      <w:pPr>
        <w:numPr>
          <w:ilvl w:val="1"/>
          <w:numId w:val="24"/>
        </w:numPr>
      </w:pPr>
      <w:r>
        <w:t>When an ad is played out, FFW is disabled if it was indicated as such in the campaign instructions.</w:t>
      </w:r>
    </w:p>
    <w:p w:rsidR="00CF142D" w:rsidRDefault="00CF142D" w:rsidP="00D96454">
      <w:pPr>
        <w:numPr>
          <w:ilvl w:val="1"/>
          <w:numId w:val="24"/>
        </w:numPr>
      </w:pPr>
      <w:r>
        <w:t xml:space="preserve">When an ad is played out, FFW is enabled if it was indicated as such in the campaign instructions.   </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B14EC8" w:rsidRDefault="00B14EC8" w:rsidP="00D96454">
      <w:pPr>
        <w:numPr>
          <w:ilvl w:val="0"/>
          <w:numId w:val="78"/>
        </w:numPr>
      </w:pPr>
      <w:r>
        <w:t>The MSO VOD system is unable to modify the FFW trick mode from its current setting within the entertainment content.</w:t>
      </w:r>
    </w:p>
    <w:p w:rsidR="00B14EC8" w:rsidRPr="00220631" w:rsidRDefault="00B14EC8" w:rsidP="00D96454">
      <w:pPr>
        <w:pStyle w:val="ListParagraph"/>
        <w:numPr>
          <w:ilvl w:val="1"/>
          <w:numId w:val="78"/>
        </w:numPr>
      </w:pPr>
      <w:r w:rsidRPr="00220631">
        <w:rPr>
          <w:rFonts w:ascii="Times New Roman" w:hAnsi="Times New Roman"/>
          <w:sz w:val="20"/>
          <w:szCs w:val="20"/>
        </w:rPr>
        <w:t>When an ad is played out, the FFW trick mode remains the same as the entertainment content.</w:t>
      </w:r>
    </w:p>
    <w:p w:rsidR="00EB3584" w:rsidRDefault="004369B5" w:rsidP="00D96454">
      <w:pPr>
        <w:numPr>
          <w:ilvl w:val="0"/>
          <w:numId w:val="78"/>
        </w:numPr>
      </w:pPr>
      <w:r>
        <w:t xml:space="preserve">The MSO VOD system is unable to </w:t>
      </w:r>
      <w:r w:rsidR="00B14EC8">
        <w:t xml:space="preserve">specify individual </w:t>
      </w:r>
      <w:r w:rsidR="00BB030A">
        <w:t>FFW trick mode settings for specific ad assets in a VOD session</w:t>
      </w:r>
      <w:r>
        <w:t>.</w:t>
      </w:r>
    </w:p>
    <w:p w:rsidR="004369B5" w:rsidRPr="00220631" w:rsidRDefault="004369B5" w:rsidP="00D96454">
      <w:pPr>
        <w:pStyle w:val="ListParagraph"/>
        <w:numPr>
          <w:ilvl w:val="1"/>
          <w:numId w:val="78"/>
        </w:numPr>
      </w:pPr>
      <w:r w:rsidRPr="00220631">
        <w:rPr>
          <w:rFonts w:ascii="Times New Roman" w:hAnsi="Times New Roman"/>
          <w:sz w:val="20"/>
          <w:szCs w:val="20"/>
        </w:rPr>
        <w:t>When an ad is played out, the FFW trick mode remains</w:t>
      </w:r>
      <w:r w:rsidR="00BB030A">
        <w:rPr>
          <w:rFonts w:ascii="Times New Roman" w:hAnsi="Times New Roman"/>
          <w:sz w:val="20"/>
          <w:szCs w:val="20"/>
        </w:rPr>
        <w:t xml:space="preserve"> </w:t>
      </w:r>
      <w:r w:rsidRPr="00220631">
        <w:rPr>
          <w:rFonts w:ascii="Times New Roman" w:hAnsi="Times New Roman"/>
          <w:sz w:val="20"/>
          <w:szCs w:val="20"/>
        </w:rPr>
        <w:t xml:space="preserve">the </w:t>
      </w:r>
      <w:r w:rsidR="00BB030A">
        <w:rPr>
          <w:rFonts w:ascii="Times New Roman" w:hAnsi="Times New Roman"/>
          <w:sz w:val="20"/>
          <w:szCs w:val="20"/>
        </w:rPr>
        <w:t>MSO default setting for ads</w:t>
      </w:r>
      <w:r w:rsidRPr="00220631">
        <w:rPr>
          <w:rFonts w:ascii="Times New Roman" w:hAnsi="Times New Roman"/>
          <w:sz w:val="20"/>
          <w:szCs w:val="20"/>
        </w:rPr>
        <w:t>.</w:t>
      </w:r>
    </w:p>
    <w:p w:rsidR="00EB3584" w:rsidRDefault="00EB3584" w:rsidP="00EB3584">
      <w:pPr>
        <w:ind w:left="720" w:hanging="720"/>
        <w:rPr>
          <w:b/>
        </w:rPr>
      </w:pPr>
    </w:p>
    <w:p w:rsidR="00EB3584" w:rsidRDefault="00EB3584" w:rsidP="00EB3584">
      <w:pPr>
        <w:ind w:left="720" w:hanging="720"/>
      </w:pPr>
      <w:r w:rsidRPr="00976AB7">
        <w:rPr>
          <w:b/>
        </w:rPr>
        <w:t>Exceptions</w:t>
      </w:r>
      <w:r w:rsidRPr="00312546">
        <w:t>: </w:t>
      </w:r>
      <w:r>
        <w:t>The following exceptions may occur</w:t>
      </w:r>
    </w:p>
    <w:p w:rsidR="00EB3584" w:rsidRPr="00EF426F" w:rsidRDefault="00D40F6A" w:rsidP="00D96454">
      <w:pPr>
        <w:pStyle w:val="ListParagraph"/>
        <w:numPr>
          <w:ilvl w:val="0"/>
          <w:numId w:val="54"/>
        </w:numPr>
        <w:rPr>
          <w:rFonts w:ascii="Times New Roman" w:hAnsi="Times New Roman"/>
          <w:sz w:val="20"/>
          <w:szCs w:val="20"/>
        </w:rPr>
      </w:pPr>
      <w:r w:rsidRPr="00EF426F">
        <w:rPr>
          <w:rFonts w:ascii="Times New Roman" w:hAnsi="Times New Roman"/>
          <w:sz w:val="20"/>
          <w:szCs w:val="20"/>
        </w:rPr>
        <w:lastRenderedPageBreak/>
        <w:t>Trick mode restrictions may come from the attributes of the Placement Opportunity.  These restrictions would override campaign based trick mode instructions.</w:t>
      </w:r>
    </w:p>
    <w:p w:rsidR="00EB3584" w:rsidRDefault="00EB3584" w:rsidP="00EB3584">
      <w:pPr>
        <w:ind w:left="720" w:hanging="720"/>
      </w:pPr>
      <w:r w:rsidRPr="00976AB7">
        <w:rPr>
          <w:b/>
        </w:rPr>
        <w:t>Postconditions</w:t>
      </w:r>
      <w:r w:rsidRPr="00312546">
        <w:t>: </w:t>
      </w:r>
      <w:r>
        <w:t>The following post conditions are expected:</w:t>
      </w:r>
    </w:p>
    <w:p w:rsidR="00EB3584" w:rsidRPr="00312546" w:rsidRDefault="004369B5" w:rsidP="00D96454">
      <w:pPr>
        <w:numPr>
          <w:ilvl w:val="0"/>
          <w:numId w:val="18"/>
        </w:numPr>
      </w:pPr>
      <w:r>
        <w:t>Ads are played out with the FFW trick mode enabled or disabled according to the campaign instructions provided.</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EB3584" w:rsidRPr="0010015E" w:rsidRDefault="00EB3584" w:rsidP="00EB3584">
      <w:pPr>
        <w:pStyle w:val="BodyText1"/>
      </w:pPr>
      <w:r>
        <w:t>None identified</w:t>
      </w:r>
    </w:p>
    <w:p w:rsidR="00EB3584" w:rsidRPr="000A5CBD" w:rsidRDefault="00EB3584" w:rsidP="000A5CBD">
      <w:pPr>
        <w:pStyle w:val="Heading3"/>
      </w:pPr>
      <w:bookmarkStart w:id="43" w:name="_Ref308675702"/>
      <w:bookmarkStart w:id="44" w:name="_Ref308675721"/>
      <w:bookmarkStart w:id="45" w:name="_Toc312930343"/>
      <w:r w:rsidRPr="000A5CBD">
        <w:t xml:space="preserve">Controlling Campaign </w:t>
      </w:r>
      <w:r w:rsidR="00BF144B" w:rsidRPr="000A5CBD">
        <w:t>Goal and GoalType</w:t>
      </w:r>
      <w:bookmarkEnd w:id="43"/>
      <w:bookmarkEnd w:id="44"/>
      <w:bookmarkEnd w:id="45"/>
    </w:p>
    <w:p w:rsidR="00EB3584" w:rsidRDefault="00EB3584" w:rsidP="00EB3584">
      <w:pPr>
        <w:ind w:left="720" w:hanging="720"/>
        <w:rPr>
          <w:b/>
        </w:rPr>
      </w:pPr>
    </w:p>
    <w:p w:rsidR="00EB3584" w:rsidRPr="00312546" w:rsidRDefault="00EB3584" w:rsidP="00EB3584">
      <w:pPr>
        <w:ind w:left="720" w:hanging="720"/>
      </w:pPr>
      <w:r w:rsidRPr="00976AB7">
        <w:rPr>
          <w:b/>
        </w:rPr>
        <w:t>Summary</w:t>
      </w:r>
      <w:r w:rsidRPr="00312546">
        <w:t>: </w:t>
      </w:r>
      <w:r w:rsidR="00E254AB">
        <w:t xml:space="preserve">Create a campaign with a specific performance </w:t>
      </w:r>
      <w:r w:rsidR="00BF144B">
        <w:t xml:space="preserve">GoalType and a performance goal </w:t>
      </w:r>
      <w:r w:rsidR="00E254AB">
        <w:t>designate</w:t>
      </w:r>
      <w:r w:rsidR="00BF144B">
        <w:t>d for each campaignItem.</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E455F6" w:rsidRDefault="00E455F6" w:rsidP="00D96454">
      <w:pPr>
        <w:numPr>
          <w:ilvl w:val="0"/>
          <w:numId w:val="25"/>
        </w:numPr>
      </w:pPr>
      <w:r>
        <w:t>MSO</w:t>
      </w:r>
      <w:r w:rsidR="0016506D">
        <w:t xml:space="preserve"> client device</w:t>
      </w:r>
      <w:r>
        <w:t xml:space="preserve"> </w:t>
      </w:r>
    </w:p>
    <w:p w:rsidR="00E455F6" w:rsidRDefault="00E455F6" w:rsidP="00D96454">
      <w:pPr>
        <w:numPr>
          <w:ilvl w:val="0"/>
          <w:numId w:val="25"/>
        </w:numPr>
      </w:pPr>
      <w:r>
        <w:t>MSO VOD system</w:t>
      </w:r>
    </w:p>
    <w:p w:rsidR="00E455F6" w:rsidRDefault="00EB28EB" w:rsidP="00D96454">
      <w:pPr>
        <w:numPr>
          <w:ilvl w:val="0"/>
          <w:numId w:val="25"/>
        </w:numPr>
      </w:pPr>
      <w:r>
        <w:t xml:space="preserve">CIP consumer </w:t>
      </w:r>
    </w:p>
    <w:p w:rsidR="00E455F6" w:rsidRDefault="00E455F6" w:rsidP="00D96454">
      <w:pPr>
        <w:numPr>
          <w:ilvl w:val="0"/>
          <w:numId w:val="25"/>
        </w:numPr>
      </w:pPr>
      <w:r>
        <w:t>Canoe campaign manager</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E455F6" w:rsidRDefault="00E455F6" w:rsidP="00D96454">
      <w:pPr>
        <w:numPr>
          <w:ilvl w:val="0"/>
          <w:numId w:val="60"/>
        </w:numPr>
      </w:pPr>
      <w:r>
        <w:t>Entertainment content available for play out on the VOD systems.</w:t>
      </w:r>
    </w:p>
    <w:p w:rsidR="00E455F6" w:rsidRDefault="00E455F6" w:rsidP="00D96454">
      <w:pPr>
        <w:numPr>
          <w:ilvl w:val="0"/>
          <w:numId w:val="60"/>
        </w:numPr>
      </w:pPr>
      <w:r>
        <w:t>Entertainment content contains ad placement opportunities.</w:t>
      </w:r>
    </w:p>
    <w:p w:rsidR="00E455F6" w:rsidRDefault="00E455F6" w:rsidP="00D96454">
      <w:pPr>
        <w:numPr>
          <w:ilvl w:val="0"/>
          <w:numId w:val="60"/>
        </w:numPr>
      </w:pPr>
      <w:r>
        <w:t>Ad content available for play out on the VOD systems.</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E455F6" w:rsidRDefault="00E455F6" w:rsidP="00D96454">
      <w:pPr>
        <w:numPr>
          <w:ilvl w:val="0"/>
          <w:numId w:val="27"/>
        </w:numPr>
      </w:pPr>
      <w:r>
        <w:t>A Canoe user creates a campaign using the Canoe campaign manager.</w:t>
      </w:r>
    </w:p>
    <w:p w:rsidR="006443E1" w:rsidRDefault="006443E1" w:rsidP="00D96454">
      <w:pPr>
        <w:numPr>
          <w:ilvl w:val="0"/>
          <w:numId w:val="27"/>
        </w:numPr>
      </w:pPr>
      <w:r>
        <w:t>The Canoe user indicates the following for the campaign item.</w:t>
      </w:r>
    </w:p>
    <w:p w:rsidR="006443E1" w:rsidRDefault="006443E1" w:rsidP="00D96454">
      <w:pPr>
        <w:numPr>
          <w:ilvl w:val="1"/>
          <w:numId w:val="27"/>
        </w:numPr>
      </w:pPr>
      <w:r>
        <w:t>The state of the campaign in the Canoe campaign manager is “Active”</w:t>
      </w:r>
    </w:p>
    <w:p w:rsidR="006443E1" w:rsidRDefault="006443E1" w:rsidP="00D96454">
      <w:pPr>
        <w:numPr>
          <w:ilvl w:val="1"/>
          <w:numId w:val="27"/>
        </w:numPr>
      </w:pPr>
      <w:r>
        <w:t>The CI Flight Window has been established</w:t>
      </w:r>
    </w:p>
    <w:p w:rsidR="006443E1" w:rsidRDefault="006443E1" w:rsidP="00D96454">
      <w:pPr>
        <w:numPr>
          <w:ilvl w:val="1"/>
          <w:numId w:val="27"/>
        </w:numPr>
      </w:pPr>
      <w:r>
        <w:t>At least 1 ad asset</w:t>
      </w:r>
    </w:p>
    <w:p w:rsidR="006443E1" w:rsidRDefault="006443E1" w:rsidP="00D96454">
      <w:pPr>
        <w:numPr>
          <w:ilvl w:val="1"/>
          <w:numId w:val="27"/>
        </w:numPr>
      </w:pPr>
      <w:r>
        <w:t>The CI must have a priority</w:t>
      </w:r>
    </w:p>
    <w:p w:rsidR="006443E1" w:rsidRDefault="006443E1" w:rsidP="00D96454">
      <w:pPr>
        <w:numPr>
          <w:ilvl w:val="1"/>
          <w:numId w:val="27"/>
        </w:numPr>
      </w:pPr>
      <w:r>
        <w:t>Each Asset must have a defined Category</w:t>
      </w:r>
    </w:p>
    <w:p w:rsidR="00E455F6" w:rsidRDefault="00E455F6" w:rsidP="00D96454">
      <w:pPr>
        <w:numPr>
          <w:ilvl w:val="0"/>
          <w:numId w:val="27"/>
        </w:numPr>
      </w:pPr>
      <w:r>
        <w:t>The Canoe user specifies a campaign performance goal</w:t>
      </w:r>
      <w:r w:rsidR="00E774C8">
        <w:t xml:space="preserve"> t</w:t>
      </w:r>
      <w:r w:rsidR="00BF144B">
        <w:t>ype for the campaign.</w:t>
      </w:r>
      <w:r>
        <w:t xml:space="preserve"> </w:t>
      </w:r>
      <w:r w:rsidR="00BF144B">
        <w:t xml:space="preserve">  This goal</w:t>
      </w:r>
      <w:r w:rsidR="00E774C8">
        <w:t xml:space="preserve"> t</w:t>
      </w:r>
      <w:r w:rsidR="00BF144B">
        <w:t>ype is inherited by all campaign</w:t>
      </w:r>
      <w:r w:rsidR="00E774C8">
        <w:t xml:space="preserve"> i</w:t>
      </w:r>
      <w:r w:rsidR="00BF144B">
        <w:t>tems within the campaign.</w:t>
      </w:r>
    </w:p>
    <w:p w:rsidR="00E455F6" w:rsidRDefault="00E455F6" w:rsidP="00D96454">
      <w:pPr>
        <w:numPr>
          <w:ilvl w:val="1"/>
          <w:numId w:val="27"/>
        </w:numPr>
      </w:pPr>
      <w:r>
        <w:t>The goal type can either be based off of the delivery of insertions</w:t>
      </w:r>
      <w:r w:rsidR="00A90C41">
        <w:t xml:space="preserve"> (phase 2)</w:t>
      </w:r>
      <w:r>
        <w:t xml:space="preserve"> or views (see</w:t>
      </w:r>
      <w:r w:rsidR="00AD7596">
        <w:t xml:space="preserve"> section </w:t>
      </w:r>
      <w:r w:rsidR="00CE7F75">
        <w:fldChar w:fldCharType="begin"/>
      </w:r>
      <w:r w:rsidR="00AD7596">
        <w:instrText xml:space="preserve"> REF _Ref283899646 \r \h </w:instrText>
      </w:r>
      <w:r w:rsidR="00CE7F75">
        <w:fldChar w:fldCharType="separate"/>
      </w:r>
      <w:r w:rsidR="004C4B35">
        <w:t>1.4</w:t>
      </w:r>
      <w:r w:rsidR="00CE7F75">
        <w:fldChar w:fldCharType="end"/>
      </w:r>
      <w:r>
        <w:t>).</w:t>
      </w:r>
    </w:p>
    <w:p w:rsidR="00BF144B" w:rsidRDefault="00BF144B" w:rsidP="00D96454">
      <w:pPr>
        <w:numPr>
          <w:ilvl w:val="0"/>
          <w:numId w:val="27"/>
        </w:numPr>
      </w:pPr>
      <w:r>
        <w:t>The Canoe user specifies a campaign performance goal for each campaign</w:t>
      </w:r>
      <w:r w:rsidR="00E774C8">
        <w:t xml:space="preserve"> i</w:t>
      </w:r>
      <w:r>
        <w:t>tem.</w:t>
      </w:r>
    </w:p>
    <w:p w:rsidR="00BF144B" w:rsidRDefault="00BF144B" w:rsidP="00D96454">
      <w:pPr>
        <w:numPr>
          <w:ilvl w:val="1"/>
          <w:numId w:val="27"/>
        </w:numPr>
      </w:pPr>
      <w:r>
        <w:t>The goal amount must not be negative.</w:t>
      </w:r>
    </w:p>
    <w:p w:rsidR="00BF144B" w:rsidRDefault="00BF144B" w:rsidP="00D96454">
      <w:pPr>
        <w:numPr>
          <w:ilvl w:val="1"/>
          <w:numId w:val="27"/>
        </w:numPr>
      </w:pPr>
      <w:r>
        <w:lastRenderedPageBreak/>
        <w:t>The absence of a goal amount indicates that the campaignItem can be placed without limit until its flight ends.</w:t>
      </w:r>
    </w:p>
    <w:p w:rsidR="00E455F6" w:rsidRDefault="00E455F6" w:rsidP="00D96454">
      <w:pPr>
        <w:numPr>
          <w:ilvl w:val="0"/>
          <w:numId w:val="27"/>
        </w:numPr>
      </w:pPr>
      <w:r>
        <w:t>The Canoe user saves the campaign information.</w:t>
      </w:r>
    </w:p>
    <w:p w:rsidR="00E455F6" w:rsidRDefault="00E455F6" w:rsidP="00D96454">
      <w:pPr>
        <w:numPr>
          <w:ilvl w:val="0"/>
          <w:numId w:val="27"/>
        </w:numPr>
      </w:pPr>
      <w:r>
        <w:t>The Canoe campaign manager transmits the campaign instructions to the MSO.</w:t>
      </w:r>
    </w:p>
    <w:p w:rsidR="00E455F6" w:rsidRDefault="00E455F6" w:rsidP="00D96454">
      <w:pPr>
        <w:numPr>
          <w:ilvl w:val="0"/>
          <w:numId w:val="27"/>
        </w:numPr>
      </w:pPr>
      <w:r>
        <w:t xml:space="preserve">The campaign instructions are made available to the </w:t>
      </w:r>
      <w:r w:rsidR="00EB28EB">
        <w:t>CIP consumer</w:t>
      </w:r>
      <w:r>
        <w:t>.</w:t>
      </w:r>
    </w:p>
    <w:p w:rsidR="00812DD2" w:rsidRDefault="00812DD2" w:rsidP="00D96454">
      <w:pPr>
        <w:numPr>
          <w:ilvl w:val="0"/>
          <w:numId w:val="27"/>
        </w:numPr>
      </w:pPr>
      <w:r>
        <w:t>Pre-flight constraints must be met.</w:t>
      </w:r>
    </w:p>
    <w:p w:rsidR="00E455F6" w:rsidRDefault="00E455F6" w:rsidP="00D96454">
      <w:pPr>
        <w:numPr>
          <w:ilvl w:val="0"/>
          <w:numId w:val="27"/>
        </w:numPr>
      </w:pPr>
      <w:r>
        <w:t>A subscriber selects play on an entertainment asset from the VOD menu.</w:t>
      </w:r>
    </w:p>
    <w:p w:rsidR="00E455F6" w:rsidRDefault="00E455F6" w:rsidP="00D96454">
      <w:pPr>
        <w:numPr>
          <w:ilvl w:val="0"/>
          <w:numId w:val="27"/>
        </w:numPr>
      </w:pPr>
      <w:r>
        <w:t xml:space="preserve">The MSO VOD system recognizes that ads need to be dynamically inserted and communicates with the </w:t>
      </w:r>
      <w:r w:rsidR="00EB28EB">
        <w:t xml:space="preserve">CIP consumer </w:t>
      </w:r>
      <w:r>
        <w:t>to determine which ads to insert.</w:t>
      </w:r>
    </w:p>
    <w:p w:rsidR="00E455F6" w:rsidRDefault="00E455F6" w:rsidP="00D96454">
      <w:pPr>
        <w:numPr>
          <w:ilvl w:val="0"/>
          <w:numId w:val="27"/>
        </w:numPr>
      </w:pPr>
      <w:r>
        <w:t xml:space="preserve">The </w:t>
      </w:r>
      <w:r w:rsidR="00EB28EB">
        <w:t xml:space="preserve">CIP consumer </w:t>
      </w:r>
      <w:r>
        <w:t>leverages the campaign instructions to determine which ads to insert into the available opportunities.</w:t>
      </w:r>
    </w:p>
    <w:p w:rsidR="000549A9" w:rsidRDefault="00D40F6A" w:rsidP="00D96454">
      <w:pPr>
        <w:numPr>
          <w:ilvl w:val="1"/>
          <w:numId w:val="27"/>
        </w:numPr>
      </w:pPr>
      <w:r>
        <w:t>Campaigns with a goal</w:t>
      </w:r>
      <w:r w:rsidR="00E774C8">
        <w:t xml:space="preserve"> t</w:t>
      </w:r>
      <w:r w:rsidR="000549A9">
        <w:t>ype of “Insertions” continue to place until the insertion goal is reached</w:t>
      </w:r>
      <w:r w:rsidR="00A90C41">
        <w:t xml:space="preserve"> (</w:t>
      </w:r>
      <w:r w:rsidR="00A90C41" w:rsidRPr="00A90C41">
        <w:rPr>
          <w:color w:val="FF0000"/>
        </w:rPr>
        <w:t>Phase 2</w:t>
      </w:r>
      <w:r w:rsidR="00A90C41">
        <w:t>)</w:t>
      </w:r>
      <w:r w:rsidR="000549A9">
        <w:t>.</w:t>
      </w:r>
      <w:r w:rsidR="00DC2F7D">
        <w:t xml:space="preserve">  </w:t>
      </w:r>
    </w:p>
    <w:p w:rsidR="000549A9" w:rsidRDefault="000549A9" w:rsidP="00D96454">
      <w:pPr>
        <w:numPr>
          <w:ilvl w:val="1"/>
          <w:numId w:val="27"/>
        </w:numPr>
      </w:pPr>
      <w:r>
        <w:t>Campaigns with a goal</w:t>
      </w:r>
      <w:r w:rsidR="00E774C8">
        <w:t xml:space="preserve"> t</w:t>
      </w:r>
      <w:r>
        <w:t>ype of “Views” continue to place until the view goal is reached.</w:t>
      </w:r>
    </w:p>
    <w:p w:rsidR="00AA68CF" w:rsidRDefault="00AA68CF" w:rsidP="00D96454">
      <w:pPr>
        <w:numPr>
          <w:ilvl w:val="1"/>
          <w:numId w:val="27"/>
        </w:numPr>
      </w:pPr>
      <w:r>
        <w:t>Additional criteria and processes described in other</w:t>
      </w:r>
      <w:r w:rsidR="000D7763">
        <w:t xml:space="preserve"> </w:t>
      </w:r>
      <w:r>
        <w:t xml:space="preserve">use cases are executed to reach the final selection of the ads to include in the playlist. </w:t>
      </w:r>
    </w:p>
    <w:p w:rsidR="00E455F6" w:rsidRDefault="00E455F6" w:rsidP="00D96454">
      <w:pPr>
        <w:numPr>
          <w:ilvl w:val="0"/>
          <w:numId w:val="27"/>
        </w:numPr>
      </w:pPr>
      <w:r>
        <w:t xml:space="preserve">The </w:t>
      </w:r>
      <w:r w:rsidR="00EB28EB">
        <w:t xml:space="preserve">CIP consumer </w:t>
      </w:r>
      <w:r>
        <w:t>communicates to the VOD system which ads should be inserted, and when.</w:t>
      </w:r>
    </w:p>
    <w:p w:rsidR="00E455F6" w:rsidRDefault="00E455F6" w:rsidP="00D96454">
      <w:pPr>
        <w:numPr>
          <w:ilvl w:val="0"/>
          <w:numId w:val="27"/>
        </w:numPr>
      </w:pPr>
      <w:r>
        <w:t xml:space="preserve">The MSO VOD system plays out the entertainment and the appropriate ads to the viewer.   </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EB3584" w:rsidRPr="00EF426F" w:rsidRDefault="00E455F6" w:rsidP="00D96454">
      <w:pPr>
        <w:numPr>
          <w:ilvl w:val="0"/>
          <w:numId w:val="79"/>
        </w:numPr>
      </w:pPr>
      <w:r w:rsidRPr="00EF426F">
        <w:t xml:space="preserve">A campaign </w:t>
      </w:r>
      <w:r w:rsidR="00ED5D19">
        <w:t xml:space="preserve">item </w:t>
      </w:r>
      <w:r w:rsidRPr="00EF426F">
        <w:t>goal is not set.</w:t>
      </w:r>
    </w:p>
    <w:p w:rsidR="00E455F6" w:rsidRDefault="00E455F6" w:rsidP="00D96454">
      <w:pPr>
        <w:numPr>
          <w:ilvl w:val="1"/>
          <w:numId w:val="79"/>
        </w:numPr>
      </w:pPr>
      <w:r w:rsidRPr="00EF426F">
        <w:t xml:space="preserve">The campaign </w:t>
      </w:r>
      <w:r w:rsidR="00E752C5">
        <w:t xml:space="preserve">item </w:t>
      </w:r>
      <w:r w:rsidRPr="00EF426F">
        <w:t>must be selected for placement any time</w:t>
      </w:r>
      <w:r w:rsidR="000549A9">
        <w:t xml:space="preserve"> it otherwise qualifies</w:t>
      </w:r>
      <w:r w:rsidRPr="00EF426F">
        <w:t>.</w:t>
      </w:r>
    </w:p>
    <w:p w:rsidR="000549A9" w:rsidRDefault="000549A9" w:rsidP="00D96454">
      <w:pPr>
        <w:numPr>
          <w:ilvl w:val="0"/>
          <w:numId w:val="79"/>
        </w:numPr>
      </w:pPr>
      <w:r>
        <w:t xml:space="preserve">A </w:t>
      </w:r>
      <w:r w:rsidR="00ED5D19">
        <w:t xml:space="preserve">campaign item </w:t>
      </w:r>
      <w:r>
        <w:t>goal is changed.</w:t>
      </w:r>
    </w:p>
    <w:p w:rsidR="000549A9" w:rsidRDefault="000549A9" w:rsidP="00D96454">
      <w:pPr>
        <w:numPr>
          <w:ilvl w:val="1"/>
          <w:numId w:val="79"/>
        </w:numPr>
      </w:pPr>
      <w:r>
        <w:t xml:space="preserve">If the new goal has not yet been met, the </w:t>
      </w:r>
      <w:r w:rsidR="00E752C5">
        <w:t>campaign item</w:t>
      </w:r>
      <w:r w:rsidR="00FF02D5">
        <w:t xml:space="preserve"> </w:t>
      </w:r>
      <w:r>
        <w:t>continues</w:t>
      </w:r>
      <w:r w:rsidR="00ED5D19">
        <w:t xml:space="preserve"> (or resumes)</w:t>
      </w:r>
      <w:r>
        <w:t xml:space="preserve"> to place in </w:t>
      </w:r>
      <w:r w:rsidR="006024B7">
        <w:t xml:space="preserve">the standard methodology used by the </w:t>
      </w:r>
      <w:r w:rsidR="005F19B6">
        <w:t>CIP consumer</w:t>
      </w:r>
      <w:r w:rsidR="006024B7">
        <w:t xml:space="preserve"> to allocate goals to subsystems and fill those goals</w:t>
      </w:r>
      <w:r w:rsidR="006024B7" w:rsidDel="006024B7">
        <w:t xml:space="preserve"> </w:t>
      </w:r>
      <w:r>
        <w:t>until the goal is met.</w:t>
      </w:r>
    </w:p>
    <w:p w:rsidR="000549A9" w:rsidRDefault="000549A9" w:rsidP="00D96454">
      <w:pPr>
        <w:numPr>
          <w:ilvl w:val="1"/>
          <w:numId w:val="79"/>
        </w:numPr>
      </w:pPr>
      <w:r>
        <w:t xml:space="preserve">If the new goal has been met, the </w:t>
      </w:r>
      <w:r w:rsidR="00E752C5">
        <w:t>campaign item</w:t>
      </w:r>
      <w:r>
        <w:t xml:space="preserve"> will no longer be placed.</w:t>
      </w:r>
    </w:p>
    <w:p w:rsidR="000549A9" w:rsidRDefault="000549A9" w:rsidP="00D96454">
      <w:pPr>
        <w:numPr>
          <w:ilvl w:val="0"/>
          <w:numId w:val="79"/>
        </w:numPr>
      </w:pPr>
      <w:r>
        <w:t xml:space="preserve">A campaign </w:t>
      </w:r>
      <w:r w:rsidR="00ED5D19">
        <w:t xml:space="preserve">item </w:t>
      </w:r>
      <w:r w:rsidR="00E774C8">
        <w:t>g</w:t>
      </w:r>
      <w:r>
        <w:t>oal</w:t>
      </w:r>
      <w:r w:rsidR="00FF02D5">
        <w:t xml:space="preserve"> </w:t>
      </w:r>
      <w:r w:rsidR="00E774C8">
        <w:t>t</w:t>
      </w:r>
      <w:r>
        <w:t>ype is changed</w:t>
      </w:r>
      <w:r w:rsidR="00A90C41">
        <w:t xml:space="preserve"> (</w:t>
      </w:r>
      <w:r w:rsidR="00A90C41" w:rsidRPr="00A90C41">
        <w:rPr>
          <w:color w:val="FF0000"/>
        </w:rPr>
        <w:t>Phase 2</w:t>
      </w:r>
      <w:r w:rsidR="00A90C41">
        <w:t>)</w:t>
      </w:r>
      <w:r>
        <w:t>.</w:t>
      </w:r>
    </w:p>
    <w:p w:rsidR="000549A9" w:rsidRDefault="00FF02D5" w:rsidP="00D96454">
      <w:pPr>
        <w:numPr>
          <w:ilvl w:val="1"/>
          <w:numId w:val="79"/>
        </w:numPr>
      </w:pPr>
      <w:r>
        <w:t>The</w:t>
      </w:r>
      <w:r w:rsidR="000549A9">
        <w:t xml:space="preserve"> system must support moving from one </w:t>
      </w:r>
      <w:r w:rsidR="00E774C8">
        <w:t>g</w:t>
      </w:r>
      <w:r>
        <w:t>o</w:t>
      </w:r>
      <w:r w:rsidR="000549A9">
        <w:t>al</w:t>
      </w:r>
      <w:r>
        <w:t xml:space="preserve"> </w:t>
      </w:r>
      <w:r w:rsidR="00E774C8">
        <w:t>t</w:t>
      </w:r>
      <w:r w:rsidR="000549A9">
        <w:t xml:space="preserve">ype to another and have available </w:t>
      </w:r>
      <w:r w:rsidR="00ED5D19">
        <w:t xml:space="preserve">campaign item </w:t>
      </w:r>
      <w:r>
        <w:t>l</w:t>
      </w:r>
      <w:r w:rsidR="000549A9">
        <w:t xml:space="preserve">ife to date statistics for both </w:t>
      </w:r>
      <w:r w:rsidR="00AA68CF">
        <w:t>Insertions and Views.</w:t>
      </w:r>
    </w:p>
    <w:p w:rsidR="00ED5D19" w:rsidRDefault="00ED5D19" w:rsidP="00D96454">
      <w:pPr>
        <w:numPr>
          <w:ilvl w:val="1"/>
          <w:numId w:val="79"/>
        </w:numPr>
      </w:pPr>
      <w:r>
        <w:t xml:space="preserve">If the new campaign item goal (given the new goaltype) has not yet been met, the campaign item continues (or resumes) to place in a </w:t>
      </w:r>
      <w:r w:rsidR="006024B7">
        <w:t xml:space="preserve">in the standard methodology used by the </w:t>
      </w:r>
      <w:r w:rsidR="005F19B6">
        <w:t>CIP consumer</w:t>
      </w:r>
      <w:r w:rsidR="006024B7">
        <w:t xml:space="preserve"> to allocate goals to subsystems and fill those goals </w:t>
      </w:r>
      <w:r>
        <w:t>until the goal is met.</w:t>
      </w:r>
    </w:p>
    <w:p w:rsidR="00ED5D19" w:rsidRDefault="00ED5D19" w:rsidP="00D96454">
      <w:pPr>
        <w:numPr>
          <w:ilvl w:val="1"/>
          <w:numId w:val="79"/>
        </w:numPr>
      </w:pPr>
      <w:r>
        <w:t>If the new campaign item goal (given the new goaltype) has been met, the campaign item will no longer be placed.</w:t>
      </w:r>
    </w:p>
    <w:p w:rsidR="00996E30" w:rsidRDefault="00996E30" w:rsidP="00B52D9D"/>
    <w:p w:rsidR="00EB3584" w:rsidRDefault="00EB3584" w:rsidP="00EB3584">
      <w:pPr>
        <w:ind w:left="720" w:hanging="720"/>
      </w:pPr>
      <w:r w:rsidRPr="00976AB7">
        <w:rPr>
          <w:b/>
        </w:rPr>
        <w:t>Exceptions</w:t>
      </w:r>
      <w:r w:rsidRPr="00312546">
        <w:t>: </w:t>
      </w:r>
      <w:r>
        <w:t>The following exceptions may occur</w:t>
      </w:r>
    </w:p>
    <w:p w:rsidR="00EB3584" w:rsidRPr="002228CA" w:rsidRDefault="00EB3584" w:rsidP="00EB3584">
      <w:pPr>
        <w:ind w:left="720" w:hanging="720"/>
      </w:pPr>
      <w:r>
        <w:t>Not included</w:t>
      </w:r>
    </w:p>
    <w:p w:rsidR="00EB3584" w:rsidRDefault="00EB3584" w:rsidP="00EB3584">
      <w:pPr>
        <w:ind w:left="720" w:hanging="720"/>
        <w:rPr>
          <w:b/>
        </w:rPr>
      </w:pPr>
    </w:p>
    <w:p w:rsidR="00EB3584" w:rsidRDefault="00EB3584" w:rsidP="00EB3584">
      <w:pPr>
        <w:ind w:left="720" w:hanging="720"/>
      </w:pPr>
      <w:r w:rsidRPr="00976AB7">
        <w:rPr>
          <w:b/>
        </w:rPr>
        <w:t>Postconditions</w:t>
      </w:r>
      <w:r w:rsidRPr="00312546">
        <w:t>: </w:t>
      </w:r>
      <w:r>
        <w:t>The following post conditions are expected:</w:t>
      </w:r>
    </w:p>
    <w:p w:rsidR="00AA68CF" w:rsidRDefault="00AE4FDC" w:rsidP="00D96454">
      <w:pPr>
        <w:numPr>
          <w:ilvl w:val="0"/>
          <w:numId w:val="19"/>
        </w:numPr>
      </w:pPr>
      <w:r>
        <w:t xml:space="preserve">Placement </w:t>
      </w:r>
      <w:r w:rsidR="004C7D09">
        <w:t>performance goals are taken into consideration when placing ads.</w:t>
      </w:r>
    </w:p>
    <w:p w:rsidR="00EB3584" w:rsidRPr="00312546" w:rsidRDefault="00AE4FDC" w:rsidP="00D96454">
      <w:pPr>
        <w:numPr>
          <w:ilvl w:val="0"/>
          <w:numId w:val="19"/>
        </w:numPr>
      </w:pPr>
      <w:r>
        <w:t>Placements</w:t>
      </w:r>
      <w:r w:rsidR="00AA68CF">
        <w:t xml:space="preserve"> that have reached their goal are no longer eligible for </w:t>
      </w:r>
      <w:r>
        <w:t>execution</w:t>
      </w:r>
      <w:r w:rsidR="00AA68CF">
        <w:t>.</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CE66C8" w:rsidRDefault="00CE66C8" w:rsidP="00EB3584">
      <w:pPr>
        <w:pStyle w:val="BodyText1"/>
      </w:pPr>
      <w:r>
        <w:fldChar w:fldCharType="begin"/>
      </w:r>
      <w:r>
        <w:instrText xml:space="preserve"> REF _Ref308674932 \r \h </w:instrText>
      </w:r>
      <w:r>
        <w:fldChar w:fldCharType="separate"/>
      </w:r>
      <w:r w:rsidR="004C4B35">
        <w:t>2.7.10</w:t>
      </w:r>
      <w:r>
        <w:fldChar w:fldCharType="end"/>
      </w:r>
      <w:r>
        <w:t xml:space="preserve"> - </w:t>
      </w:r>
      <w:r>
        <w:fldChar w:fldCharType="begin"/>
      </w:r>
      <w:r>
        <w:instrText xml:space="preserve"> REF _Ref308674945 \h </w:instrText>
      </w:r>
      <w:r>
        <w:fldChar w:fldCharType="separate"/>
      </w:r>
      <w:r w:rsidR="004C4B35" w:rsidRPr="000A5CBD">
        <w:t>System Generated Campaign Updates</w:t>
      </w:r>
      <w:r>
        <w:fldChar w:fldCharType="end"/>
      </w:r>
      <w:r>
        <w:fldChar w:fldCharType="begin"/>
      </w:r>
      <w:r>
        <w:instrText xml:space="preserve"> REF _Ref308674967 \r \h </w:instrText>
      </w:r>
      <w:r>
        <w:fldChar w:fldCharType="separate"/>
      </w:r>
      <w:r w:rsidR="004C4B35">
        <w:t>2.7.12</w:t>
      </w:r>
      <w:r>
        <w:fldChar w:fldCharType="end"/>
      </w:r>
      <w:r>
        <w:t xml:space="preserve"> - </w:t>
      </w:r>
      <w:r>
        <w:fldChar w:fldCharType="begin"/>
      </w:r>
      <w:r>
        <w:instrText xml:space="preserve"> REF _Ref308674977 \h </w:instrText>
      </w:r>
      <w:r>
        <w:fldChar w:fldCharType="separate"/>
      </w:r>
      <w:r w:rsidR="004C4B35" w:rsidRPr="000A5CBD">
        <w:t>Campaign Item Goal Achieved</w:t>
      </w:r>
      <w:r>
        <w:fldChar w:fldCharType="end"/>
      </w:r>
    </w:p>
    <w:p w:rsidR="00CE66C8" w:rsidRDefault="00CE66C8" w:rsidP="00EB3584">
      <w:pPr>
        <w:pStyle w:val="BodyText1"/>
      </w:pPr>
      <w:r>
        <w:fldChar w:fldCharType="begin"/>
      </w:r>
      <w:r>
        <w:instrText xml:space="preserve"> REF _Ref308675390 \r \h </w:instrText>
      </w:r>
      <w:r>
        <w:fldChar w:fldCharType="separate"/>
      </w:r>
      <w:r w:rsidR="004C4B35">
        <w:t>2.7.14</w:t>
      </w:r>
      <w:r>
        <w:fldChar w:fldCharType="end"/>
      </w:r>
      <w:r>
        <w:t xml:space="preserve"> - </w:t>
      </w:r>
      <w:r>
        <w:fldChar w:fldCharType="begin"/>
      </w:r>
      <w:r>
        <w:instrText xml:space="preserve"> REF _Ref308675398 \h </w:instrText>
      </w:r>
      <w:r>
        <w:fldChar w:fldCharType="separate"/>
      </w:r>
      <w:r w:rsidR="004C4B35" w:rsidRPr="000A5CBD">
        <w:t>Campaign Item (CI) Information Communication</w:t>
      </w:r>
      <w:r>
        <w:fldChar w:fldCharType="end"/>
      </w:r>
    </w:p>
    <w:p w:rsidR="00AA68CF" w:rsidRPr="0010015E" w:rsidRDefault="00AA68CF" w:rsidP="00EB3584">
      <w:pPr>
        <w:pStyle w:val="BodyText1"/>
      </w:pPr>
    </w:p>
    <w:p w:rsidR="00EB3584" w:rsidRPr="000A5CBD" w:rsidRDefault="00EB3584" w:rsidP="000A5CBD">
      <w:pPr>
        <w:pStyle w:val="Heading3"/>
      </w:pPr>
      <w:bookmarkStart w:id="46" w:name="_Ref308675145"/>
      <w:bookmarkStart w:id="47" w:name="_Ref308675156"/>
      <w:bookmarkStart w:id="48" w:name="_Toc312930344"/>
      <w:r w:rsidRPr="000A5CBD">
        <w:t>Product Category Separation</w:t>
      </w:r>
      <w:bookmarkEnd w:id="46"/>
      <w:bookmarkEnd w:id="47"/>
      <w:bookmarkEnd w:id="48"/>
    </w:p>
    <w:p w:rsidR="00EB3584" w:rsidRDefault="00EB3584" w:rsidP="00EB3584">
      <w:pPr>
        <w:ind w:left="720" w:hanging="720"/>
        <w:rPr>
          <w:b/>
        </w:rPr>
      </w:pPr>
    </w:p>
    <w:p w:rsidR="00EB3584" w:rsidRPr="00312546" w:rsidRDefault="00EB3584" w:rsidP="00EB3584">
      <w:pPr>
        <w:ind w:left="720" w:hanging="720"/>
      </w:pPr>
      <w:r w:rsidRPr="00976AB7">
        <w:rPr>
          <w:b/>
        </w:rPr>
        <w:t>Summary</w:t>
      </w:r>
      <w:r w:rsidRPr="00312546">
        <w:t>: </w:t>
      </w:r>
      <w:r w:rsidR="00E254AB">
        <w:t>Create a campaign that enforce</w:t>
      </w:r>
      <w:r w:rsidR="009F106F">
        <w:t>s</w:t>
      </w:r>
      <w:r w:rsidR="00E254AB">
        <w:t xml:space="preserve"> product category separation</w:t>
      </w:r>
      <w:r w:rsidR="009F106F">
        <w:t>.</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C90D8B" w:rsidRDefault="00C90D8B" w:rsidP="00D96454">
      <w:pPr>
        <w:numPr>
          <w:ilvl w:val="0"/>
          <w:numId w:val="20"/>
        </w:numPr>
      </w:pPr>
      <w:r>
        <w:t>MSO</w:t>
      </w:r>
      <w:r w:rsidR="0016506D">
        <w:t xml:space="preserve"> client device </w:t>
      </w:r>
    </w:p>
    <w:p w:rsidR="00C90D8B" w:rsidRDefault="00C90D8B" w:rsidP="00D96454">
      <w:pPr>
        <w:numPr>
          <w:ilvl w:val="0"/>
          <w:numId w:val="20"/>
        </w:numPr>
      </w:pPr>
      <w:r>
        <w:t>MSO VOD system</w:t>
      </w:r>
    </w:p>
    <w:p w:rsidR="00C90D8B" w:rsidRDefault="00EB28EB" w:rsidP="00D96454">
      <w:pPr>
        <w:numPr>
          <w:ilvl w:val="0"/>
          <w:numId w:val="20"/>
        </w:numPr>
      </w:pPr>
      <w:r>
        <w:t xml:space="preserve">CIP consumer </w:t>
      </w:r>
    </w:p>
    <w:p w:rsidR="00EB3584" w:rsidRDefault="00C90D8B" w:rsidP="00D96454">
      <w:pPr>
        <w:numPr>
          <w:ilvl w:val="0"/>
          <w:numId w:val="20"/>
        </w:numPr>
      </w:pPr>
      <w:r>
        <w:t>Canoe campaign manager</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C90D8B" w:rsidRDefault="00C90D8B" w:rsidP="00D96454">
      <w:pPr>
        <w:numPr>
          <w:ilvl w:val="0"/>
          <w:numId w:val="28"/>
        </w:numPr>
      </w:pPr>
      <w:r>
        <w:t>Entertainment content available for play out on the VOD systems.</w:t>
      </w:r>
    </w:p>
    <w:p w:rsidR="00C90D8B" w:rsidRDefault="00C90D8B" w:rsidP="00D96454">
      <w:pPr>
        <w:numPr>
          <w:ilvl w:val="0"/>
          <w:numId w:val="28"/>
        </w:numPr>
      </w:pPr>
      <w:r>
        <w:t>Entertainment content contains ad placement opportunities.</w:t>
      </w:r>
    </w:p>
    <w:p w:rsidR="00C90D8B" w:rsidRDefault="00C90D8B" w:rsidP="00D96454">
      <w:pPr>
        <w:numPr>
          <w:ilvl w:val="0"/>
          <w:numId w:val="28"/>
        </w:numPr>
      </w:pPr>
      <w:r>
        <w:t>Ad content available for play out on the VOD systems.</w:t>
      </w:r>
    </w:p>
    <w:p w:rsidR="00C90D8B" w:rsidRDefault="00C90D8B" w:rsidP="00D96454">
      <w:pPr>
        <w:numPr>
          <w:ilvl w:val="0"/>
          <w:numId w:val="28"/>
        </w:numPr>
      </w:pPr>
      <w:r>
        <w:t>Ad content in all campaigns has been categorized according to a standard list of product categories</w:t>
      </w:r>
      <w:r w:rsidR="00566ED3">
        <w:t xml:space="preserve"> specified in the asset metadata</w:t>
      </w:r>
      <w:r>
        <w:t>.</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C90D8B" w:rsidRDefault="00C90D8B" w:rsidP="00D96454">
      <w:pPr>
        <w:numPr>
          <w:ilvl w:val="0"/>
          <w:numId w:val="29"/>
        </w:numPr>
      </w:pPr>
      <w:r>
        <w:t>A Canoe user creates a campaign using the Canoe campaign manager.</w:t>
      </w:r>
    </w:p>
    <w:p w:rsidR="006443E1" w:rsidRDefault="006443E1" w:rsidP="00D96454">
      <w:pPr>
        <w:numPr>
          <w:ilvl w:val="0"/>
          <w:numId w:val="29"/>
        </w:numPr>
      </w:pPr>
      <w:r>
        <w:t>The Canoe user indicates the following for the campaign item.</w:t>
      </w:r>
    </w:p>
    <w:p w:rsidR="000F5101" w:rsidRDefault="000F5101" w:rsidP="00D96454">
      <w:pPr>
        <w:numPr>
          <w:ilvl w:val="1"/>
          <w:numId w:val="29"/>
        </w:numPr>
      </w:pPr>
      <w:r>
        <w:t>The state of the campaign in the Canoe campaign manager is “Active”</w:t>
      </w:r>
    </w:p>
    <w:p w:rsidR="000F5101" w:rsidRDefault="000F5101" w:rsidP="00D96454">
      <w:pPr>
        <w:numPr>
          <w:ilvl w:val="1"/>
          <w:numId w:val="29"/>
        </w:numPr>
      </w:pPr>
      <w:r>
        <w:t>The CI Flight Window has been established</w:t>
      </w:r>
    </w:p>
    <w:p w:rsidR="000F5101" w:rsidRDefault="000F5101" w:rsidP="00D96454">
      <w:pPr>
        <w:numPr>
          <w:ilvl w:val="1"/>
          <w:numId w:val="29"/>
        </w:numPr>
      </w:pPr>
      <w:r>
        <w:t>At least 1 ad asset</w:t>
      </w:r>
    </w:p>
    <w:p w:rsidR="000F5101" w:rsidRDefault="000F5101" w:rsidP="00D96454">
      <w:pPr>
        <w:numPr>
          <w:ilvl w:val="1"/>
          <w:numId w:val="29"/>
        </w:numPr>
      </w:pPr>
      <w:r>
        <w:t>Each Asset must have a defined Category</w:t>
      </w:r>
    </w:p>
    <w:p w:rsidR="000F5101" w:rsidRDefault="000F5101" w:rsidP="00D96454">
      <w:pPr>
        <w:numPr>
          <w:ilvl w:val="1"/>
          <w:numId w:val="29"/>
        </w:numPr>
      </w:pPr>
      <w:r>
        <w:t>The CI must have a priority</w:t>
      </w:r>
    </w:p>
    <w:p w:rsidR="00C90D8B" w:rsidRDefault="00C90D8B" w:rsidP="00D96454">
      <w:pPr>
        <w:numPr>
          <w:ilvl w:val="0"/>
          <w:numId w:val="29"/>
        </w:numPr>
      </w:pPr>
      <w:r>
        <w:t>The Canoe user specifies the product category separation rules:</w:t>
      </w:r>
    </w:p>
    <w:p w:rsidR="003257FE" w:rsidRDefault="00C90D8B" w:rsidP="00D96454">
      <w:pPr>
        <w:numPr>
          <w:ilvl w:val="1"/>
          <w:numId w:val="29"/>
        </w:numPr>
      </w:pPr>
      <w:r>
        <w:t>By indicating the name of the category</w:t>
      </w:r>
      <w:r w:rsidR="00543F5E">
        <w:t xml:space="preserve"> per asset </w:t>
      </w:r>
      <w:r>
        <w:t>from a pre-defined list.</w:t>
      </w:r>
      <w:r w:rsidR="003360B9">
        <w:t xml:space="preserve">  This “category” may be from any level of the PCC Exclusion Category structure (Industry Group, PCC Group, PCC Subgroup, or Product Cate</w:t>
      </w:r>
      <w:r w:rsidR="009C4E25">
        <w:t>g</w:t>
      </w:r>
      <w:r w:rsidR="003360B9">
        <w:t>ory)</w:t>
      </w:r>
      <w:r w:rsidR="003257FE">
        <w:t>.</w:t>
      </w:r>
      <w:r w:rsidR="00574830">
        <w:t xml:space="preserve">  This will be defined within an AssetMetadata element and only 1 category can be defined for each asset.  There </w:t>
      </w:r>
      <w:r w:rsidR="00574830">
        <w:lastRenderedPageBreak/>
        <w:t>is no derived exclusion enforced between the levels of the PCC Exclusion structure.  The user may define a category of “DRUGS &amp; REMEDIES” (Industry Group) and this does not exclude assets with a defined category of “</w:t>
      </w:r>
      <w:r w:rsidR="00574830" w:rsidRPr="00CA6B43">
        <w:t>RX-HUMAN-INFERTILITY</w:t>
      </w:r>
      <w:r w:rsidR="00574830">
        <w:t xml:space="preserve">” which is a Product Category within DRUGS &amp; REMEDIES.  </w:t>
      </w:r>
      <w:r w:rsidR="003257FE">
        <w:t xml:space="preserve">Canoe will provide the fully qualified </w:t>
      </w:r>
      <w:r w:rsidR="003257FE" w:rsidRPr="00574830">
        <w:rPr>
          <w:rFonts w:ascii="Calibri" w:hAnsi="Calibri" w:cs="Calibri"/>
          <w:color w:val="000000"/>
          <w:sz w:val="21"/>
          <w:szCs w:val="21"/>
        </w:rPr>
        <w:t xml:space="preserve">hierarchy </w:t>
      </w:r>
      <w:r w:rsidR="003257FE">
        <w:t>path as the category.  As an example;</w:t>
      </w:r>
    </w:p>
    <w:p w:rsidR="003257FE" w:rsidRPr="00B52D9D" w:rsidRDefault="003360B9" w:rsidP="00D96454">
      <w:pPr>
        <w:numPr>
          <w:ilvl w:val="2"/>
          <w:numId w:val="29"/>
        </w:numPr>
        <w:rPr>
          <w:rFonts w:ascii="Times New Roman" w:hAnsi="Times New Roman" w:cs="Times New Roman"/>
          <w:sz w:val="20"/>
          <w:szCs w:val="20"/>
        </w:rPr>
      </w:pPr>
      <w:r>
        <w:t xml:space="preserve"> </w:t>
      </w:r>
      <w:r w:rsidR="003257FE">
        <w:t>If the category for the campaign item is “CIGARETTES” from the Product Category, Canoe will communicate the category as “</w:t>
      </w:r>
      <w:r w:rsidR="003257FE">
        <w:rPr>
          <w:rFonts w:ascii="Arial" w:hAnsi="Arial" w:cs="Arial"/>
          <w:sz w:val="16"/>
          <w:szCs w:val="16"/>
        </w:rPr>
        <w:t>CIGARETTES, TOBACCO &amp; ACCESS\CIGARETTES &amp; TOBACCO\CIGARETTES\CIGARETTES”</w:t>
      </w:r>
    </w:p>
    <w:p w:rsidR="00574830" w:rsidRPr="00B52D9D" w:rsidRDefault="003257FE" w:rsidP="00D96454">
      <w:pPr>
        <w:numPr>
          <w:ilvl w:val="2"/>
          <w:numId w:val="29"/>
        </w:numPr>
        <w:rPr>
          <w:rFonts w:ascii="Times New Roman" w:hAnsi="Times New Roman" w:cs="Times New Roman"/>
          <w:sz w:val="20"/>
          <w:szCs w:val="20"/>
        </w:rPr>
      </w:pPr>
      <w:r>
        <w:t>If the category for the campaign item is “CIGARETTES” from the PCC subgroup, Canoe will communicate the category as “</w:t>
      </w:r>
      <w:r w:rsidR="00574830">
        <w:rPr>
          <w:rFonts w:ascii="Arial" w:hAnsi="Arial" w:cs="Arial"/>
          <w:sz w:val="16"/>
          <w:szCs w:val="16"/>
        </w:rPr>
        <w:t>CIGARETTES, TOBACCO &amp; ACCESS\CIGARETTES &amp; TOBACCO\CIGARETTES”.</w:t>
      </w:r>
    </w:p>
    <w:p w:rsidR="00C90D8B" w:rsidRPr="00AB3666" w:rsidRDefault="00C90D8B" w:rsidP="00D96454">
      <w:pPr>
        <w:numPr>
          <w:ilvl w:val="1"/>
          <w:numId w:val="29"/>
        </w:numPr>
        <w:rPr>
          <w:u w:val="single"/>
        </w:rPr>
      </w:pPr>
      <w:r w:rsidRPr="00AB3666">
        <w:rPr>
          <w:u w:val="single"/>
        </w:rPr>
        <w:t>By indicating whether or not to enforce separation from other campaigns (and the associated ads).</w:t>
      </w:r>
      <w:r w:rsidR="003360B9">
        <w:rPr>
          <w:u w:val="single"/>
        </w:rPr>
        <w:t xml:space="preserve">  </w:t>
      </w:r>
      <w:r w:rsidR="003360B9" w:rsidRPr="00AB3666">
        <w:rPr>
          <w:b/>
        </w:rPr>
        <w:t xml:space="preserve">(This is defined in the </w:t>
      </w:r>
      <w:r w:rsidR="003E127D">
        <w:rPr>
          <w:b/>
        </w:rPr>
        <w:t>C</w:t>
      </w:r>
      <w:r w:rsidR="003360B9" w:rsidRPr="00AB3666">
        <w:rPr>
          <w:b/>
        </w:rPr>
        <w:t xml:space="preserve">ategoryExclusion element.  Values can be “opportunity” or “Session”.  </w:t>
      </w:r>
      <w:r w:rsidR="009C4E25" w:rsidRPr="00AB3666">
        <w:rPr>
          <w:b/>
        </w:rPr>
        <w:t xml:space="preserve">An opportunity </w:t>
      </w:r>
      <w:r w:rsidR="009C4E25">
        <w:rPr>
          <w:b/>
        </w:rPr>
        <w:t xml:space="preserve">can be standalone </w:t>
      </w:r>
      <w:r w:rsidR="009C4E25" w:rsidRPr="00AB3666">
        <w:rPr>
          <w:b/>
        </w:rPr>
        <w:t>(cableLabs metadata 3.0</w:t>
      </w:r>
      <w:r w:rsidR="009C4E25">
        <w:rPr>
          <w:b/>
        </w:rPr>
        <w:t xml:space="preserve">) or multiple PO’s linked together with a POIndex.  </w:t>
      </w:r>
      <w:r w:rsidR="003360B9" w:rsidRPr="00AB3666">
        <w:rPr>
          <w:b/>
        </w:rPr>
        <w:t>If absent, no exclusion exists for the placement.)</w:t>
      </w:r>
    </w:p>
    <w:p w:rsidR="003360B9" w:rsidRDefault="00C90D8B" w:rsidP="00D96454">
      <w:pPr>
        <w:numPr>
          <w:ilvl w:val="1"/>
          <w:numId w:val="29"/>
        </w:numPr>
      </w:pPr>
      <w:r>
        <w:t xml:space="preserve">By indicating the scope of the separation as either within the same </w:t>
      </w:r>
      <w:r w:rsidR="00566ED3">
        <w:t>opportunity</w:t>
      </w:r>
      <w:r w:rsidR="00533961">
        <w:t>, within the same group of opportunities (defined by a common PoGroupIndex)</w:t>
      </w:r>
      <w:r w:rsidR="00566ED3">
        <w:t xml:space="preserve"> </w:t>
      </w:r>
      <w:r>
        <w:t>or within the same viewing session</w:t>
      </w:r>
      <w:r w:rsidR="00533961">
        <w:t xml:space="preserve">.  This is </w:t>
      </w:r>
      <w:r w:rsidR="003360B9">
        <w:t xml:space="preserve">defined </w:t>
      </w:r>
      <w:r w:rsidR="003E127D">
        <w:t xml:space="preserve">by the scope attribute </w:t>
      </w:r>
      <w:r w:rsidR="003360B9">
        <w:t>with</w:t>
      </w:r>
      <w:r w:rsidR="003E127D">
        <w:t>in</w:t>
      </w:r>
      <w:r w:rsidR="003360B9">
        <w:t xml:space="preserve"> the CategoryExclusion element. </w:t>
      </w:r>
    </w:p>
    <w:p w:rsidR="00C90D8B" w:rsidRDefault="00C90D8B" w:rsidP="00533961">
      <w:pPr>
        <w:ind w:left="1440"/>
      </w:pPr>
    </w:p>
    <w:p w:rsidR="00C90D8B" w:rsidRDefault="00C90D8B" w:rsidP="00D96454">
      <w:pPr>
        <w:numPr>
          <w:ilvl w:val="0"/>
          <w:numId w:val="29"/>
        </w:numPr>
      </w:pPr>
      <w:r>
        <w:t>The Canoe user saves the campaign information.</w:t>
      </w:r>
    </w:p>
    <w:p w:rsidR="00C90D8B" w:rsidRDefault="00C90D8B" w:rsidP="00D96454">
      <w:pPr>
        <w:numPr>
          <w:ilvl w:val="0"/>
          <w:numId w:val="29"/>
        </w:numPr>
      </w:pPr>
      <w:r>
        <w:t>The Canoe campaign manager transmits the campaign instructions to the MSO.</w:t>
      </w:r>
    </w:p>
    <w:p w:rsidR="00C90D8B" w:rsidRDefault="00C90D8B" w:rsidP="00D96454">
      <w:pPr>
        <w:numPr>
          <w:ilvl w:val="0"/>
          <w:numId w:val="29"/>
        </w:numPr>
      </w:pPr>
      <w:r>
        <w:t xml:space="preserve">The campaign instructions are made available to the </w:t>
      </w:r>
      <w:r w:rsidR="00EB28EB">
        <w:t>CIP consumer</w:t>
      </w:r>
      <w:r>
        <w:t>.</w:t>
      </w:r>
    </w:p>
    <w:p w:rsidR="00812DD2" w:rsidRDefault="00812DD2" w:rsidP="00D96454">
      <w:pPr>
        <w:numPr>
          <w:ilvl w:val="0"/>
          <w:numId w:val="29"/>
        </w:numPr>
      </w:pPr>
      <w:r>
        <w:t>Pre-flight constraints must be met.</w:t>
      </w:r>
    </w:p>
    <w:p w:rsidR="00C90D8B" w:rsidRDefault="00C90D8B" w:rsidP="00D96454">
      <w:pPr>
        <w:numPr>
          <w:ilvl w:val="0"/>
          <w:numId w:val="29"/>
        </w:numPr>
      </w:pPr>
      <w:r>
        <w:t>A subscriber selects play on an entertainment asset from the VOD menu.</w:t>
      </w:r>
    </w:p>
    <w:p w:rsidR="00C90D8B" w:rsidRDefault="00C90D8B" w:rsidP="00D96454">
      <w:pPr>
        <w:numPr>
          <w:ilvl w:val="0"/>
          <w:numId w:val="29"/>
        </w:numPr>
      </w:pPr>
      <w:r>
        <w:t xml:space="preserve">The MSO VOD system recognizes that ads need to be dynamically inserted and communicates with the </w:t>
      </w:r>
      <w:r w:rsidR="00EB28EB">
        <w:t xml:space="preserve">CIP consumer </w:t>
      </w:r>
      <w:r>
        <w:t>to determine which ads to insert.</w:t>
      </w:r>
    </w:p>
    <w:p w:rsidR="00C90D8B" w:rsidRDefault="00C90D8B" w:rsidP="00D96454">
      <w:pPr>
        <w:numPr>
          <w:ilvl w:val="0"/>
          <w:numId w:val="29"/>
        </w:numPr>
      </w:pPr>
      <w:r>
        <w:t xml:space="preserve">The </w:t>
      </w:r>
      <w:r w:rsidR="00EB28EB">
        <w:t xml:space="preserve">CIP consumer </w:t>
      </w:r>
      <w:r>
        <w:t>leverages the campaign instructions to determine which ads to insert into the available opportunities.</w:t>
      </w:r>
    </w:p>
    <w:p w:rsidR="00442135" w:rsidRDefault="00442135" w:rsidP="00D96454">
      <w:pPr>
        <w:numPr>
          <w:ilvl w:val="1"/>
          <w:numId w:val="29"/>
        </w:numPr>
      </w:pPr>
      <w:r>
        <w:t xml:space="preserve">Additional criteria and processes described in other use cases are executed to reach the final selection of the ads to include in the playlist. </w:t>
      </w:r>
    </w:p>
    <w:p w:rsidR="00C90D8B" w:rsidRDefault="00C90D8B" w:rsidP="00D96454">
      <w:pPr>
        <w:numPr>
          <w:ilvl w:val="1"/>
          <w:numId w:val="29"/>
        </w:numPr>
      </w:pPr>
      <w:r>
        <w:t xml:space="preserve">If two ads are part of the same </w:t>
      </w:r>
      <w:r w:rsidR="003A592E">
        <w:t>opportunity</w:t>
      </w:r>
      <w:r>
        <w:t xml:space="preserve">-exclusive product category and both are selected to be placed into the same ad </w:t>
      </w:r>
      <w:r w:rsidR="003A592E">
        <w:t>opportunity</w:t>
      </w:r>
      <w:r>
        <w:t xml:space="preserve">, only one </w:t>
      </w:r>
      <w:r w:rsidR="003A592E">
        <w:t>can be placed in the opportunity</w:t>
      </w:r>
      <w:r>
        <w:t>.</w:t>
      </w:r>
    </w:p>
    <w:p w:rsidR="00533961" w:rsidRDefault="00533961" w:rsidP="00D96454">
      <w:pPr>
        <w:numPr>
          <w:ilvl w:val="1"/>
          <w:numId w:val="29"/>
        </w:numPr>
      </w:pPr>
      <w:r>
        <w:t>If two ads are part of the same POGroup-exclusive product category and both are selected to be placed into the same POGroup, only one can be placed in the POGroup.</w:t>
      </w:r>
    </w:p>
    <w:p w:rsidR="003A592E" w:rsidRDefault="003A592E" w:rsidP="00D96454">
      <w:pPr>
        <w:numPr>
          <w:ilvl w:val="1"/>
          <w:numId w:val="29"/>
        </w:numPr>
      </w:pPr>
      <w:r>
        <w:t>If two ads are part of the same session-exclusive product category and both are selected to be placed into the same session, only one can be placed in the session.</w:t>
      </w:r>
    </w:p>
    <w:p w:rsidR="00442135" w:rsidRDefault="003A592E" w:rsidP="00D96454">
      <w:pPr>
        <w:numPr>
          <w:ilvl w:val="1"/>
          <w:numId w:val="29"/>
        </w:numPr>
      </w:pPr>
      <w:r>
        <w:t>Exclusion shall be executed on a “First Placed Stays” basis.  If an ad is placed</w:t>
      </w:r>
      <w:r w:rsidR="00442135">
        <w:t xml:space="preserve"> that has a Product Category Separation rule, no other ad can be placed if it violates that rule.  An ad can only be placed if it does not violate the Product Category Separation rules of any previously placed ads.</w:t>
      </w:r>
    </w:p>
    <w:p w:rsidR="00C90D8B" w:rsidRDefault="00C90D8B" w:rsidP="00D96454">
      <w:pPr>
        <w:numPr>
          <w:ilvl w:val="0"/>
          <w:numId w:val="29"/>
        </w:numPr>
      </w:pPr>
      <w:r>
        <w:t xml:space="preserve">The </w:t>
      </w:r>
      <w:r w:rsidR="00EB28EB">
        <w:t xml:space="preserve">CIP consumer </w:t>
      </w:r>
      <w:r>
        <w:t>communicates to the VOD system which ads should be inserted, and when.</w:t>
      </w:r>
    </w:p>
    <w:p w:rsidR="00C90D8B" w:rsidRDefault="00C90D8B" w:rsidP="00D96454">
      <w:pPr>
        <w:numPr>
          <w:ilvl w:val="0"/>
          <w:numId w:val="29"/>
        </w:numPr>
      </w:pPr>
      <w:r>
        <w:lastRenderedPageBreak/>
        <w:t xml:space="preserve">The MSO VOD system plays out the entertainment and the appropriate ads to the viewer.   </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EB3584" w:rsidRDefault="00C90D8B" w:rsidP="00D96454">
      <w:pPr>
        <w:numPr>
          <w:ilvl w:val="0"/>
          <w:numId w:val="80"/>
        </w:numPr>
      </w:pPr>
      <w:r>
        <w:t>When two ads are part of the same non-exclusive category, both m</w:t>
      </w:r>
      <w:r w:rsidR="00EC790C">
        <w:t>ay</w:t>
      </w:r>
      <w:r>
        <w:t xml:space="preserve"> be selected for placement.</w:t>
      </w:r>
    </w:p>
    <w:p w:rsidR="00C90D8B" w:rsidRPr="00312546" w:rsidRDefault="00C90D8B" w:rsidP="00D96454">
      <w:pPr>
        <w:numPr>
          <w:ilvl w:val="0"/>
          <w:numId w:val="80"/>
        </w:numPr>
      </w:pPr>
      <w:r>
        <w:t>When two ads are part of different exclusive or non-exclusive categories, both m</w:t>
      </w:r>
      <w:r w:rsidR="00EC790C">
        <w:t>ay</w:t>
      </w:r>
      <w:r>
        <w:t xml:space="preserve"> be selected for placement.</w:t>
      </w:r>
    </w:p>
    <w:p w:rsidR="00EB3584" w:rsidRDefault="00EB3584" w:rsidP="00EB3584">
      <w:pPr>
        <w:ind w:left="720" w:hanging="720"/>
        <w:rPr>
          <w:b/>
        </w:rPr>
      </w:pPr>
    </w:p>
    <w:p w:rsidR="00EB3584" w:rsidRDefault="00EB3584" w:rsidP="00EB3584">
      <w:pPr>
        <w:ind w:left="720" w:hanging="720"/>
      </w:pPr>
      <w:r w:rsidRPr="00976AB7">
        <w:rPr>
          <w:b/>
        </w:rPr>
        <w:t>Exceptions</w:t>
      </w:r>
      <w:r w:rsidRPr="00312546">
        <w:t>: </w:t>
      </w:r>
      <w:r>
        <w:t>The following exceptions may occur</w:t>
      </w:r>
    </w:p>
    <w:p w:rsidR="00EB3584" w:rsidRPr="002228CA" w:rsidRDefault="00EB3584" w:rsidP="00EB3584">
      <w:pPr>
        <w:ind w:left="720" w:hanging="720"/>
      </w:pPr>
      <w:r>
        <w:t>Not included</w:t>
      </w:r>
    </w:p>
    <w:p w:rsidR="00EB3584" w:rsidRDefault="00EB3584" w:rsidP="00EB3584">
      <w:pPr>
        <w:ind w:left="720" w:hanging="720"/>
        <w:rPr>
          <w:b/>
        </w:rPr>
      </w:pPr>
    </w:p>
    <w:p w:rsidR="00EB3584" w:rsidRDefault="00EB3584" w:rsidP="00EB3584">
      <w:pPr>
        <w:ind w:left="720" w:hanging="720"/>
      </w:pPr>
      <w:r w:rsidRPr="00976AB7">
        <w:rPr>
          <w:b/>
        </w:rPr>
        <w:t>Postconditions</w:t>
      </w:r>
      <w:r w:rsidRPr="00312546">
        <w:t>: </w:t>
      </w:r>
      <w:r>
        <w:t>The following post conditions are expected:</w:t>
      </w:r>
    </w:p>
    <w:p w:rsidR="00C70366" w:rsidRDefault="004C7D09" w:rsidP="00D96454">
      <w:pPr>
        <w:numPr>
          <w:ilvl w:val="0"/>
          <w:numId w:val="81"/>
        </w:numPr>
      </w:pPr>
      <w:r>
        <w:t xml:space="preserve">Product </w:t>
      </w:r>
      <w:r w:rsidR="00442135">
        <w:t>Category S</w:t>
      </w:r>
      <w:r>
        <w:t>eparation rules are enforced when placing ads.</w:t>
      </w:r>
      <w:r w:rsidR="00950714">
        <w:t xml:space="preserve">  Ads which violate the Product Category Separation rules are not placed.</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442135" w:rsidRDefault="00CE66C8" w:rsidP="006E3BBB">
      <w:pPr>
        <w:pStyle w:val="BodyText1"/>
      </w:pPr>
      <w:r>
        <w:fldChar w:fldCharType="begin"/>
      </w:r>
      <w:r>
        <w:instrText xml:space="preserve"> REF _Ref308675471 \r \h </w:instrText>
      </w:r>
      <w:r>
        <w:fldChar w:fldCharType="separate"/>
      </w:r>
      <w:r w:rsidR="004C4B35">
        <w:t>2.7.2</w:t>
      </w:r>
      <w:r>
        <w:fldChar w:fldCharType="end"/>
      </w:r>
      <w:r>
        <w:t xml:space="preserve"> - </w:t>
      </w:r>
      <w:r>
        <w:fldChar w:fldCharType="begin"/>
      </w:r>
      <w:r>
        <w:instrText xml:space="preserve"> REF _Ref308675478 \h </w:instrText>
      </w:r>
      <w:r>
        <w:fldChar w:fldCharType="separate"/>
      </w:r>
      <w:r w:rsidR="004C4B35" w:rsidRPr="000A5CBD">
        <w:t>Ad Rotation</w:t>
      </w:r>
      <w:r>
        <w:fldChar w:fldCharType="end"/>
      </w:r>
    </w:p>
    <w:p w:rsidR="00CE66C8" w:rsidRDefault="00CE66C8" w:rsidP="006E3BBB">
      <w:pPr>
        <w:pStyle w:val="BodyText1"/>
      </w:pPr>
    </w:p>
    <w:p w:rsidR="00A7032C" w:rsidRPr="000A5CBD" w:rsidRDefault="00A7032C" w:rsidP="000A5CBD">
      <w:pPr>
        <w:pStyle w:val="Heading3"/>
      </w:pPr>
      <w:bookmarkStart w:id="49" w:name="_Ref308675166"/>
      <w:bookmarkStart w:id="50" w:name="_Ref308675181"/>
      <w:bookmarkStart w:id="51" w:name="_Toc312930345"/>
      <w:r w:rsidRPr="000A5CBD">
        <w:t xml:space="preserve">Ad </w:t>
      </w:r>
      <w:r w:rsidR="00607546">
        <w:t xml:space="preserve">Copy </w:t>
      </w:r>
      <w:r w:rsidRPr="000A5CBD">
        <w:t>Separation</w:t>
      </w:r>
      <w:bookmarkEnd w:id="49"/>
      <w:bookmarkEnd w:id="50"/>
      <w:bookmarkEnd w:id="51"/>
      <w:ins w:id="52" w:author="Tim Whitton" w:date="2012-02-07T11:44:00Z">
        <w:r w:rsidR="007861A8">
          <w:t xml:space="preserve"> (phase 2)</w:t>
        </w:r>
      </w:ins>
    </w:p>
    <w:p w:rsidR="00A7032C" w:rsidRDefault="00A7032C" w:rsidP="00A7032C">
      <w:pPr>
        <w:ind w:left="720" w:hanging="720"/>
        <w:rPr>
          <w:b/>
        </w:rPr>
      </w:pPr>
    </w:p>
    <w:p w:rsidR="00A7032C" w:rsidRPr="00312546" w:rsidRDefault="00A7032C" w:rsidP="00A7032C">
      <w:pPr>
        <w:ind w:left="720" w:hanging="720"/>
      </w:pPr>
      <w:r w:rsidRPr="00976AB7">
        <w:rPr>
          <w:b/>
        </w:rPr>
        <w:t>Summary</w:t>
      </w:r>
      <w:r w:rsidRPr="00312546">
        <w:t>: </w:t>
      </w:r>
      <w:r>
        <w:t xml:space="preserve">Create a campaign that enforces ad </w:t>
      </w:r>
      <w:r w:rsidR="00607546">
        <w:t xml:space="preserve">copy </w:t>
      </w:r>
      <w:r>
        <w:t>separation by break or session.</w:t>
      </w:r>
    </w:p>
    <w:p w:rsidR="00A7032C" w:rsidRDefault="00A7032C" w:rsidP="00A7032C">
      <w:pPr>
        <w:ind w:left="720" w:hanging="720"/>
        <w:rPr>
          <w:b/>
        </w:rPr>
      </w:pPr>
    </w:p>
    <w:p w:rsidR="00A7032C" w:rsidRDefault="00A7032C" w:rsidP="00A7032C">
      <w:pPr>
        <w:ind w:left="720" w:hanging="720"/>
      </w:pPr>
      <w:r w:rsidRPr="00976AB7">
        <w:rPr>
          <w:b/>
        </w:rPr>
        <w:t>Actors</w:t>
      </w:r>
      <w:r w:rsidRPr="00312546">
        <w:t>:</w:t>
      </w:r>
      <w:r>
        <w:t xml:space="preserve"> The following actors are engaged:</w:t>
      </w:r>
    </w:p>
    <w:p w:rsidR="00A7032C" w:rsidRDefault="00A7032C" w:rsidP="00D96454">
      <w:pPr>
        <w:numPr>
          <w:ilvl w:val="0"/>
          <w:numId w:val="50"/>
        </w:numPr>
      </w:pPr>
      <w:r>
        <w:t xml:space="preserve">MSO </w:t>
      </w:r>
      <w:r w:rsidR="0042153E">
        <w:t>client device</w:t>
      </w:r>
    </w:p>
    <w:p w:rsidR="00A7032C" w:rsidRDefault="00A7032C" w:rsidP="00D96454">
      <w:pPr>
        <w:numPr>
          <w:ilvl w:val="0"/>
          <w:numId w:val="50"/>
        </w:numPr>
      </w:pPr>
      <w:r>
        <w:t>MSO VOD system</w:t>
      </w:r>
    </w:p>
    <w:p w:rsidR="00A7032C" w:rsidRDefault="00EB28EB" w:rsidP="00D96454">
      <w:pPr>
        <w:numPr>
          <w:ilvl w:val="0"/>
          <w:numId w:val="50"/>
        </w:numPr>
      </w:pPr>
      <w:r>
        <w:t xml:space="preserve">CIP consumer </w:t>
      </w:r>
    </w:p>
    <w:p w:rsidR="00A7032C" w:rsidRDefault="00A7032C" w:rsidP="00D96454">
      <w:pPr>
        <w:numPr>
          <w:ilvl w:val="0"/>
          <w:numId w:val="50"/>
        </w:numPr>
      </w:pPr>
      <w:r>
        <w:t>Canoe campaign manager</w:t>
      </w:r>
    </w:p>
    <w:p w:rsidR="00A7032C" w:rsidRDefault="00A7032C" w:rsidP="00A7032C">
      <w:pPr>
        <w:rPr>
          <w:b/>
        </w:rPr>
      </w:pPr>
    </w:p>
    <w:p w:rsidR="00A7032C" w:rsidRDefault="00A7032C" w:rsidP="00A7032C">
      <w:r w:rsidRPr="00976AB7">
        <w:rPr>
          <w:b/>
        </w:rPr>
        <w:t>Preconditions</w:t>
      </w:r>
      <w:r w:rsidRPr="00312546">
        <w:t>: </w:t>
      </w:r>
      <w:r>
        <w:t>The following pre conditions are expected:</w:t>
      </w:r>
    </w:p>
    <w:p w:rsidR="00A7032C" w:rsidRDefault="00A7032C" w:rsidP="00D96454">
      <w:pPr>
        <w:numPr>
          <w:ilvl w:val="0"/>
          <w:numId w:val="51"/>
        </w:numPr>
      </w:pPr>
      <w:r>
        <w:t>Entertainment content available for play out on the VOD systems.</w:t>
      </w:r>
    </w:p>
    <w:p w:rsidR="00A7032C" w:rsidRDefault="00A7032C" w:rsidP="00D96454">
      <w:pPr>
        <w:numPr>
          <w:ilvl w:val="0"/>
          <w:numId w:val="51"/>
        </w:numPr>
      </w:pPr>
      <w:r>
        <w:t>Entertainment content contains ad placement opportunities.</w:t>
      </w:r>
    </w:p>
    <w:p w:rsidR="00A7032C" w:rsidRDefault="00A7032C" w:rsidP="00D96454">
      <w:pPr>
        <w:numPr>
          <w:ilvl w:val="0"/>
          <w:numId w:val="51"/>
        </w:numPr>
      </w:pPr>
      <w:r>
        <w:t>Ad content available for play out on the VOD systems.</w:t>
      </w:r>
    </w:p>
    <w:p w:rsidR="00A7032C" w:rsidRDefault="00A7032C" w:rsidP="00A7032C">
      <w:pPr>
        <w:rPr>
          <w:b/>
        </w:rPr>
      </w:pPr>
    </w:p>
    <w:p w:rsidR="00A7032C" w:rsidRDefault="00A7032C" w:rsidP="00A7032C">
      <w:r w:rsidRPr="00976AB7">
        <w:rPr>
          <w:b/>
        </w:rPr>
        <w:t>Basic course</w:t>
      </w:r>
      <w:r w:rsidRPr="00312546">
        <w:t>: </w:t>
      </w:r>
      <w:r>
        <w:t>The nominal path consists of:</w:t>
      </w:r>
    </w:p>
    <w:p w:rsidR="00A7032C" w:rsidRDefault="00A7032C" w:rsidP="00D96454">
      <w:pPr>
        <w:numPr>
          <w:ilvl w:val="0"/>
          <w:numId w:val="52"/>
        </w:numPr>
      </w:pPr>
      <w:r>
        <w:t>A Canoe user creates a campaign using the Canoe campaign manager.</w:t>
      </w:r>
    </w:p>
    <w:p w:rsidR="006443E1" w:rsidRDefault="006443E1" w:rsidP="00D96454">
      <w:pPr>
        <w:numPr>
          <w:ilvl w:val="0"/>
          <w:numId w:val="52"/>
        </w:numPr>
      </w:pPr>
      <w:r>
        <w:t>The Canoe user indicates the following for the campaign item.</w:t>
      </w:r>
    </w:p>
    <w:p w:rsidR="000F5101" w:rsidRDefault="000F5101" w:rsidP="00D96454">
      <w:pPr>
        <w:numPr>
          <w:ilvl w:val="1"/>
          <w:numId w:val="52"/>
        </w:numPr>
      </w:pPr>
      <w:r>
        <w:t>The state of the campaign in the Canoe campaign manager is “Active”</w:t>
      </w:r>
    </w:p>
    <w:p w:rsidR="000F5101" w:rsidRDefault="000F5101" w:rsidP="00D96454">
      <w:pPr>
        <w:numPr>
          <w:ilvl w:val="1"/>
          <w:numId w:val="52"/>
        </w:numPr>
      </w:pPr>
      <w:r>
        <w:t>The CI Flight Window has been established</w:t>
      </w:r>
    </w:p>
    <w:p w:rsidR="000F5101" w:rsidRDefault="000F5101" w:rsidP="00D96454">
      <w:pPr>
        <w:numPr>
          <w:ilvl w:val="1"/>
          <w:numId w:val="52"/>
        </w:numPr>
      </w:pPr>
      <w:r>
        <w:lastRenderedPageBreak/>
        <w:t>At least 1 ad asset</w:t>
      </w:r>
    </w:p>
    <w:p w:rsidR="000F5101" w:rsidRDefault="000F5101" w:rsidP="00D96454">
      <w:pPr>
        <w:numPr>
          <w:ilvl w:val="1"/>
          <w:numId w:val="52"/>
        </w:numPr>
      </w:pPr>
      <w:r>
        <w:t>Each Asset must have a defined Category</w:t>
      </w:r>
    </w:p>
    <w:p w:rsidR="000F5101" w:rsidRDefault="000F5101" w:rsidP="00D96454">
      <w:pPr>
        <w:numPr>
          <w:ilvl w:val="1"/>
          <w:numId w:val="52"/>
        </w:numPr>
      </w:pPr>
      <w:r>
        <w:t>The CI must have a priority</w:t>
      </w:r>
    </w:p>
    <w:p w:rsidR="00A7032C" w:rsidRDefault="00A7032C" w:rsidP="00D96454">
      <w:pPr>
        <w:numPr>
          <w:ilvl w:val="0"/>
          <w:numId w:val="52"/>
        </w:numPr>
      </w:pPr>
      <w:r>
        <w:t>The Canoe user specifies the ad separation rules for each ad, indicating if:</w:t>
      </w:r>
    </w:p>
    <w:p w:rsidR="00EC790C" w:rsidRDefault="00A7032C" w:rsidP="00D96454">
      <w:pPr>
        <w:numPr>
          <w:ilvl w:val="1"/>
          <w:numId w:val="52"/>
        </w:numPr>
      </w:pPr>
      <w:r>
        <w:t xml:space="preserve">The ad should not be shown more than once in the same </w:t>
      </w:r>
      <w:r w:rsidR="00442135">
        <w:t>opportunity</w:t>
      </w:r>
    </w:p>
    <w:p w:rsidR="00EC790C" w:rsidRDefault="00EC790C" w:rsidP="00D96454">
      <w:pPr>
        <w:numPr>
          <w:ilvl w:val="1"/>
          <w:numId w:val="52"/>
        </w:numPr>
      </w:pPr>
      <w:r w:rsidRPr="00EC790C">
        <w:t xml:space="preserve"> </w:t>
      </w:r>
      <w:r>
        <w:t>The ad should not be shown more than once in the same POGroup</w:t>
      </w:r>
    </w:p>
    <w:p w:rsidR="00A7032C" w:rsidRDefault="00A7032C" w:rsidP="00D96454">
      <w:pPr>
        <w:numPr>
          <w:ilvl w:val="1"/>
          <w:numId w:val="52"/>
        </w:numPr>
      </w:pPr>
      <w:r>
        <w:t>The ad should not be shown more than once in the same viewer session</w:t>
      </w:r>
    </w:p>
    <w:p w:rsidR="00A7032C" w:rsidRDefault="00A7032C" w:rsidP="00D96454">
      <w:pPr>
        <w:numPr>
          <w:ilvl w:val="1"/>
          <w:numId w:val="52"/>
        </w:numPr>
      </w:pPr>
      <w:r>
        <w:t xml:space="preserve">The ad should </w:t>
      </w:r>
      <w:r w:rsidR="00442135">
        <w:t>abide by a default restriction which is to preclude an ad from being placed adjacent to itself</w:t>
      </w:r>
      <w:r w:rsidR="00AE4FDC">
        <w:t xml:space="preserve"> </w:t>
      </w:r>
      <w:r w:rsidR="00EC790C">
        <w:t>within the same POGroup.  T</w:t>
      </w:r>
      <w:r w:rsidR="00AE4FDC">
        <w:t>wo ads are considered the same if they have the same ProviderID/AssetID combination</w:t>
      </w:r>
      <w:r w:rsidR="00442135">
        <w:t>.</w:t>
      </w:r>
    </w:p>
    <w:p w:rsidR="00A7032C" w:rsidRDefault="00A7032C" w:rsidP="00D96454">
      <w:pPr>
        <w:numPr>
          <w:ilvl w:val="0"/>
          <w:numId w:val="52"/>
        </w:numPr>
      </w:pPr>
      <w:r>
        <w:t>The Canoe user saves the campaign information.</w:t>
      </w:r>
    </w:p>
    <w:p w:rsidR="00A7032C" w:rsidRDefault="00A7032C" w:rsidP="00D96454">
      <w:pPr>
        <w:numPr>
          <w:ilvl w:val="0"/>
          <w:numId w:val="52"/>
        </w:numPr>
      </w:pPr>
      <w:r>
        <w:t>The Canoe campaign manager transmits the campaign instructions to the MSO.</w:t>
      </w:r>
    </w:p>
    <w:p w:rsidR="00A7032C" w:rsidRDefault="00A7032C" w:rsidP="00D96454">
      <w:pPr>
        <w:numPr>
          <w:ilvl w:val="0"/>
          <w:numId w:val="52"/>
        </w:numPr>
      </w:pPr>
      <w:r>
        <w:t xml:space="preserve">The campaign instructions are made available to the </w:t>
      </w:r>
      <w:r w:rsidR="00EB28EB">
        <w:t>CIP consumer</w:t>
      </w:r>
      <w:r>
        <w:t>.</w:t>
      </w:r>
    </w:p>
    <w:p w:rsidR="00812DD2" w:rsidRDefault="00812DD2" w:rsidP="00D96454">
      <w:pPr>
        <w:numPr>
          <w:ilvl w:val="0"/>
          <w:numId w:val="52"/>
        </w:numPr>
      </w:pPr>
      <w:r>
        <w:t>Pre-flight constraints must be met.</w:t>
      </w:r>
    </w:p>
    <w:p w:rsidR="00A7032C" w:rsidRDefault="00A7032C" w:rsidP="00D96454">
      <w:pPr>
        <w:numPr>
          <w:ilvl w:val="0"/>
          <w:numId w:val="52"/>
        </w:numPr>
      </w:pPr>
      <w:r>
        <w:t>A subscriber selects play on an entertainment asset from the VOD menu.</w:t>
      </w:r>
    </w:p>
    <w:p w:rsidR="00A7032C" w:rsidRDefault="00A7032C" w:rsidP="00D96454">
      <w:pPr>
        <w:numPr>
          <w:ilvl w:val="0"/>
          <w:numId w:val="52"/>
        </w:numPr>
      </w:pPr>
      <w:r>
        <w:t xml:space="preserve">The MSO VOD system recognizes that ads need to be dynamically inserted and communicates with the </w:t>
      </w:r>
      <w:r w:rsidR="00EB28EB">
        <w:t>CIP consumer</w:t>
      </w:r>
      <w:r>
        <w:t xml:space="preserve"> to determine which ads to insert.</w:t>
      </w:r>
    </w:p>
    <w:p w:rsidR="00A7032C" w:rsidRDefault="00A7032C" w:rsidP="00D96454">
      <w:pPr>
        <w:numPr>
          <w:ilvl w:val="0"/>
          <w:numId w:val="52"/>
        </w:numPr>
      </w:pPr>
      <w:r>
        <w:t xml:space="preserve">The </w:t>
      </w:r>
      <w:r w:rsidR="00EB28EB">
        <w:t xml:space="preserve">CIP consumer </w:t>
      </w:r>
      <w:r>
        <w:t>leverages the campaign instructions to determine which ads to insert into the available opportunities.</w:t>
      </w:r>
    </w:p>
    <w:p w:rsidR="000F4E50" w:rsidRDefault="000F4E50" w:rsidP="00D96454">
      <w:pPr>
        <w:numPr>
          <w:ilvl w:val="1"/>
          <w:numId w:val="52"/>
        </w:numPr>
      </w:pPr>
      <w:r>
        <w:t xml:space="preserve">Additional criteria and processes described in other use cases are executed to reach the final selection of the ads to include in the playlist. </w:t>
      </w:r>
    </w:p>
    <w:p w:rsidR="00A7032C" w:rsidRDefault="00A7032C" w:rsidP="00D96454">
      <w:pPr>
        <w:numPr>
          <w:ilvl w:val="1"/>
          <w:numId w:val="52"/>
        </w:numPr>
      </w:pPr>
      <w:r>
        <w:t xml:space="preserve">If </w:t>
      </w:r>
      <w:r w:rsidR="00442135">
        <w:t>an opportunity</w:t>
      </w:r>
      <w:r w:rsidR="009B6911">
        <w:t xml:space="preserve">-restricted ad is </w:t>
      </w:r>
      <w:r w:rsidR="000F4E50">
        <w:t xml:space="preserve">placed in an opportunity and subsequently selected for placement again in the same opportunity, the </w:t>
      </w:r>
      <w:r w:rsidR="009B6911">
        <w:t xml:space="preserve">ad must </w:t>
      </w:r>
      <w:r w:rsidR="000F4E50">
        <w:t>not be placed the second time in that opportunity</w:t>
      </w:r>
      <w:r w:rsidR="009B6911">
        <w:t>.</w:t>
      </w:r>
    </w:p>
    <w:p w:rsidR="000A7A45" w:rsidRDefault="000A7A45" w:rsidP="00D96454">
      <w:pPr>
        <w:numPr>
          <w:ilvl w:val="1"/>
          <w:numId w:val="52"/>
        </w:numPr>
      </w:pPr>
      <w:r>
        <w:t>If a POGroup-restricted ad is placed in a POGroup and subsequently selected for placement again in the same POGroup, the ad must not be placed the second time in that POGroup.</w:t>
      </w:r>
    </w:p>
    <w:p w:rsidR="000F4E50" w:rsidRDefault="000F4E50" w:rsidP="00D96454">
      <w:pPr>
        <w:numPr>
          <w:ilvl w:val="1"/>
          <w:numId w:val="52"/>
        </w:numPr>
      </w:pPr>
      <w:r>
        <w:t>If a session-restricted ad is placed in a session and subsequently selected for placement again in the same session, the ad must not be placed the second time.</w:t>
      </w:r>
    </w:p>
    <w:p w:rsidR="00AA1ADD" w:rsidRDefault="00AA1ADD" w:rsidP="00D96454">
      <w:pPr>
        <w:numPr>
          <w:ilvl w:val="1"/>
          <w:numId w:val="52"/>
        </w:numPr>
      </w:pPr>
      <w:r>
        <w:t>If an ad has no defined copy separation restrictions, placement must conform to the default restriction (preclude an ad from being placed adjacent to itself within the same POGroup).</w:t>
      </w:r>
    </w:p>
    <w:p w:rsidR="00A7032C" w:rsidRDefault="00A7032C" w:rsidP="00D96454">
      <w:pPr>
        <w:numPr>
          <w:ilvl w:val="0"/>
          <w:numId w:val="52"/>
        </w:numPr>
      </w:pPr>
      <w:r>
        <w:t xml:space="preserve">The </w:t>
      </w:r>
      <w:r w:rsidR="00EB28EB">
        <w:t xml:space="preserve">CIP consumer </w:t>
      </w:r>
      <w:r>
        <w:t>communicates to the VOD system which ads should be inserted, and when.</w:t>
      </w:r>
    </w:p>
    <w:p w:rsidR="00A7032C" w:rsidRDefault="00A7032C" w:rsidP="00D96454">
      <w:pPr>
        <w:numPr>
          <w:ilvl w:val="0"/>
          <w:numId w:val="52"/>
        </w:numPr>
      </w:pPr>
      <w:r>
        <w:t xml:space="preserve">The MSO VOD system plays out the entertainment and the appropriate ads to the viewer.   </w:t>
      </w:r>
    </w:p>
    <w:p w:rsidR="00A7032C" w:rsidRPr="00312546" w:rsidRDefault="00A7032C" w:rsidP="00A7032C">
      <w:pPr>
        <w:ind w:left="720" w:hanging="720"/>
      </w:pPr>
    </w:p>
    <w:p w:rsidR="00A7032C" w:rsidRDefault="00A7032C" w:rsidP="00A7032C">
      <w:r w:rsidRPr="00976AB7">
        <w:rPr>
          <w:b/>
        </w:rPr>
        <w:t>Alternative course</w:t>
      </w:r>
      <w:r w:rsidRPr="00312546">
        <w:t>: </w:t>
      </w:r>
      <w:r>
        <w:t>The alternative paths may consist of:</w:t>
      </w:r>
    </w:p>
    <w:p w:rsidR="00A7032C" w:rsidRPr="009B6911" w:rsidRDefault="00A7032C" w:rsidP="00D96454">
      <w:pPr>
        <w:numPr>
          <w:ilvl w:val="0"/>
          <w:numId w:val="82"/>
        </w:numPr>
      </w:pPr>
      <w:r>
        <w:t>If t</w:t>
      </w:r>
      <w:r w:rsidR="009B6911">
        <w:t>he same session-restricted ad from the same campaign is to be selected for placement more than once into the same session, the ad must only be placed once.</w:t>
      </w:r>
    </w:p>
    <w:p w:rsidR="009B6911" w:rsidRPr="009B6911" w:rsidRDefault="009B6911" w:rsidP="00D96454">
      <w:pPr>
        <w:numPr>
          <w:ilvl w:val="0"/>
          <w:numId w:val="82"/>
        </w:numPr>
      </w:pPr>
      <w:r>
        <w:t>If</w:t>
      </w:r>
      <w:r w:rsidR="000F4E50">
        <w:t xml:space="preserve"> an ad has no Ad </w:t>
      </w:r>
      <w:r w:rsidR="00607546">
        <w:t xml:space="preserve">Copy </w:t>
      </w:r>
      <w:r w:rsidR="000F4E50">
        <w:t xml:space="preserve">Separation rules, </w:t>
      </w:r>
      <w:r>
        <w:t>the ad can be placed multiple times</w:t>
      </w:r>
      <w:r w:rsidR="000F4E50">
        <w:t xml:space="preserve"> in the session, </w:t>
      </w:r>
      <w:r w:rsidR="00AA1ADD">
        <w:t xml:space="preserve">in a POGroup, </w:t>
      </w:r>
      <w:r w:rsidR="000F4E50">
        <w:t xml:space="preserve">in an opportunity, but cannot be placed adjacent to itself in the same </w:t>
      </w:r>
      <w:r w:rsidR="00AA1ADD">
        <w:t>POGroup.</w:t>
      </w:r>
    </w:p>
    <w:p w:rsidR="009B6911" w:rsidRDefault="009B6911" w:rsidP="009B6911">
      <w:pPr>
        <w:ind w:left="720"/>
        <w:rPr>
          <w:b/>
        </w:rPr>
      </w:pPr>
    </w:p>
    <w:p w:rsidR="00A7032C" w:rsidRDefault="00A7032C" w:rsidP="00A7032C">
      <w:pPr>
        <w:ind w:left="720" w:hanging="720"/>
      </w:pPr>
      <w:r w:rsidRPr="00976AB7">
        <w:rPr>
          <w:b/>
        </w:rPr>
        <w:t>Exceptions</w:t>
      </w:r>
      <w:r w:rsidRPr="00312546">
        <w:t>: </w:t>
      </w:r>
      <w:r>
        <w:t>The following exceptions may occur</w:t>
      </w:r>
    </w:p>
    <w:p w:rsidR="00A7032C" w:rsidRPr="002228CA" w:rsidRDefault="00A7032C" w:rsidP="00A7032C">
      <w:pPr>
        <w:ind w:left="720" w:hanging="720"/>
      </w:pPr>
      <w:r>
        <w:t>Not included</w:t>
      </w:r>
    </w:p>
    <w:p w:rsidR="00A7032C" w:rsidRDefault="00A7032C" w:rsidP="00A7032C">
      <w:pPr>
        <w:ind w:left="720" w:hanging="720"/>
        <w:rPr>
          <w:b/>
        </w:rPr>
      </w:pPr>
    </w:p>
    <w:p w:rsidR="00A7032C" w:rsidRDefault="00A7032C" w:rsidP="00A7032C">
      <w:pPr>
        <w:ind w:left="720" w:hanging="720"/>
      </w:pPr>
      <w:r w:rsidRPr="00976AB7">
        <w:rPr>
          <w:b/>
        </w:rPr>
        <w:t>Postconditions</w:t>
      </w:r>
      <w:r w:rsidRPr="00312546">
        <w:t>: </w:t>
      </w:r>
      <w:r>
        <w:t>The following post conditions are expected:</w:t>
      </w:r>
    </w:p>
    <w:p w:rsidR="00A7032C" w:rsidRDefault="009B6911" w:rsidP="00D96454">
      <w:pPr>
        <w:numPr>
          <w:ilvl w:val="0"/>
          <w:numId w:val="53"/>
        </w:numPr>
      </w:pPr>
      <w:r>
        <w:t xml:space="preserve">Ad </w:t>
      </w:r>
      <w:r w:rsidR="00607546">
        <w:t xml:space="preserve">copy </w:t>
      </w:r>
      <w:r w:rsidR="00A7032C">
        <w:t>separation rules are enforced when placing ads.</w:t>
      </w:r>
      <w:r w:rsidR="00950714">
        <w:t xml:space="preserve">  Ads which violate the Ad </w:t>
      </w:r>
      <w:r w:rsidR="00607546">
        <w:t xml:space="preserve">Copy </w:t>
      </w:r>
      <w:r w:rsidR="00950714">
        <w:t>Separation rules are not placed.</w:t>
      </w:r>
    </w:p>
    <w:p w:rsidR="00A7032C" w:rsidRDefault="00A7032C" w:rsidP="00A7032C">
      <w:pPr>
        <w:ind w:left="720" w:hanging="720"/>
        <w:rPr>
          <w:b/>
        </w:rPr>
      </w:pPr>
    </w:p>
    <w:p w:rsidR="00A7032C" w:rsidRDefault="00A7032C" w:rsidP="00A7032C">
      <w:pPr>
        <w:ind w:left="720" w:hanging="720"/>
      </w:pPr>
      <w:r w:rsidRPr="00976AB7">
        <w:rPr>
          <w:b/>
        </w:rPr>
        <w:t>Related Use Cases</w:t>
      </w:r>
      <w:r w:rsidRPr="00312546">
        <w:t xml:space="preserve">: </w:t>
      </w:r>
    </w:p>
    <w:p w:rsidR="000F4E50" w:rsidRDefault="00CE66C8" w:rsidP="006E3BBB">
      <w:pPr>
        <w:pStyle w:val="BodyText1"/>
      </w:pPr>
      <w:r>
        <w:fldChar w:fldCharType="begin"/>
      </w:r>
      <w:r>
        <w:instrText xml:space="preserve"> REF _Ref308675509 \r \h </w:instrText>
      </w:r>
      <w:r>
        <w:fldChar w:fldCharType="separate"/>
      </w:r>
      <w:r w:rsidR="004C4B35">
        <w:t>2.7.2</w:t>
      </w:r>
      <w:r>
        <w:fldChar w:fldCharType="end"/>
      </w:r>
      <w:r>
        <w:t xml:space="preserve"> - </w:t>
      </w:r>
      <w:r>
        <w:fldChar w:fldCharType="begin"/>
      </w:r>
      <w:r>
        <w:instrText xml:space="preserve"> REF _Ref308675520 \h </w:instrText>
      </w:r>
      <w:r>
        <w:fldChar w:fldCharType="separate"/>
      </w:r>
      <w:r w:rsidR="004C4B35" w:rsidRPr="000A5CBD">
        <w:t>Ad Rotation</w:t>
      </w:r>
      <w:r>
        <w:fldChar w:fldCharType="end"/>
      </w:r>
    </w:p>
    <w:p w:rsidR="00607546" w:rsidRDefault="00607546" w:rsidP="006E3BBB">
      <w:pPr>
        <w:pStyle w:val="BodyText1"/>
      </w:pPr>
    </w:p>
    <w:p w:rsidR="00EB3584" w:rsidRPr="000A5CBD" w:rsidRDefault="00EB3584" w:rsidP="000A5CBD">
      <w:pPr>
        <w:pStyle w:val="Heading3"/>
      </w:pPr>
      <w:bookmarkStart w:id="53" w:name="_Toc312930346"/>
      <w:r w:rsidRPr="000A5CBD">
        <w:t>Time of Day and Day of Week Targeting</w:t>
      </w:r>
      <w:bookmarkEnd w:id="53"/>
    </w:p>
    <w:p w:rsidR="00EB3584" w:rsidRDefault="00EB3584" w:rsidP="00EB3584">
      <w:pPr>
        <w:ind w:left="720" w:hanging="720"/>
        <w:rPr>
          <w:b/>
        </w:rPr>
      </w:pPr>
    </w:p>
    <w:p w:rsidR="00EB3584" w:rsidRPr="00312546" w:rsidRDefault="00EB3584" w:rsidP="00EB3584">
      <w:pPr>
        <w:ind w:left="720" w:hanging="720"/>
      </w:pPr>
      <w:r w:rsidRPr="00976AB7">
        <w:rPr>
          <w:b/>
        </w:rPr>
        <w:t>Summary</w:t>
      </w:r>
      <w:r w:rsidRPr="00312546">
        <w:t>: </w:t>
      </w:r>
      <w:r w:rsidR="009F106F">
        <w:t>Create a campaign that places ads at specific times of day and/or days of the week.</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401A4C" w:rsidRDefault="00401A4C" w:rsidP="00D96454">
      <w:pPr>
        <w:numPr>
          <w:ilvl w:val="0"/>
          <w:numId w:val="31"/>
        </w:numPr>
      </w:pPr>
      <w:r>
        <w:t xml:space="preserve">MSO </w:t>
      </w:r>
      <w:r w:rsidR="0042153E">
        <w:t>client device</w:t>
      </w:r>
    </w:p>
    <w:p w:rsidR="00401A4C" w:rsidRDefault="00401A4C" w:rsidP="00D96454">
      <w:pPr>
        <w:numPr>
          <w:ilvl w:val="0"/>
          <w:numId w:val="31"/>
        </w:numPr>
      </w:pPr>
      <w:r>
        <w:t>MSO VOD system</w:t>
      </w:r>
    </w:p>
    <w:p w:rsidR="00401A4C" w:rsidRDefault="00EB28EB" w:rsidP="00D96454">
      <w:pPr>
        <w:numPr>
          <w:ilvl w:val="0"/>
          <w:numId w:val="31"/>
        </w:numPr>
      </w:pPr>
      <w:r>
        <w:t xml:space="preserve">CIP consumer </w:t>
      </w:r>
    </w:p>
    <w:p w:rsidR="00401A4C" w:rsidRDefault="00401A4C" w:rsidP="00D96454">
      <w:pPr>
        <w:numPr>
          <w:ilvl w:val="0"/>
          <w:numId w:val="31"/>
        </w:numPr>
      </w:pPr>
      <w:r>
        <w:t>Canoe campaign manager</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401A4C" w:rsidRDefault="00401A4C" w:rsidP="00D96454">
      <w:pPr>
        <w:numPr>
          <w:ilvl w:val="0"/>
          <w:numId w:val="32"/>
        </w:numPr>
      </w:pPr>
      <w:r>
        <w:t>Entertainment content available for play out on the VOD systems.</w:t>
      </w:r>
    </w:p>
    <w:p w:rsidR="00401A4C" w:rsidRDefault="00401A4C" w:rsidP="00D96454">
      <w:pPr>
        <w:numPr>
          <w:ilvl w:val="0"/>
          <w:numId w:val="32"/>
        </w:numPr>
      </w:pPr>
      <w:r>
        <w:t>Entertainment content contains ad placement opportunities.</w:t>
      </w:r>
    </w:p>
    <w:p w:rsidR="00401A4C" w:rsidRDefault="00401A4C" w:rsidP="00D96454">
      <w:pPr>
        <w:numPr>
          <w:ilvl w:val="0"/>
          <w:numId w:val="32"/>
        </w:numPr>
      </w:pPr>
      <w:r>
        <w:t>Ad content available for play out on the VOD systems.</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401A4C" w:rsidRDefault="00401A4C" w:rsidP="00D96454">
      <w:pPr>
        <w:numPr>
          <w:ilvl w:val="0"/>
          <w:numId w:val="33"/>
        </w:numPr>
      </w:pPr>
      <w:r>
        <w:t>A Canoe user creates a campaign using the Canoe campaign manager.</w:t>
      </w:r>
    </w:p>
    <w:p w:rsidR="00401A4C" w:rsidRDefault="00401A4C" w:rsidP="00D96454">
      <w:pPr>
        <w:numPr>
          <w:ilvl w:val="0"/>
          <w:numId w:val="33"/>
        </w:numPr>
      </w:pPr>
      <w:r>
        <w:t xml:space="preserve">The Canoe user indicates the </w:t>
      </w:r>
      <w:r w:rsidR="006443E1">
        <w:t>following for the</w:t>
      </w:r>
      <w:r>
        <w:t xml:space="preserve"> campaign</w:t>
      </w:r>
      <w:r w:rsidR="00BF7AB5">
        <w:t xml:space="preserve"> item</w:t>
      </w:r>
      <w:r>
        <w:t>.</w:t>
      </w:r>
    </w:p>
    <w:p w:rsidR="000F5101" w:rsidRDefault="000F5101" w:rsidP="00D96454">
      <w:pPr>
        <w:numPr>
          <w:ilvl w:val="1"/>
          <w:numId w:val="33"/>
        </w:numPr>
      </w:pPr>
      <w:r>
        <w:t>The state of the campaign in the Canoe campaign manager is “Active”</w:t>
      </w:r>
    </w:p>
    <w:p w:rsidR="000F5101" w:rsidRDefault="000F5101" w:rsidP="00D96454">
      <w:pPr>
        <w:numPr>
          <w:ilvl w:val="1"/>
          <w:numId w:val="33"/>
        </w:numPr>
      </w:pPr>
      <w:r>
        <w:t>The CI Flight Window has been established</w:t>
      </w:r>
    </w:p>
    <w:p w:rsidR="000F5101" w:rsidRDefault="000F5101" w:rsidP="00D96454">
      <w:pPr>
        <w:numPr>
          <w:ilvl w:val="1"/>
          <w:numId w:val="33"/>
        </w:numPr>
      </w:pPr>
      <w:r>
        <w:t>At least 1 ad asset</w:t>
      </w:r>
    </w:p>
    <w:p w:rsidR="000F5101" w:rsidRDefault="000F5101" w:rsidP="00D96454">
      <w:pPr>
        <w:numPr>
          <w:ilvl w:val="1"/>
          <w:numId w:val="33"/>
        </w:numPr>
      </w:pPr>
      <w:r>
        <w:t>Each Asset must have a defined Category</w:t>
      </w:r>
    </w:p>
    <w:p w:rsidR="000F5101" w:rsidRDefault="000F5101" w:rsidP="00D96454">
      <w:pPr>
        <w:numPr>
          <w:ilvl w:val="1"/>
          <w:numId w:val="33"/>
        </w:numPr>
      </w:pPr>
      <w:r>
        <w:t>The CI must have a priority</w:t>
      </w:r>
    </w:p>
    <w:p w:rsidR="00401A4C" w:rsidRDefault="00401A4C" w:rsidP="00D96454">
      <w:pPr>
        <w:numPr>
          <w:ilvl w:val="0"/>
          <w:numId w:val="33"/>
        </w:numPr>
      </w:pPr>
      <w:r>
        <w:t>The Canoe user specifies the time of day and day of week targeting conditions as a pair by:</w:t>
      </w:r>
    </w:p>
    <w:p w:rsidR="00401A4C" w:rsidRDefault="00401A4C" w:rsidP="00D96454">
      <w:pPr>
        <w:numPr>
          <w:ilvl w:val="1"/>
          <w:numId w:val="33"/>
        </w:numPr>
      </w:pPr>
      <w:r>
        <w:t>Indicating one or more days to be eligible for ad placement</w:t>
      </w:r>
    </w:p>
    <w:p w:rsidR="00401A4C" w:rsidRDefault="00401A4C" w:rsidP="00D96454">
      <w:pPr>
        <w:numPr>
          <w:ilvl w:val="1"/>
          <w:numId w:val="33"/>
        </w:numPr>
      </w:pPr>
      <w:r>
        <w:t>Indicating an accompanying start and end time to be eligible for ad placement</w:t>
      </w:r>
    </w:p>
    <w:p w:rsidR="00401A4C" w:rsidRDefault="00401A4C" w:rsidP="00D96454">
      <w:pPr>
        <w:numPr>
          <w:ilvl w:val="0"/>
          <w:numId w:val="33"/>
        </w:numPr>
      </w:pPr>
      <w:r>
        <w:t xml:space="preserve">The Canoe user saves the campaign </w:t>
      </w:r>
      <w:r w:rsidR="00BF7AB5">
        <w:t xml:space="preserve">item </w:t>
      </w:r>
      <w:r>
        <w:t>information.</w:t>
      </w:r>
    </w:p>
    <w:p w:rsidR="00401A4C" w:rsidRDefault="00401A4C" w:rsidP="00D96454">
      <w:pPr>
        <w:numPr>
          <w:ilvl w:val="0"/>
          <w:numId w:val="33"/>
        </w:numPr>
      </w:pPr>
      <w:r>
        <w:lastRenderedPageBreak/>
        <w:t xml:space="preserve">The Canoe campaign manager transmits the campaign </w:t>
      </w:r>
      <w:r w:rsidR="00BF7AB5">
        <w:t xml:space="preserve">item </w:t>
      </w:r>
      <w:r>
        <w:t>instructions to the MSO.</w:t>
      </w:r>
    </w:p>
    <w:p w:rsidR="00401A4C" w:rsidRDefault="00401A4C" w:rsidP="00D96454">
      <w:pPr>
        <w:numPr>
          <w:ilvl w:val="0"/>
          <w:numId w:val="33"/>
        </w:numPr>
      </w:pPr>
      <w:r>
        <w:t>The campaign</w:t>
      </w:r>
      <w:r w:rsidR="00BF7AB5">
        <w:t xml:space="preserve"> item</w:t>
      </w:r>
      <w:r>
        <w:t xml:space="preserve"> instructions are made available to the </w:t>
      </w:r>
      <w:r w:rsidR="00EB28EB">
        <w:t>CIP consumer</w:t>
      </w:r>
      <w:r>
        <w:t>.</w:t>
      </w:r>
    </w:p>
    <w:p w:rsidR="00812DD2" w:rsidRDefault="00812DD2" w:rsidP="00D96454">
      <w:pPr>
        <w:numPr>
          <w:ilvl w:val="0"/>
          <w:numId w:val="33"/>
        </w:numPr>
      </w:pPr>
      <w:r>
        <w:t>Pre-flight constraints must be met.</w:t>
      </w:r>
    </w:p>
    <w:p w:rsidR="00401A4C" w:rsidRDefault="00401A4C" w:rsidP="00D96454">
      <w:pPr>
        <w:numPr>
          <w:ilvl w:val="0"/>
          <w:numId w:val="33"/>
        </w:numPr>
      </w:pPr>
      <w:r>
        <w:t>A subscriber selects play on an entertainment asset from the VOD menu.</w:t>
      </w:r>
    </w:p>
    <w:p w:rsidR="00401A4C" w:rsidRDefault="00401A4C" w:rsidP="00D96454">
      <w:pPr>
        <w:numPr>
          <w:ilvl w:val="0"/>
          <w:numId w:val="33"/>
        </w:numPr>
      </w:pPr>
      <w:r>
        <w:t xml:space="preserve">The MSO VOD system recognizes that ads need to be dynamically inserted and communicates with the </w:t>
      </w:r>
      <w:r w:rsidR="00EB28EB">
        <w:t xml:space="preserve">CIP consumer </w:t>
      </w:r>
      <w:r>
        <w:t>to determine which ads to insert.</w:t>
      </w:r>
    </w:p>
    <w:p w:rsidR="00401A4C" w:rsidRDefault="00401A4C" w:rsidP="00D96454">
      <w:pPr>
        <w:numPr>
          <w:ilvl w:val="0"/>
          <w:numId w:val="33"/>
        </w:numPr>
      </w:pPr>
      <w:r>
        <w:t xml:space="preserve">The </w:t>
      </w:r>
      <w:r w:rsidR="00EB28EB">
        <w:t xml:space="preserve">CIP consumer </w:t>
      </w:r>
      <w:r>
        <w:t>leverages the campaign instructions to determine which ads to insert into the available opportunities.</w:t>
      </w:r>
    </w:p>
    <w:p w:rsidR="000F4E50" w:rsidRDefault="000F4E50" w:rsidP="00D96454">
      <w:pPr>
        <w:numPr>
          <w:ilvl w:val="1"/>
          <w:numId w:val="33"/>
        </w:numPr>
      </w:pPr>
      <w:r>
        <w:t>Additional criteria and processes described in other use cases are executed to reach the final selection of the ads to include in the playlist.</w:t>
      </w:r>
    </w:p>
    <w:p w:rsidR="00401A4C" w:rsidRDefault="00401A4C" w:rsidP="00D96454">
      <w:pPr>
        <w:numPr>
          <w:ilvl w:val="1"/>
          <w:numId w:val="33"/>
        </w:numPr>
      </w:pPr>
      <w:r>
        <w:t xml:space="preserve">If the current day and time on which the viewer is requesting the entertainment content (local to the viewer’s time) falls within the conditions specified </w:t>
      </w:r>
      <w:r w:rsidR="00AA1ADD">
        <w:t>for the CI</w:t>
      </w:r>
      <w:r>
        <w:t xml:space="preserve">, the </w:t>
      </w:r>
      <w:r w:rsidR="00AA1ADD">
        <w:t>CI</w:t>
      </w:r>
      <w:r>
        <w:t xml:space="preserve"> must be made eligible for selection (pending other conditions).</w:t>
      </w:r>
    </w:p>
    <w:p w:rsidR="00401A4C" w:rsidRDefault="00401A4C" w:rsidP="00D96454">
      <w:pPr>
        <w:numPr>
          <w:ilvl w:val="0"/>
          <w:numId w:val="33"/>
        </w:numPr>
      </w:pPr>
      <w:r>
        <w:t xml:space="preserve">The </w:t>
      </w:r>
      <w:r w:rsidR="00EB28EB">
        <w:t xml:space="preserve">CIP consumer </w:t>
      </w:r>
      <w:r>
        <w:t>communicates to the VOD system which ads should be inserted, and when.</w:t>
      </w:r>
    </w:p>
    <w:p w:rsidR="00401A4C" w:rsidRDefault="00401A4C" w:rsidP="00D96454">
      <w:pPr>
        <w:numPr>
          <w:ilvl w:val="0"/>
          <w:numId w:val="33"/>
        </w:numPr>
      </w:pPr>
      <w:r>
        <w:t xml:space="preserve">The MSO VOD system plays out the entertainment and the appropriate ads to the viewer.   </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EB3584" w:rsidRPr="00312546" w:rsidRDefault="00EB3584" w:rsidP="00EB3584">
      <w:r>
        <w:t>None identified</w:t>
      </w:r>
    </w:p>
    <w:p w:rsidR="00EB3584" w:rsidRDefault="00EB3584" w:rsidP="00EB3584">
      <w:pPr>
        <w:ind w:left="720" w:hanging="720"/>
        <w:rPr>
          <w:b/>
        </w:rPr>
      </w:pPr>
    </w:p>
    <w:p w:rsidR="00EB3584" w:rsidRDefault="00EB3584" w:rsidP="00EB3584">
      <w:pPr>
        <w:ind w:left="720" w:hanging="720"/>
      </w:pPr>
      <w:r w:rsidRPr="00976AB7">
        <w:rPr>
          <w:b/>
        </w:rPr>
        <w:t>Exceptions</w:t>
      </w:r>
      <w:r w:rsidRPr="00312546">
        <w:t>: </w:t>
      </w:r>
      <w:r>
        <w:t>The following exceptions may occur</w:t>
      </w:r>
    </w:p>
    <w:p w:rsidR="00EB3584" w:rsidRPr="002228CA" w:rsidRDefault="00EB3584" w:rsidP="00EB3584">
      <w:pPr>
        <w:ind w:left="720" w:hanging="720"/>
      </w:pPr>
      <w:r>
        <w:t>Not included</w:t>
      </w:r>
    </w:p>
    <w:p w:rsidR="00EB3584" w:rsidRDefault="00EB3584" w:rsidP="00EB3584">
      <w:pPr>
        <w:ind w:left="720" w:hanging="720"/>
        <w:rPr>
          <w:b/>
        </w:rPr>
      </w:pPr>
    </w:p>
    <w:p w:rsidR="00EB3584" w:rsidRDefault="00EB3584" w:rsidP="00EB3584">
      <w:pPr>
        <w:ind w:left="720" w:hanging="720"/>
      </w:pPr>
      <w:r w:rsidRPr="00976AB7">
        <w:rPr>
          <w:b/>
        </w:rPr>
        <w:t>Postconditions</w:t>
      </w:r>
      <w:r w:rsidRPr="00312546">
        <w:t>: </w:t>
      </w:r>
      <w:r>
        <w:t>The following post conditions are expected:</w:t>
      </w:r>
    </w:p>
    <w:p w:rsidR="004C7D09" w:rsidRDefault="004C7D09" w:rsidP="00D96454">
      <w:pPr>
        <w:numPr>
          <w:ilvl w:val="0"/>
          <w:numId w:val="55"/>
        </w:numPr>
      </w:pPr>
      <w:r>
        <w:t xml:space="preserve">Day of week and time of day conditions are considered as part of the ad placement process.  </w:t>
      </w:r>
      <w:r w:rsidR="00950714">
        <w:t>Ads which violate the Day of Week/Time of day constraints are not placed.</w:t>
      </w:r>
    </w:p>
    <w:p w:rsidR="004C7D09" w:rsidRDefault="004C7D09" w:rsidP="00EB3584">
      <w:pPr>
        <w:ind w:left="720" w:hanging="720"/>
        <w:rPr>
          <w:b/>
        </w:rPr>
      </w:pPr>
    </w:p>
    <w:p w:rsidR="00EB3584" w:rsidRDefault="00EB3584" w:rsidP="00EB3584">
      <w:pPr>
        <w:ind w:left="720" w:hanging="720"/>
      </w:pPr>
      <w:r w:rsidRPr="00976AB7">
        <w:rPr>
          <w:b/>
        </w:rPr>
        <w:t>Related Use Cases</w:t>
      </w:r>
      <w:r w:rsidRPr="00312546">
        <w:t xml:space="preserve">: </w:t>
      </w:r>
    </w:p>
    <w:p w:rsidR="00950714" w:rsidRDefault="00CE66C8" w:rsidP="00EB3584">
      <w:pPr>
        <w:pStyle w:val="BodyText1"/>
      </w:pPr>
      <w:r>
        <w:fldChar w:fldCharType="begin"/>
      </w:r>
      <w:r>
        <w:instrText xml:space="preserve"> REF _Ref308675609 \r \h </w:instrText>
      </w:r>
      <w:r>
        <w:fldChar w:fldCharType="separate"/>
      </w:r>
      <w:r w:rsidR="004C4B35">
        <w:t>2.7.9</w:t>
      </w:r>
      <w:r>
        <w:fldChar w:fldCharType="end"/>
      </w:r>
      <w:r>
        <w:t xml:space="preserve"> - </w:t>
      </w:r>
      <w:r>
        <w:fldChar w:fldCharType="begin"/>
      </w:r>
      <w:r>
        <w:instrText xml:space="preserve"> REF _Ref308675620 \h </w:instrText>
      </w:r>
      <w:r>
        <w:fldChar w:fldCharType="separate"/>
      </w:r>
      <w:r w:rsidR="004C4B35" w:rsidRPr="000A5CBD">
        <w:t>User Generated Campaign Updates</w:t>
      </w:r>
      <w:r>
        <w:fldChar w:fldCharType="end"/>
      </w:r>
    </w:p>
    <w:p w:rsidR="00B52D9D" w:rsidRDefault="00B52D9D" w:rsidP="00EB3584">
      <w:pPr>
        <w:pStyle w:val="BodyText1"/>
      </w:pPr>
    </w:p>
    <w:p w:rsidR="00EB3584" w:rsidRPr="00607546" w:rsidRDefault="0042153E" w:rsidP="000A5CBD">
      <w:pPr>
        <w:pStyle w:val="Heading3"/>
      </w:pPr>
      <w:bookmarkStart w:id="54" w:name="_Ref310241613"/>
      <w:bookmarkStart w:id="55" w:name="_Toc312930347"/>
      <w:r w:rsidRPr="004868E2">
        <w:t>CIP Normative</w:t>
      </w:r>
      <w:r w:rsidR="00EB3584" w:rsidRPr="00607546">
        <w:t xml:space="preserve"> Metadata Targeting</w:t>
      </w:r>
      <w:bookmarkEnd w:id="54"/>
      <w:bookmarkEnd w:id="55"/>
    </w:p>
    <w:p w:rsidR="00EB3584" w:rsidRDefault="00EB3584" w:rsidP="00EB3584">
      <w:pPr>
        <w:ind w:left="720" w:hanging="720"/>
        <w:rPr>
          <w:b/>
        </w:rPr>
      </w:pPr>
    </w:p>
    <w:p w:rsidR="00EB3584" w:rsidRPr="00312546" w:rsidRDefault="00EB3584" w:rsidP="00EB3584">
      <w:pPr>
        <w:ind w:left="720" w:hanging="720"/>
      </w:pPr>
      <w:r w:rsidRPr="00976AB7">
        <w:rPr>
          <w:b/>
        </w:rPr>
        <w:t>Summary</w:t>
      </w:r>
      <w:r w:rsidRPr="00312546">
        <w:t>: </w:t>
      </w:r>
      <w:r w:rsidR="009F106F">
        <w:t xml:space="preserve">Create a campaign that places ads according to conditions on </w:t>
      </w:r>
      <w:r w:rsidR="0042153E">
        <w:t>CIP normative</w:t>
      </w:r>
      <w:r w:rsidR="009F106F">
        <w:t xml:space="preserve"> metadata associated with entertainment content being viewed.</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401A4C" w:rsidRDefault="00401A4C" w:rsidP="00D96454">
      <w:pPr>
        <w:numPr>
          <w:ilvl w:val="0"/>
          <w:numId w:val="34"/>
        </w:numPr>
      </w:pPr>
      <w:r>
        <w:t>MSO</w:t>
      </w:r>
      <w:r w:rsidR="0042153E">
        <w:t xml:space="preserve"> client device</w:t>
      </w:r>
    </w:p>
    <w:p w:rsidR="00401A4C" w:rsidRDefault="00401A4C" w:rsidP="00D96454">
      <w:pPr>
        <w:numPr>
          <w:ilvl w:val="0"/>
          <w:numId w:val="34"/>
        </w:numPr>
      </w:pPr>
      <w:r>
        <w:t>MSO VOD system</w:t>
      </w:r>
    </w:p>
    <w:p w:rsidR="00401A4C" w:rsidRDefault="00EB28EB" w:rsidP="00D96454">
      <w:pPr>
        <w:numPr>
          <w:ilvl w:val="0"/>
          <w:numId w:val="34"/>
        </w:numPr>
      </w:pPr>
      <w:r>
        <w:t xml:space="preserve">CIP consumer </w:t>
      </w:r>
    </w:p>
    <w:p w:rsidR="00401A4C" w:rsidRDefault="00401A4C" w:rsidP="00D96454">
      <w:pPr>
        <w:numPr>
          <w:ilvl w:val="0"/>
          <w:numId w:val="34"/>
        </w:numPr>
      </w:pPr>
      <w:r>
        <w:t>Canoe campaign manager</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401A4C" w:rsidRDefault="00401A4C" w:rsidP="00D96454">
      <w:pPr>
        <w:numPr>
          <w:ilvl w:val="0"/>
          <w:numId w:val="35"/>
        </w:numPr>
      </w:pPr>
      <w:r>
        <w:t>Entertainment content available for play out on the VOD systems.</w:t>
      </w:r>
    </w:p>
    <w:p w:rsidR="00401A4C" w:rsidRDefault="00401A4C" w:rsidP="00D96454">
      <w:pPr>
        <w:numPr>
          <w:ilvl w:val="0"/>
          <w:numId w:val="35"/>
        </w:numPr>
      </w:pPr>
      <w:r>
        <w:t>Entertainment content contains ad placement opportunities.</w:t>
      </w:r>
    </w:p>
    <w:p w:rsidR="00401A4C" w:rsidRDefault="00401A4C" w:rsidP="00D96454">
      <w:pPr>
        <w:numPr>
          <w:ilvl w:val="0"/>
          <w:numId w:val="35"/>
        </w:numPr>
      </w:pPr>
      <w:r>
        <w:t>Ad content available for play out on the VOD systems.</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401A4C" w:rsidRDefault="00401A4C" w:rsidP="00D96454">
      <w:pPr>
        <w:numPr>
          <w:ilvl w:val="0"/>
          <w:numId w:val="36"/>
        </w:numPr>
      </w:pPr>
      <w:r>
        <w:t>A Canoe user creates a campaign using the Canoe campaign manager.</w:t>
      </w:r>
    </w:p>
    <w:p w:rsidR="006443E1" w:rsidRDefault="006443E1" w:rsidP="00D96454">
      <w:pPr>
        <w:numPr>
          <w:ilvl w:val="0"/>
          <w:numId w:val="36"/>
        </w:numPr>
      </w:pPr>
      <w:r>
        <w:t>The Canoe user indicates the following for the campaign item.</w:t>
      </w:r>
    </w:p>
    <w:p w:rsidR="002F53FF" w:rsidRDefault="002F53FF" w:rsidP="00D96454">
      <w:pPr>
        <w:numPr>
          <w:ilvl w:val="1"/>
          <w:numId w:val="36"/>
        </w:numPr>
      </w:pPr>
      <w:r>
        <w:t>The state of the campaign in the Canoe campaign manager is “Active”</w:t>
      </w:r>
    </w:p>
    <w:p w:rsidR="002F53FF" w:rsidRDefault="002F53FF" w:rsidP="00D96454">
      <w:pPr>
        <w:numPr>
          <w:ilvl w:val="1"/>
          <w:numId w:val="36"/>
        </w:numPr>
      </w:pPr>
      <w:r>
        <w:t>The CI Flight Window has been established</w:t>
      </w:r>
    </w:p>
    <w:p w:rsidR="002F53FF" w:rsidRDefault="002F53FF" w:rsidP="00D96454">
      <w:pPr>
        <w:numPr>
          <w:ilvl w:val="1"/>
          <w:numId w:val="36"/>
        </w:numPr>
      </w:pPr>
      <w:r>
        <w:t>At least 1 ad asset</w:t>
      </w:r>
    </w:p>
    <w:p w:rsidR="002F53FF" w:rsidRDefault="002F53FF" w:rsidP="00D96454">
      <w:pPr>
        <w:numPr>
          <w:ilvl w:val="1"/>
          <w:numId w:val="36"/>
        </w:numPr>
      </w:pPr>
      <w:r>
        <w:t>Each Asset must have a defined Category</w:t>
      </w:r>
    </w:p>
    <w:p w:rsidR="002F53FF" w:rsidRDefault="002F53FF" w:rsidP="00D96454">
      <w:pPr>
        <w:numPr>
          <w:ilvl w:val="1"/>
          <w:numId w:val="36"/>
        </w:numPr>
      </w:pPr>
      <w:r>
        <w:t>The CI must have a priority</w:t>
      </w:r>
    </w:p>
    <w:p w:rsidR="00401A4C" w:rsidRDefault="00401A4C" w:rsidP="00D96454">
      <w:pPr>
        <w:numPr>
          <w:ilvl w:val="0"/>
          <w:numId w:val="36"/>
        </w:numPr>
      </w:pPr>
      <w:r>
        <w:t xml:space="preserve">The Canoe user specifies one or more metadata conditions against a known set of </w:t>
      </w:r>
      <w:r w:rsidR="0042153E">
        <w:t>CIP normative</w:t>
      </w:r>
      <w:r w:rsidR="00950714">
        <w:t xml:space="preserve"> 3.0 </w:t>
      </w:r>
      <w:r>
        <w:t>metadata fields.</w:t>
      </w:r>
    </w:p>
    <w:p w:rsidR="00401A4C" w:rsidRDefault="00401A4C" w:rsidP="00D96454">
      <w:pPr>
        <w:numPr>
          <w:ilvl w:val="0"/>
          <w:numId w:val="36"/>
        </w:numPr>
      </w:pPr>
      <w:r>
        <w:t>The Canoe user saves the campaign information.</w:t>
      </w:r>
    </w:p>
    <w:p w:rsidR="00401A4C" w:rsidRDefault="00401A4C" w:rsidP="00D96454">
      <w:pPr>
        <w:numPr>
          <w:ilvl w:val="0"/>
          <w:numId w:val="36"/>
        </w:numPr>
      </w:pPr>
      <w:r>
        <w:t>The Canoe campaign manager transmits the campaign instructions to the MSO.</w:t>
      </w:r>
    </w:p>
    <w:p w:rsidR="00401A4C" w:rsidRDefault="00401A4C" w:rsidP="00D96454">
      <w:pPr>
        <w:numPr>
          <w:ilvl w:val="0"/>
          <w:numId w:val="36"/>
        </w:numPr>
      </w:pPr>
      <w:r>
        <w:t xml:space="preserve">The campaign instructions are made available to the </w:t>
      </w:r>
      <w:r w:rsidR="00EB28EB">
        <w:t>CIP consumer</w:t>
      </w:r>
      <w:r>
        <w:t>.</w:t>
      </w:r>
    </w:p>
    <w:p w:rsidR="00812DD2" w:rsidRDefault="00812DD2" w:rsidP="00D96454">
      <w:pPr>
        <w:numPr>
          <w:ilvl w:val="0"/>
          <w:numId w:val="36"/>
        </w:numPr>
      </w:pPr>
      <w:r>
        <w:t>Pre-flight constraints must be met.</w:t>
      </w:r>
    </w:p>
    <w:p w:rsidR="00401A4C" w:rsidRDefault="00401A4C" w:rsidP="00D96454">
      <w:pPr>
        <w:numPr>
          <w:ilvl w:val="0"/>
          <w:numId w:val="36"/>
        </w:numPr>
      </w:pPr>
      <w:r>
        <w:t>A subscriber selects play on an entertainment asset from the VOD menu.</w:t>
      </w:r>
    </w:p>
    <w:p w:rsidR="00401A4C" w:rsidRDefault="00401A4C" w:rsidP="00D96454">
      <w:pPr>
        <w:numPr>
          <w:ilvl w:val="0"/>
          <w:numId w:val="36"/>
        </w:numPr>
      </w:pPr>
      <w:r>
        <w:t xml:space="preserve">The MSO VOD system recognizes that ads need to be dynamically inserted and communicates with the </w:t>
      </w:r>
      <w:r w:rsidR="00EB28EB">
        <w:t xml:space="preserve">CIP consumer </w:t>
      </w:r>
      <w:r>
        <w:t>to determine which ads to insert.</w:t>
      </w:r>
    </w:p>
    <w:p w:rsidR="00950714" w:rsidRDefault="00401A4C" w:rsidP="00D96454">
      <w:pPr>
        <w:numPr>
          <w:ilvl w:val="0"/>
          <w:numId w:val="36"/>
        </w:numPr>
      </w:pPr>
      <w:r>
        <w:t xml:space="preserve">The </w:t>
      </w:r>
      <w:r w:rsidR="00EB28EB">
        <w:t xml:space="preserve">CIP consumer </w:t>
      </w:r>
      <w:r>
        <w:t>leverages the campaign instructions to determine which ads to insert into the available opportunities.</w:t>
      </w:r>
    </w:p>
    <w:p w:rsidR="00950714" w:rsidRDefault="00950714" w:rsidP="00D96454">
      <w:pPr>
        <w:numPr>
          <w:ilvl w:val="1"/>
          <w:numId w:val="36"/>
        </w:numPr>
      </w:pPr>
      <w:r>
        <w:t>Additional criteria and processes described in other use cases are executed to reach the final selection of the ads to include in the playlist.</w:t>
      </w:r>
    </w:p>
    <w:p w:rsidR="00401A4C" w:rsidRDefault="00401A4C" w:rsidP="00D96454">
      <w:pPr>
        <w:numPr>
          <w:ilvl w:val="1"/>
          <w:numId w:val="36"/>
        </w:numPr>
      </w:pPr>
      <w:r>
        <w:t>If the metadata of the entertainment asset being viewed fall within the conditions specified in the campaign, the campaign must be made eligible for selection (pending other conditions).</w:t>
      </w:r>
    </w:p>
    <w:p w:rsidR="00401A4C" w:rsidRDefault="00401A4C" w:rsidP="00D96454">
      <w:pPr>
        <w:numPr>
          <w:ilvl w:val="0"/>
          <w:numId w:val="36"/>
        </w:numPr>
      </w:pPr>
      <w:r>
        <w:t xml:space="preserve">The </w:t>
      </w:r>
      <w:r w:rsidR="00EB28EB">
        <w:t xml:space="preserve">CIP consumer </w:t>
      </w:r>
      <w:r>
        <w:t>communicates to the VOD system which ads should be inserted, and when.</w:t>
      </w:r>
    </w:p>
    <w:p w:rsidR="00401A4C" w:rsidRDefault="00401A4C" w:rsidP="00D96454">
      <w:pPr>
        <w:numPr>
          <w:ilvl w:val="0"/>
          <w:numId w:val="36"/>
        </w:numPr>
      </w:pPr>
      <w:r>
        <w:t xml:space="preserve">The MSO VOD system plays out the entertainment and the appropriate ads to the viewer.   </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EB3584" w:rsidRPr="00312546" w:rsidRDefault="00EB3584" w:rsidP="00EB3584">
      <w:r>
        <w:t>None identified</w:t>
      </w:r>
    </w:p>
    <w:p w:rsidR="00EB3584" w:rsidRDefault="00EB3584" w:rsidP="00EB3584">
      <w:pPr>
        <w:ind w:left="720" w:hanging="720"/>
        <w:rPr>
          <w:b/>
        </w:rPr>
      </w:pPr>
    </w:p>
    <w:p w:rsidR="00EB3584" w:rsidRDefault="00EB3584" w:rsidP="00EB3584">
      <w:pPr>
        <w:ind w:left="720" w:hanging="720"/>
      </w:pPr>
      <w:r w:rsidRPr="00976AB7">
        <w:rPr>
          <w:b/>
        </w:rPr>
        <w:t>Exceptions</w:t>
      </w:r>
      <w:r w:rsidRPr="00312546">
        <w:t>: </w:t>
      </w:r>
      <w:r>
        <w:t>The following exceptions may occur</w:t>
      </w:r>
    </w:p>
    <w:p w:rsidR="00EB3584" w:rsidRPr="002228CA" w:rsidRDefault="00EB3584" w:rsidP="00EB3584">
      <w:pPr>
        <w:ind w:left="720" w:hanging="720"/>
      </w:pPr>
      <w:r>
        <w:t>Not included</w:t>
      </w:r>
    </w:p>
    <w:p w:rsidR="00EB3584" w:rsidRDefault="00EB3584" w:rsidP="00EB3584">
      <w:pPr>
        <w:ind w:left="720" w:hanging="720"/>
        <w:rPr>
          <w:b/>
        </w:rPr>
      </w:pPr>
    </w:p>
    <w:p w:rsidR="00EB3584" w:rsidRDefault="00EB3584" w:rsidP="00EB3584">
      <w:pPr>
        <w:ind w:left="720" w:hanging="720"/>
      </w:pPr>
      <w:r w:rsidRPr="00976AB7">
        <w:rPr>
          <w:b/>
        </w:rPr>
        <w:lastRenderedPageBreak/>
        <w:t>Postconditions</w:t>
      </w:r>
      <w:r w:rsidRPr="00312546">
        <w:t>: </w:t>
      </w:r>
      <w:r>
        <w:t>The following post conditions are expected:</w:t>
      </w:r>
    </w:p>
    <w:p w:rsidR="00401A4C" w:rsidRPr="00312546" w:rsidRDefault="004C7D09" w:rsidP="00D96454">
      <w:pPr>
        <w:numPr>
          <w:ilvl w:val="0"/>
          <w:numId w:val="44"/>
        </w:numPr>
      </w:pPr>
      <w:r>
        <w:t xml:space="preserve">Metadata conditions are considered as part of the ad placement process.  </w:t>
      </w:r>
      <w:r w:rsidR="00950714">
        <w:t>Ads which violate the metadata qualifications are not placed.</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950714" w:rsidRDefault="00CE66C8" w:rsidP="00EB3584">
      <w:pPr>
        <w:pStyle w:val="BodyText1"/>
      </w:pPr>
      <w:r>
        <w:fldChar w:fldCharType="begin"/>
      </w:r>
      <w:r>
        <w:instrText xml:space="preserve"> REF _Ref308675643 \r \h </w:instrText>
      </w:r>
      <w:r>
        <w:fldChar w:fldCharType="separate"/>
      </w:r>
      <w:r w:rsidR="004C4B35">
        <w:t>2.7.9</w:t>
      </w:r>
      <w:r>
        <w:fldChar w:fldCharType="end"/>
      </w:r>
      <w:r>
        <w:t xml:space="preserve"> - </w:t>
      </w:r>
      <w:r>
        <w:fldChar w:fldCharType="begin"/>
      </w:r>
      <w:r>
        <w:instrText xml:space="preserve"> REF _Ref308675652 \h </w:instrText>
      </w:r>
      <w:r>
        <w:fldChar w:fldCharType="separate"/>
      </w:r>
      <w:r w:rsidR="004C4B35" w:rsidRPr="000A5CBD">
        <w:t>User Generated Campaign Updates</w:t>
      </w:r>
      <w:r>
        <w:fldChar w:fldCharType="end"/>
      </w:r>
    </w:p>
    <w:p w:rsidR="00B52D9D" w:rsidRDefault="00B52D9D" w:rsidP="00EB3584">
      <w:pPr>
        <w:pStyle w:val="BodyText1"/>
      </w:pPr>
    </w:p>
    <w:p w:rsidR="00A62A01" w:rsidRPr="000A5CBD" w:rsidRDefault="00A62A01" w:rsidP="000A5CBD">
      <w:pPr>
        <w:pStyle w:val="Heading3"/>
      </w:pPr>
      <w:bookmarkStart w:id="56" w:name="_Ref308674267"/>
      <w:bookmarkStart w:id="57" w:name="_Ref308674287"/>
      <w:bookmarkStart w:id="58" w:name="_Ref308674331"/>
      <w:bookmarkStart w:id="59" w:name="_Ref308674356"/>
      <w:bookmarkStart w:id="60" w:name="_Ref308674382"/>
      <w:bookmarkStart w:id="61" w:name="_Ref308674396"/>
      <w:bookmarkStart w:id="62" w:name="_Ref308675609"/>
      <w:bookmarkStart w:id="63" w:name="_Ref308675620"/>
      <w:bookmarkStart w:id="64" w:name="_Ref308675643"/>
      <w:bookmarkStart w:id="65" w:name="_Ref308675652"/>
      <w:bookmarkStart w:id="66" w:name="_Toc312930348"/>
      <w:r w:rsidRPr="000A5CBD">
        <w:t>User Generated Campaign Updates</w:t>
      </w:r>
      <w:bookmarkEnd w:id="56"/>
      <w:bookmarkEnd w:id="57"/>
      <w:bookmarkEnd w:id="58"/>
      <w:bookmarkEnd w:id="59"/>
      <w:bookmarkEnd w:id="60"/>
      <w:bookmarkEnd w:id="61"/>
      <w:bookmarkEnd w:id="62"/>
      <w:bookmarkEnd w:id="63"/>
      <w:bookmarkEnd w:id="64"/>
      <w:bookmarkEnd w:id="65"/>
      <w:bookmarkEnd w:id="66"/>
    </w:p>
    <w:p w:rsidR="00A62A01" w:rsidRDefault="00A62A01" w:rsidP="00A62A01">
      <w:pPr>
        <w:ind w:left="720" w:hanging="720"/>
      </w:pPr>
      <w:r w:rsidRPr="00976AB7">
        <w:rPr>
          <w:b/>
        </w:rPr>
        <w:t>Summary</w:t>
      </w:r>
      <w:r w:rsidRPr="00312546">
        <w:t>: </w:t>
      </w:r>
      <w:r>
        <w:t>Update one or many of the following aspects of a campaign:</w:t>
      </w:r>
    </w:p>
    <w:p w:rsidR="00A62A01" w:rsidRDefault="00A62A01" w:rsidP="00D96454">
      <w:pPr>
        <w:numPr>
          <w:ilvl w:val="0"/>
          <w:numId w:val="63"/>
        </w:numPr>
      </w:pPr>
      <w:r w:rsidRPr="002861EE">
        <w:t>Flight Start Date</w:t>
      </w:r>
    </w:p>
    <w:p w:rsidR="00A62A01" w:rsidRDefault="00A62A01" w:rsidP="00D96454">
      <w:pPr>
        <w:numPr>
          <w:ilvl w:val="0"/>
          <w:numId w:val="63"/>
        </w:numPr>
      </w:pPr>
      <w:r>
        <w:t>Flight End Date</w:t>
      </w:r>
    </w:p>
    <w:p w:rsidR="00A62A01" w:rsidRDefault="00A62A01" w:rsidP="00D96454">
      <w:pPr>
        <w:numPr>
          <w:ilvl w:val="0"/>
          <w:numId w:val="63"/>
        </w:numPr>
      </w:pPr>
      <w:r>
        <w:t>Goal</w:t>
      </w:r>
    </w:p>
    <w:p w:rsidR="00A62A01" w:rsidRDefault="00A62A01" w:rsidP="00D96454">
      <w:pPr>
        <w:numPr>
          <w:ilvl w:val="0"/>
          <w:numId w:val="63"/>
        </w:numPr>
      </w:pPr>
      <w:r>
        <w:t>Goal Type</w:t>
      </w:r>
    </w:p>
    <w:p w:rsidR="00A62A01" w:rsidRDefault="00A62A01" w:rsidP="00D96454">
      <w:pPr>
        <w:numPr>
          <w:ilvl w:val="0"/>
          <w:numId w:val="63"/>
        </w:numPr>
      </w:pPr>
      <w:r>
        <w:t>Adding or Removing a Network (Provider)</w:t>
      </w:r>
    </w:p>
    <w:p w:rsidR="00A62A01" w:rsidRPr="002861EE" w:rsidRDefault="00A62A01" w:rsidP="00D96454">
      <w:pPr>
        <w:numPr>
          <w:ilvl w:val="0"/>
          <w:numId w:val="63"/>
        </w:numPr>
      </w:pPr>
      <w:r>
        <w:t>Changing a criteria (</w:t>
      </w:r>
      <w:r w:rsidRPr="0072084B">
        <w:t>time of day, day of week, metadata, opportunity/position conditions)</w:t>
      </w:r>
    </w:p>
    <w:p w:rsidR="00A62A01" w:rsidRDefault="00A62A01" w:rsidP="00D96454">
      <w:pPr>
        <w:numPr>
          <w:ilvl w:val="0"/>
          <w:numId w:val="63"/>
        </w:numPr>
      </w:pPr>
      <w:r w:rsidRPr="002861EE">
        <w:t>Add or Remove an ad asse</w:t>
      </w:r>
      <w:r>
        <w:t>t</w:t>
      </w:r>
    </w:p>
    <w:p w:rsidR="00A62A01" w:rsidRDefault="00A62A01" w:rsidP="00D96454">
      <w:pPr>
        <w:numPr>
          <w:ilvl w:val="0"/>
          <w:numId w:val="63"/>
        </w:numPr>
      </w:pPr>
      <w:r>
        <w:t>Change Rotation Ratio for an ad Asset</w:t>
      </w:r>
    </w:p>
    <w:p w:rsidR="00A62A01" w:rsidRDefault="00A62A01" w:rsidP="00D96454">
      <w:pPr>
        <w:numPr>
          <w:ilvl w:val="0"/>
          <w:numId w:val="63"/>
        </w:numPr>
      </w:pPr>
      <w:r>
        <w:t>Change Product Category Separation Rules</w:t>
      </w:r>
    </w:p>
    <w:p w:rsidR="00A62A01" w:rsidRDefault="00A62A01" w:rsidP="00D96454">
      <w:pPr>
        <w:numPr>
          <w:ilvl w:val="0"/>
          <w:numId w:val="63"/>
        </w:numPr>
      </w:pPr>
      <w:r>
        <w:t>Change Ad Copy Separation Rules</w:t>
      </w:r>
    </w:p>
    <w:p w:rsidR="00A62A01" w:rsidRDefault="00A62A01" w:rsidP="00D96454">
      <w:pPr>
        <w:numPr>
          <w:ilvl w:val="0"/>
          <w:numId w:val="63"/>
        </w:numPr>
      </w:pPr>
      <w:r>
        <w:t>Change Trick Mode Instructions</w:t>
      </w:r>
    </w:p>
    <w:p w:rsidR="00A62A01" w:rsidRDefault="00A62A01" w:rsidP="00D96454">
      <w:pPr>
        <w:numPr>
          <w:ilvl w:val="0"/>
          <w:numId w:val="63"/>
        </w:numPr>
      </w:pPr>
      <w:r>
        <w:t>Priority</w:t>
      </w:r>
    </w:p>
    <w:p w:rsidR="00A62A01" w:rsidRDefault="00A62A01" w:rsidP="00D96454">
      <w:pPr>
        <w:numPr>
          <w:ilvl w:val="0"/>
          <w:numId w:val="63"/>
        </w:numPr>
      </w:pPr>
      <w:r>
        <w:t>Campaign State</w:t>
      </w:r>
    </w:p>
    <w:p w:rsidR="00A62A01" w:rsidRDefault="00A62A01" w:rsidP="00D96454">
      <w:pPr>
        <w:numPr>
          <w:ilvl w:val="0"/>
          <w:numId w:val="63"/>
        </w:numPr>
      </w:pPr>
      <w:r>
        <w:t>Campaign Active Flag</w:t>
      </w:r>
    </w:p>
    <w:p w:rsidR="00A62A01" w:rsidRPr="002861EE" w:rsidRDefault="00A62A01" w:rsidP="00D96454">
      <w:pPr>
        <w:numPr>
          <w:ilvl w:val="0"/>
          <w:numId w:val="63"/>
        </w:numPr>
      </w:pPr>
      <w:r>
        <w:t xml:space="preserve">Campaign Item Active Flag </w:t>
      </w:r>
    </w:p>
    <w:p w:rsidR="00A62A01" w:rsidRDefault="00A62A01" w:rsidP="00A62A01">
      <w:pPr>
        <w:ind w:left="720" w:hanging="720"/>
        <w:rPr>
          <w:b/>
        </w:rPr>
      </w:pPr>
    </w:p>
    <w:p w:rsidR="00A62A01" w:rsidRDefault="00A62A01" w:rsidP="00A62A01">
      <w:pPr>
        <w:ind w:left="720" w:hanging="720"/>
      </w:pPr>
      <w:r w:rsidRPr="00976AB7">
        <w:rPr>
          <w:b/>
        </w:rPr>
        <w:t>Actors</w:t>
      </w:r>
      <w:r w:rsidRPr="00312546">
        <w:t>:</w:t>
      </w:r>
      <w:r>
        <w:t xml:space="preserve"> The following actors are engaged:</w:t>
      </w:r>
    </w:p>
    <w:p w:rsidR="00A62A01" w:rsidRDefault="00A62A01" w:rsidP="00D96454">
      <w:pPr>
        <w:numPr>
          <w:ilvl w:val="0"/>
          <w:numId w:val="64"/>
        </w:numPr>
      </w:pPr>
      <w:r>
        <w:t>MSO client device</w:t>
      </w:r>
    </w:p>
    <w:p w:rsidR="00A62A01" w:rsidRDefault="00A62A01" w:rsidP="00D96454">
      <w:pPr>
        <w:numPr>
          <w:ilvl w:val="0"/>
          <w:numId w:val="64"/>
        </w:numPr>
      </w:pPr>
      <w:r>
        <w:t>MSO VOD system</w:t>
      </w:r>
    </w:p>
    <w:p w:rsidR="00A62A01" w:rsidRDefault="00EB28EB" w:rsidP="00D96454">
      <w:pPr>
        <w:numPr>
          <w:ilvl w:val="0"/>
          <w:numId w:val="64"/>
        </w:numPr>
      </w:pPr>
      <w:r>
        <w:t xml:space="preserve">CIP consumer </w:t>
      </w:r>
    </w:p>
    <w:p w:rsidR="00A62A01" w:rsidRDefault="00A62A01" w:rsidP="00D96454">
      <w:pPr>
        <w:numPr>
          <w:ilvl w:val="0"/>
          <w:numId w:val="64"/>
        </w:numPr>
      </w:pPr>
      <w:r>
        <w:t>Canoe campaign manager</w:t>
      </w:r>
    </w:p>
    <w:p w:rsidR="00A62A01" w:rsidRDefault="00A62A01" w:rsidP="00A62A01">
      <w:pPr>
        <w:rPr>
          <w:b/>
        </w:rPr>
      </w:pPr>
    </w:p>
    <w:p w:rsidR="00A62A01" w:rsidRDefault="00A62A01" w:rsidP="00A62A01">
      <w:r w:rsidRPr="00976AB7">
        <w:rPr>
          <w:b/>
        </w:rPr>
        <w:t>Preconditions</w:t>
      </w:r>
      <w:r w:rsidRPr="00312546">
        <w:t>: </w:t>
      </w:r>
      <w:r>
        <w:t>The following pre conditions are expected:</w:t>
      </w:r>
    </w:p>
    <w:p w:rsidR="00A62A01" w:rsidRDefault="00A62A01" w:rsidP="00D96454">
      <w:pPr>
        <w:numPr>
          <w:ilvl w:val="0"/>
          <w:numId w:val="69"/>
        </w:numPr>
      </w:pPr>
      <w:r>
        <w:t>Entertainment content available for play out on the VOD systems.</w:t>
      </w:r>
    </w:p>
    <w:p w:rsidR="00A62A01" w:rsidRDefault="00A62A01" w:rsidP="00D96454">
      <w:pPr>
        <w:numPr>
          <w:ilvl w:val="0"/>
          <w:numId w:val="69"/>
        </w:numPr>
      </w:pPr>
      <w:r>
        <w:t>Entertainment content contains ad placement opportunities.</w:t>
      </w:r>
    </w:p>
    <w:p w:rsidR="00A62A01" w:rsidRDefault="00A62A01" w:rsidP="00D96454">
      <w:pPr>
        <w:numPr>
          <w:ilvl w:val="0"/>
          <w:numId w:val="69"/>
        </w:numPr>
      </w:pPr>
      <w:r>
        <w:t>Ad content available for play out on the VOD systems.</w:t>
      </w:r>
    </w:p>
    <w:p w:rsidR="00A62A01" w:rsidRDefault="00A62A01" w:rsidP="00A62A01">
      <w:pPr>
        <w:rPr>
          <w:b/>
        </w:rPr>
      </w:pPr>
    </w:p>
    <w:p w:rsidR="00A62A01" w:rsidRDefault="00A62A01" w:rsidP="00A62A01">
      <w:r w:rsidRPr="00976AB7">
        <w:rPr>
          <w:b/>
        </w:rPr>
        <w:t>Basic course</w:t>
      </w:r>
      <w:r w:rsidRPr="00312546">
        <w:t>: </w:t>
      </w:r>
      <w:r>
        <w:t>The nominal path consists of:</w:t>
      </w:r>
    </w:p>
    <w:p w:rsidR="00A62A01" w:rsidRDefault="00A62A01" w:rsidP="00D96454">
      <w:pPr>
        <w:numPr>
          <w:ilvl w:val="0"/>
          <w:numId w:val="65"/>
        </w:numPr>
      </w:pPr>
      <w:r>
        <w:t>A Canoe user updates an existing campaign using the Canoe campaign manager.</w:t>
      </w:r>
    </w:p>
    <w:p w:rsidR="00A62A01" w:rsidRDefault="00A62A01" w:rsidP="00D96454">
      <w:pPr>
        <w:numPr>
          <w:ilvl w:val="0"/>
          <w:numId w:val="65"/>
        </w:numPr>
      </w:pPr>
      <w:r>
        <w:lastRenderedPageBreak/>
        <w:t>The Canoe user saves the campaign information.</w:t>
      </w:r>
    </w:p>
    <w:p w:rsidR="00A62A01" w:rsidRDefault="00A62A01" w:rsidP="00D96454">
      <w:pPr>
        <w:numPr>
          <w:ilvl w:val="0"/>
          <w:numId w:val="65"/>
        </w:numPr>
      </w:pPr>
      <w:r>
        <w:t xml:space="preserve">The Canoe campaign manager transmits the updated campaign instructions to the </w:t>
      </w:r>
      <w:r w:rsidR="00B52D9D">
        <w:t>CIP consumer</w:t>
      </w:r>
      <w:r>
        <w:t xml:space="preserve">.  The </w:t>
      </w:r>
      <w:r w:rsidR="00B52D9D">
        <w:t>CIP consumer</w:t>
      </w:r>
      <w:r>
        <w:t xml:space="preserve"> </w:t>
      </w:r>
      <w:r w:rsidR="006443E1">
        <w:t>implements</w:t>
      </w:r>
      <w:r>
        <w:t xml:space="preserve"> the updates.  </w:t>
      </w:r>
    </w:p>
    <w:p w:rsidR="00A62A01" w:rsidRDefault="00A62A01" w:rsidP="00D96454">
      <w:pPr>
        <w:numPr>
          <w:ilvl w:val="0"/>
          <w:numId w:val="65"/>
        </w:numPr>
      </w:pPr>
      <w:r>
        <w:t xml:space="preserve">The system shall </w:t>
      </w:r>
      <w:r w:rsidR="00BC79FF">
        <w:t xml:space="preserve">communicate </w:t>
      </w:r>
      <w:r>
        <w:t xml:space="preserve">updates to the following attributes in an immediate manner.  Immediate is defined as communicating the update within 5 seconds of the Canoe user saving the updates to the campaign information.  </w:t>
      </w:r>
    </w:p>
    <w:p w:rsidR="00A62A01" w:rsidRDefault="00A62A01" w:rsidP="00D96454">
      <w:pPr>
        <w:numPr>
          <w:ilvl w:val="1"/>
          <w:numId w:val="65"/>
        </w:numPr>
      </w:pPr>
      <w:r w:rsidRPr="002861EE">
        <w:t>Flight Start Date</w:t>
      </w:r>
    </w:p>
    <w:p w:rsidR="00A62A01" w:rsidRDefault="00A62A01" w:rsidP="00D96454">
      <w:pPr>
        <w:numPr>
          <w:ilvl w:val="1"/>
          <w:numId w:val="65"/>
        </w:numPr>
      </w:pPr>
      <w:r>
        <w:t>Flight End Date</w:t>
      </w:r>
    </w:p>
    <w:p w:rsidR="00A62A01" w:rsidRDefault="00A62A01" w:rsidP="00D96454">
      <w:pPr>
        <w:numPr>
          <w:ilvl w:val="1"/>
          <w:numId w:val="65"/>
        </w:numPr>
      </w:pPr>
      <w:r>
        <w:t>Goal</w:t>
      </w:r>
    </w:p>
    <w:p w:rsidR="00A62A01" w:rsidRDefault="00A62A01" w:rsidP="00D96454">
      <w:pPr>
        <w:numPr>
          <w:ilvl w:val="1"/>
          <w:numId w:val="65"/>
        </w:numPr>
      </w:pPr>
      <w:r>
        <w:t>Goal Type</w:t>
      </w:r>
    </w:p>
    <w:p w:rsidR="00A62A01" w:rsidRDefault="00A62A01" w:rsidP="00D96454">
      <w:pPr>
        <w:numPr>
          <w:ilvl w:val="1"/>
          <w:numId w:val="65"/>
        </w:numPr>
      </w:pPr>
      <w:r w:rsidRPr="002861EE">
        <w:t>Add or Remove an ad asse</w:t>
      </w:r>
      <w:r>
        <w:t>t</w:t>
      </w:r>
    </w:p>
    <w:p w:rsidR="00A62A01" w:rsidRDefault="00A62A01" w:rsidP="00D96454">
      <w:pPr>
        <w:numPr>
          <w:ilvl w:val="1"/>
          <w:numId w:val="65"/>
        </w:numPr>
      </w:pPr>
      <w:r>
        <w:t>Campaign State – If state is changed from “Active” or state is changed to “Active”  (this will be represented by an appropriate change to recState)</w:t>
      </w:r>
    </w:p>
    <w:p w:rsidR="00A62A01" w:rsidRDefault="00A62A01" w:rsidP="00D96454">
      <w:pPr>
        <w:numPr>
          <w:ilvl w:val="1"/>
          <w:numId w:val="65"/>
        </w:numPr>
      </w:pPr>
      <w:r>
        <w:t>Campaign Active Flag (this will be represented by an appropriate change to recState)</w:t>
      </w:r>
    </w:p>
    <w:p w:rsidR="00A62A01" w:rsidRPr="002861EE" w:rsidRDefault="00A62A01" w:rsidP="00D96454">
      <w:pPr>
        <w:numPr>
          <w:ilvl w:val="1"/>
          <w:numId w:val="65"/>
        </w:numPr>
      </w:pPr>
      <w:r>
        <w:t>Campaign Item Active Flag (this will be represented by an appropriate change to recState)</w:t>
      </w:r>
    </w:p>
    <w:p w:rsidR="00A62A01" w:rsidRDefault="00A62A01" w:rsidP="00D96454">
      <w:pPr>
        <w:numPr>
          <w:ilvl w:val="0"/>
          <w:numId w:val="65"/>
        </w:numPr>
      </w:pPr>
      <w:r>
        <w:t xml:space="preserve">The system shall </w:t>
      </w:r>
      <w:r w:rsidR="00BC79FF">
        <w:t>communicate</w:t>
      </w:r>
      <w:r>
        <w:t xml:space="preserve"> updates to the </w:t>
      </w:r>
      <w:r w:rsidR="002F53FF">
        <w:t xml:space="preserve">all other attributes of a campaign item </w:t>
      </w:r>
      <w:r>
        <w:t xml:space="preserve">in a batch manner.  Batch communications of </w:t>
      </w:r>
      <w:r w:rsidR="00EA6587">
        <w:t xml:space="preserve">User Generated </w:t>
      </w:r>
      <w:r>
        <w:t xml:space="preserve">campaign updates must occur every </w:t>
      </w:r>
      <w:r w:rsidR="00EA6587">
        <w:t xml:space="preserve">X configurable </w:t>
      </w:r>
      <w:r>
        <w:t>minutes</w:t>
      </w:r>
      <w:r w:rsidR="00EA71E6">
        <w:t xml:space="preserve"> (initially X=360)</w:t>
      </w:r>
      <w:r>
        <w:t>.</w:t>
      </w:r>
      <w:r w:rsidR="00EA71E6">
        <w:t xml:space="preserve">  </w:t>
      </w:r>
      <w:r>
        <w:t xml:space="preserve">The campaign instructions are made available to the </w:t>
      </w:r>
      <w:r w:rsidR="00EB28EB">
        <w:t xml:space="preserve">CIP </w:t>
      </w:r>
      <w:proofErr w:type="gramStart"/>
      <w:r w:rsidR="00EB28EB">
        <w:t xml:space="preserve">consumer </w:t>
      </w:r>
      <w:r>
        <w:t>.</w:t>
      </w:r>
      <w:proofErr w:type="gramEnd"/>
      <w:r>
        <w:t xml:space="preserve">  The </w:t>
      </w:r>
      <w:r w:rsidR="00EA71E6">
        <w:t>CIP consumer</w:t>
      </w:r>
      <w:r>
        <w:t xml:space="preserve"> shall i</w:t>
      </w:r>
      <w:r w:rsidR="00EA71E6">
        <w:t>ngest</w:t>
      </w:r>
      <w:r>
        <w:t xml:space="preserve"> updates within 60 seconds of receiving the updates from the Campaign Manager.</w:t>
      </w:r>
    </w:p>
    <w:p w:rsidR="00812DD2" w:rsidRDefault="00812DD2" w:rsidP="00D96454">
      <w:pPr>
        <w:numPr>
          <w:ilvl w:val="0"/>
          <w:numId w:val="65"/>
        </w:numPr>
      </w:pPr>
      <w:r>
        <w:t>Pre-flight constraints must be met.</w:t>
      </w:r>
    </w:p>
    <w:p w:rsidR="00A62A01" w:rsidRDefault="00A62A01" w:rsidP="00D96454">
      <w:pPr>
        <w:numPr>
          <w:ilvl w:val="0"/>
          <w:numId w:val="65"/>
        </w:numPr>
      </w:pPr>
      <w:r>
        <w:t>A subscriber selects play on an entertainment asset from the VOD menu.</w:t>
      </w:r>
    </w:p>
    <w:p w:rsidR="00A62A01" w:rsidRDefault="00A62A01" w:rsidP="00D96454">
      <w:pPr>
        <w:numPr>
          <w:ilvl w:val="0"/>
          <w:numId w:val="65"/>
        </w:numPr>
      </w:pPr>
      <w:r>
        <w:t xml:space="preserve">The MSO VOD system recognizes that ads need to be dynamically inserted and communicates with the </w:t>
      </w:r>
      <w:r w:rsidR="00EB28EB">
        <w:t>CIP consumer</w:t>
      </w:r>
      <w:r>
        <w:t xml:space="preserve"> to determine which ads to insert.</w:t>
      </w:r>
    </w:p>
    <w:p w:rsidR="00A62A01" w:rsidRDefault="00A62A01" w:rsidP="00D96454">
      <w:pPr>
        <w:numPr>
          <w:ilvl w:val="0"/>
          <w:numId w:val="65"/>
        </w:numPr>
      </w:pPr>
      <w:r>
        <w:t xml:space="preserve">The </w:t>
      </w:r>
      <w:r w:rsidR="00EB28EB">
        <w:t xml:space="preserve">CIP consumer </w:t>
      </w:r>
      <w:r>
        <w:t xml:space="preserve">leverages the </w:t>
      </w:r>
      <w:r w:rsidRPr="002861EE">
        <w:rPr>
          <w:b/>
          <w:u w:val="single"/>
        </w:rPr>
        <w:t>updated</w:t>
      </w:r>
      <w:r>
        <w:t xml:space="preserve"> campaign instructions to determine which ads to insert into the available opportunities.</w:t>
      </w:r>
    </w:p>
    <w:p w:rsidR="00A62A01" w:rsidRDefault="00A62A01" w:rsidP="00D96454">
      <w:pPr>
        <w:numPr>
          <w:ilvl w:val="0"/>
          <w:numId w:val="65"/>
        </w:numPr>
      </w:pPr>
      <w:r>
        <w:t xml:space="preserve">The </w:t>
      </w:r>
      <w:r w:rsidR="00EB28EB">
        <w:t xml:space="preserve">CIP consumer </w:t>
      </w:r>
      <w:r>
        <w:t>communicates to the VOD system which ads should be inserted, and when.</w:t>
      </w:r>
    </w:p>
    <w:p w:rsidR="00A62A01" w:rsidRDefault="00A62A01" w:rsidP="00D96454">
      <w:pPr>
        <w:numPr>
          <w:ilvl w:val="0"/>
          <w:numId w:val="65"/>
        </w:numPr>
      </w:pPr>
      <w:r>
        <w:t xml:space="preserve">The MSO VOD system plays out the entertainment and the appropriate ads to the viewer.   </w:t>
      </w:r>
    </w:p>
    <w:p w:rsidR="00A62A01" w:rsidRPr="00312546" w:rsidRDefault="00A62A01" w:rsidP="00A62A01">
      <w:pPr>
        <w:ind w:left="720" w:hanging="720"/>
      </w:pPr>
      <w:r>
        <w:rPr>
          <w:b/>
        </w:rPr>
        <w:tab/>
      </w:r>
    </w:p>
    <w:p w:rsidR="00A62A01" w:rsidRDefault="00A62A01" w:rsidP="00A62A01">
      <w:r w:rsidRPr="00976AB7">
        <w:rPr>
          <w:b/>
        </w:rPr>
        <w:t>Alternative course</w:t>
      </w:r>
      <w:r w:rsidRPr="00312546">
        <w:t>: </w:t>
      </w:r>
      <w:r>
        <w:t>The alternative paths may consist of:</w:t>
      </w:r>
    </w:p>
    <w:p w:rsidR="00A62A01" w:rsidRPr="00312546" w:rsidRDefault="00A62A01" w:rsidP="00A62A01">
      <w:r>
        <w:t>None identified</w:t>
      </w:r>
    </w:p>
    <w:p w:rsidR="00A62A01" w:rsidRDefault="00A62A01" w:rsidP="00A62A01">
      <w:pPr>
        <w:ind w:left="720" w:hanging="720"/>
        <w:rPr>
          <w:b/>
        </w:rPr>
      </w:pPr>
    </w:p>
    <w:p w:rsidR="00A62A01" w:rsidRDefault="00A62A01" w:rsidP="00A62A01">
      <w:pPr>
        <w:ind w:left="720" w:hanging="720"/>
      </w:pPr>
      <w:r w:rsidRPr="00976AB7">
        <w:rPr>
          <w:b/>
        </w:rPr>
        <w:t>Exceptions</w:t>
      </w:r>
      <w:r w:rsidRPr="00312546">
        <w:t>: </w:t>
      </w:r>
      <w:r>
        <w:t>The following exceptions may occur</w:t>
      </w:r>
    </w:p>
    <w:p w:rsidR="00A62A01" w:rsidRPr="002228CA" w:rsidRDefault="00A62A01" w:rsidP="00A62A01">
      <w:pPr>
        <w:ind w:left="720" w:hanging="720"/>
      </w:pPr>
      <w:r>
        <w:t>Not included</w:t>
      </w:r>
    </w:p>
    <w:p w:rsidR="00A62A01" w:rsidRDefault="00A62A01" w:rsidP="00A62A01">
      <w:pPr>
        <w:ind w:left="720" w:hanging="720"/>
        <w:rPr>
          <w:b/>
        </w:rPr>
      </w:pPr>
    </w:p>
    <w:p w:rsidR="00A62A01" w:rsidRDefault="00A62A01" w:rsidP="00A62A01">
      <w:pPr>
        <w:ind w:left="720" w:hanging="720"/>
      </w:pPr>
      <w:r w:rsidRPr="00976AB7">
        <w:rPr>
          <w:b/>
        </w:rPr>
        <w:t>Postconditions</w:t>
      </w:r>
      <w:r w:rsidRPr="00312546">
        <w:t>: </w:t>
      </w:r>
      <w:r>
        <w:t>The following post conditions are expected:</w:t>
      </w:r>
    </w:p>
    <w:p w:rsidR="00A62A01" w:rsidRDefault="00A62A01" w:rsidP="00D96454">
      <w:pPr>
        <w:numPr>
          <w:ilvl w:val="0"/>
          <w:numId w:val="66"/>
        </w:numPr>
      </w:pPr>
      <w:r>
        <w:t>Updates to campaigns are implemented resulting in placement decisions in accordance with the updated characteristics of the campaign.</w:t>
      </w:r>
    </w:p>
    <w:p w:rsidR="00A62A01" w:rsidRDefault="00A62A01" w:rsidP="00A62A01">
      <w:pPr>
        <w:ind w:left="720" w:hanging="720"/>
        <w:rPr>
          <w:b/>
        </w:rPr>
      </w:pPr>
    </w:p>
    <w:p w:rsidR="00A62A01" w:rsidRDefault="00A62A01" w:rsidP="00A62A01">
      <w:pPr>
        <w:ind w:left="720" w:hanging="720"/>
      </w:pPr>
      <w:r w:rsidRPr="00976AB7">
        <w:rPr>
          <w:b/>
        </w:rPr>
        <w:t>Related Use Cases</w:t>
      </w:r>
      <w:r w:rsidRPr="00312546">
        <w:t xml:space="preserve">: </w:t>
      </w:r>
    </w:p>
    <w:p w:rsidR="00607546" w:rsidRDefault="00607546" w:rsidP="00EB3584">
      <w:pPr>
        <w:pStyle w:val="BodyText1"/>
      </w:pPr>
      <w:r>
        <w:fldChar w:fldCharType="begin"/>
      </w:r>
      <w:r>
        <w:instrText xml:space="preserve"> REF _Ref308674423 \r \h </w:instrText>
      </w:r>
      <w:r>
        <w:fldChar w:fldCharType="separate"/>
      </w:r>
      <w:r w:rsidR="004C4B35">
        <w:t>2.7.10</w:t>
      </w:r>
      <w:r>
        <w:fldChar w:fldCharType="end"/>
      </w:r>
      <w:r>
        <w:t xml:space="preserve"> - </w:t>
      </w:r>
      <w:r>
        <w:fldChar w:fldCharType="begin"/>
      </w:r>
      <w:r>
        <w:instrText xml:space="preserve"> REF _Ref308674423 \h </w:instrText>
      </w:r>
      <w:r>
        <w:fldChar w:fldCharType="separate"/>
      </w:r>
      <w:r w:rsidR="004C4B35" w:rsidRPr="000A5CBD">
        <w:t>System Generated Campaign Updates</w:t>
      </w:r>
      <w:r>
        <w:fldChar w:fldCharType="end"/>
      </w:r>
    </w:p>
    <w:p w:rsidR="00607546" w:rsidRDefault="00607546" w:rsidP="00EB3584">
      <w:pPr>
        <w:pStyle w:val="BodyText1"/>
      </w:pPr>
      <w:r>
        <w:fldChar w:fldCharType="begin"/>
      </w:r>
      <w:r>
        <w:instrText xml:space="preserve"> REF _Ref308674568 \r \h </w:instrText>
      </w:r>
      <w:r>
        <w:fldChar w:fldCharType="separate"/>
      </w:r>
      <w:r w:rsidR="004C4B35">
        <w:t>2.7.11</w:t>
      </w:r>
      <w:r>
        <w:fldChar w:fldCharType="end"/>
      </w:r>
      <w:r>
        <w:t xml:space="preserve"> - </w:t>
      </w:r>
      <w:r>
        <w:fldChar w:fldCharType="begin"/>
      </w:r>
      <w:r>
        <w:instrText xml:space="preserve"> REF _Ref308674568 \h </w:instrText>
      </w:r>
      <w:r>
        <w:fldChar w:fldCharType="separate"/>
      </w:r>
      <w:r w:rsidR="004C4B35" w:rsidRPr="000A5CBD">
        <w:t>Invalid Campaign Instructions</w:t>
      </w:r>
      <w:r>
        <w:fldChar w:fldCharType="end"/>
      </w:r>
    </w:p>
    <w:p w:rsidR="00A62A01" w:rsidRPr="0010015E" w:rsidRDefault="00A62A01" w:rsidP="00EB3584">
      <w:pPr>
        <w:pStyle w:val="BodyText1"/>
      </w:pPr>
    </w:p>
    <w:p w:rsidR="002236E9" w:rsidRDefault="005B196B" w:rsidP="000A5CBD">
      <w:pPr>
        <w:pStyle w:val="Heading3"/>
      </w:pPr>
      <w:r w:rsidRPr="000A5CBD">
        <w:t xml:space="preserve"> </w:t>
      </w:r>
      <w:bookmarkStart w:id="67" w:name="_Ref308674423"/>
      <w:bookmarkStart w:id="68" w:name="_Ref308674435"/>
      <w:bookmarkStart w:id="69" w:name="_Ref308674932"/>
      <w:bookmarkStart w:id="70" w:name="_Ref308674945"/>
      <w:bookmarkStart w:id="71" w:name="_Ref308676091"/>
      <w:bookmarkStart w:id="72" w:name="_Ref308676099"/>
      <w:bookmarkStart w:id="73" w:name="_Toc312930349"/>
      <w:r w:rsidR="00A62A01" w:rsidRPr="000A5CBD">
        <w:t>System</w:t>
      </w:r>
      <w:r w:rsidR="00CE7AD3" w:rsidRPr="000A5CBD">
        <w:t xml:space="preserve"> Generated </w:t>
      </w:r>
      <w:r w:rsidR="001F12DB" w:rsidRPr="000A5CBD">
        <w:t>Campaign Updates</w:t>
      </w:r>
      <w:bookmarkEnd w:id="67"/>
      <w:bookmarkEnd w:id="68"/>
      <w:bookmarkEnd w:id="69"/>
      <w:bookmarkEnd w:id="70"/>
      <w:bookmarkEnd w:id="71"/>
      <w:bookmarkEnd w:id="72"/>
      <w:bookmarkEnd w:id="73"/>
    </w:p>
    <w:p w:rsidR="001F12DB" w:rsidRDefault="002236E9" w:rsidP="002236E9">
      <w:pPr>
        <w:ind w:left="720" w:hanging="720"/>
      </w:pPr>
      <w:r w:rsidRPr="00976AB7">
        <w:rPr>
          <w:b/>
        </w:rPr>
        <w:t>Summary</w:t>
      </w:r>
      <w:r w:rsidRPr="00312546">
        <w:t>: </w:t>
      </w:r>
      <w:r w:rsidR="001A21F1">
        <w:t>The system performs certain tasks that impact the CIP.  These tasks are listed below.</w:t>
      </w:r>
    </w:p>
    <w:p w:rsidR="001F12DB" w:rsidRPr="009B39FF" w:rsidRDefault="001A21F1" w:rsidP="00D96454">
      <w:pPr>
        <w:numPr>
          <w:ilvl w:val="0"/>
          <w:numId w:val="70"/>
        </w:numPr>
      </w:pPr>
      <w:r>
        <w:t xml:space="preserve">The </w:t>
      </w:r>
      <w:r w:rsidR="00F73BA3">
        <w:t>s</w:t>
      </w:r>
      <w:r>
        <w:t xml:space="preserve">ystem </w:t>
      </w:r>
      <w:r w:rsidR="00F73BA3">
        <w:t>r</w:t>
      </w:r>
      <w:r>
        <w:t>e-</w:t>
      </w:r>
      <w:r w:rsidR="00F73BA3">
        <w:t>r</w:t>
      </w:r>
      <w:r>
        <w:t>anks Campaign Items</w:t>
      </w:r>
      <w:r w:rsidR="009B39FF">
        <w:t>.</w:t>
      </w:r>
    </w:p>
    <w:p w:rsidR="001A21F1" w:rsidRPr="009B39FF" w:rsidRDefault="001A21F1" w:rsidP="00D96454">
      <w:pPr>
        <w:numPr>
          <w:ilvl w:val="0"/>
          <w:numId w:val="70"/>
        </w:numPr>
      </w:pPr>
      <w:r>
        <w:t xml:space="preserve">The </w:t>
      </w:r>
      <w:r w:rsidR="00F73BA3">
        <w:t>s</w:t>
      </w:r>
      <w:r>
        <w:t>ystem ingests StateFeedback information</w:t>
      </w:r>
      <w:r w:rsidR="009B39FF">
        <w:t>.</w:t>
      </w:r>
    </w:p>
    <w:p w:rsidR="009B39FF" w:rsidRDefault="009B39FF" w:rsidP="00D96454">
      <w:pPr>
        <w:numPr>
          <w:ilvl w:val="0"/>
          <w:numId w:val="70"/>
        </w:numPr>
      </w:pPr>
      <w:r>
        <w:t xml:space="preserve">The </w:t>
      </w:r>
      <w:r w:rsidR="00F73BA3">
        <w:t>s</w:t>
      </w:r>
      <w:r>
        <w:t>ystem recognizes when a Campaign Item has reached the end of its flight window.</w:t>
      </w:r>
    </w:p>
    <w:p w:rsidR="009B39FF" w:rsidRPr="00AB3666" w:rsidRDefault="009B39FF" w:rsidP="00D96454">
      <w:pPr>
        <w:numPr>
          <w:ilvl w:val="0"/>
          <w:numId w:val="70"/>
        </w:numPr>
      </w:pPr>
      <w:r>
        <w:t xml:space="preserve">The </w:t>
      </w:r>
      <w:r w:rsidR="00F73BA3">
        <w:t>s</w:t>
      </w:r>
      <w:r>
        <w:t>ystem will recognize that a Campaign Item has been in the recState of “Windup” for an appropriate period of time.</w:t>
      </w:r>
    </w:p>
    <w:p w:rsidR="00EA71E6" w:rsidRDefault="00EA71E6" w:rsidP="002236E9">
      <w:pPr>
        <w:ind w:left="720" w:hanging="720"/>
        <w:rPr>
          <w:b/>
        </w:rPr>
      </w:pPr>
    </w:p>
    <w:p w:rsidR="002236E9" w:rsidRDefault="002236E9" w:rsidP="002236E9">
      <w:pPr>
        <w:ind w:left="720" w:hanging="720"/>
      </w:pPr>
      <w:r w:rsidRPr="00976AB7">
        <w:rPr>
          <w:b/>
        </w:rPr>
        <w:t>Actors</w:t>
      </w:r>
      <w:r w:rsidRPr="00312546">
        <w:t>:</w:t>
      </w:r>
      <w:r>
        <w:t xml:space="preserve"> The following actors are engaged:</w:t>
      </w:r>
    </w:p>
    <w:p w:rsidR="002236E9" w:rsidRDefault="002236E9" w:rsidP="00D96454">
      <w:pPr>
        <w:numPr>
          <w:ilvl w:val="0"/>
          <w:numId w:val="71"/>
        </w:numPr>
      </w:pPr>
      <w:r>
        <w:t>MSO client device</w:t>
      </w:r>
    </w:p>
    <w:p w:rsidR="002236E9" w:rsidRDefault="002236E9" w:rsidP="00D96454">
      <w:pPr>
        <w:numPr>
          <w:ilvl w:val="0"/>
          <w:numId w:val="71"/>
        </w:numPr>
      </w:pPr>
      <w:r>
        <w:t>MSO VOD system</w:t>
      </w:r>
    </w:p>
    <w:p w:rsidR="002236E9" w:rsidRDefault="00EB28EB" w:rsidP="00D96454">
      <w:pPr>
        <w:numPr>
          <w:ilvl w:val="0"/>
          <w:numId w:val="71"/>
        </w:numPr>
      </w:pPr>
      <w:r>
        <w:t xml:space="preserve">CIP consumer </w:t>
      </w:r>
    </w:p>
    <w:p w:rsidR="002236E9" w:rsidRDefault="002236E9" w:rsidP="00D96454">
      <w:pPr>
        <w:numPr>
          <w:ilvl w:val="0"/>
          <w:numId w:val="71"/>
        </w:numPr>
      </w:pPr>
      <w:r>
        <w:t>Canoe campaign manager</w:t>
      </w:r>
    </w:p>
    <w:p w:rsidR="002236E9" w:rsidRDefault="002236E9" w:rsidP="002236E9">
      <w:pPr>
        <w:rPr>
          <w:b/>
        </w:rPr>
      </w:pPr>
    </w:p>
    <w:p w:rsidR="002236E9" w:rsidRDefault="002236E9" w:rsidP="002236E9">
      <w:r w:rsidRPr="00976AB7">
        <w:rPr>
          <w:b/>
        </w:rPr>
        <w:t>Preconditions</w:t>
      </w:r>
      <w:r w:rsidRPr="00312546">
        <w:t>: </w:t>
      </w:r>
      <w:r>
        <w:t>The following pre conditions are expected:</w:t>
      </w:r>
    </w:p>
    <w:p w:rsidR="002236E9" w:rsidRDefault="002236E9" w:rsidP="00D96454">
      <w:pPr>
        <w:numPr>
          <w:ilvl w:val="0"/>
          <w:numId w:val="67"/>
        </w:numPr>
      </w:pPr>
      <w:r>
        <w:t>Entertainment content available for play out on the VOD systems.</w:t>
      </w:r>
    </w:p>
    <w:p w:rsidR="002236E9" w:rsidRDefault="002236E9" w:rsidP="00D96454">
      <w:pPr>
        <w:numPr>
          <w:ilvl w:val="0"/>
          <w:numId w:val="67"/>
        </w:numPr>
      </w:pPr>
      <w:r>
        <w:t>Entertainment content contains ad placement opportunities.</w:t>
      </w:r>
    </w:p>
    <w:p w:rsidR="002236E9" w:rsidRDefault="002236E9" w:rsidP="00D96454">
      <w:pPr>
        <w:numPr>
          <w:ilvl w:val="0"/>
          <w:numId w:val="67"/>
        </w:numPr>
      </w:pPr>
      <w:r>
        <w:t>Ad content available for play out on the VOD systems.</w:t>
      </w:r>
    </w:p>
    <w:p w:rsidR="002236E9" w:rsidRDefault="002236E9" w:rsidP="002236E9">
      <w:pPr>
        <w:rPr>
          <w:b/>
        </w:rPr>
      </w:pPr>
    </w:p>
    <w:p w:rsidR="002236E9" w:rsidRDefault="002236E9" w:rsidP="002236E9">
      <w:r w:rsidRPr="00976AB7">
        <w:rPr>
          <w:b/>
        </w:rPr>
        <w:t>Basic course</w:t>
      </w:r>
      <w:r w:rsidRPr="00312546">
        <w:t>: </w:t>
      </w:r>
      <w:r>
        <w:t>The nominal path consists of:</w:t>
      </w:r>
    </w:p>
    <w:p w:rsidR="002236E9" w:rsidRDefault="005E6816" w:rsidP="00D96454">
      <w:pPr>
        <w:numPr>
          <w:ilvl w:val="0"/>
          <w:numId w:val="68"/>
        </w:numPr>
      </w:pPr>
      <w:r>
        <w:t xml:space="preserve">The </w:t>
      </w:r>
      <w:r w:rsidR="00EA71E6">
        <w:t>Canoe campaign manager</w:t>
      </w:r>
      <w:r>
        <w:t xml:space="preserve"> encounters one of the following 4 events</w:t>
      </w:r>
      <w:r w:rsidR="002236E9">
        <w:t>.</w:t>
      </w:r>
    </w:p>
    <w:p w:rsidR="005E6816" w:rsidRPr="009B39FF" w:rsidRDefault="005E6816" w:rsidP="00D96454">
      <w:pPr>
        <w:numPr>
          <w:ilvl w:val="1"/>
          <w:numId w:val="68"/>
        </w:numPr>
      </w:pPr>
      <w:r>
        <w:t xml:space="preserve">The </w:t>
      </w:r>
      <w:r w:rsidR="00F73BA3">
        <w:t>s</w:t>
      </w:r>
      <w:r>
        <w:t xml:space="preserve">ystem </w:t>
      </w:r>
      <w:r w:rsidR="00F73BA3">
        <w:t>r</w:t>
      </w:r>
      <w:r>
        <w:t>e-</w:t>
      </w:r>
      <w:r w:rsidR="00F73BA3">
        <w:t>r</w:t>
      </w:r>
      <w:r>
        <w:t xml:space="preserve">anks </w:t>
      </w:r>
      <w:r w:rsidR="009166BF">
        <w:t>c</w:t>
      </w:r>
      <w:r>
        <w:t xml:space="preserve">ampaign </w:t>
      </w:r>
      <w:r w:rsidR="009166BF">
        <w:t>i</w:t>
      </w:r>
      <w:r>
        <w:t>tems which modifies priority.</w:t>
      </w:r>
      <w:r w:rsidR="00F73BA3">
        <w:t xml:space="preserve">  </w:t>
      </w:r>
      <w:r w:rsidR="00EA6587">
        <w:t xml:space="preserve">The re-ranking of campaigns occurs every x configurable minutes and the new priority is communicated in the next batch update.  </w:t>
      </w:r>
      <w:r w:rsidR="0056604F">
        <w:t>Initially X=360.</w:t>
      </w:r>
    </w:p>
    <w:p w:rsidR="00F73BA3" w:rsidRDefault="005E6816" w:rsidP="00D96454">
      <w:pPr>
        <w:numPr>
          <w:ilvl w:val="1"/>
          <w:numId w:val="68"/>
        </w:numPr>
      </w:pPr>
      <w:r>
        <w:t xml:space="preserve">The </w:t>
      </w:r>
      <w:r w:rsidR="00F73BA3">
        <w:t>s</w:t>
      </w:r>
      <w:r>
        <w:t xml:space="preserve">ystem ingests </w:t>
      </w:r>
      <w:r w:rsidR="00EA71E6">
        <w:t xml:space="preserve">performance </w:t>
      </w:r>
      <w:r>
        <w:t>information which may result in recognizing a campaign as having achieved its’ goal.</w:t>
      </w:r>
      <w:r w:rsidR="00F73BA3">
        <w:t xml:space="preserve">  </w:t>
      </w:r>
    </w:p>
    <w:p w:rsidR="005E6816" w:rsidRDefault="00F73BA3" w:rsidP="00D96454">
      <w:pPr>
        <w:numPr>
          <w:ilvl w:val="2"/>
          <w:numId w:val="68"/>
        </w:numPr>
      </w:pPr>
      <w:r>
        <w:t>If the goal for a campaign item is recognized as having been achieved the system sends an immediate update with a goal of zero (0) and an appropriate recState</w:t>
      </w:r>
      <w:r w:rsidR="00CC78E0">
        <w:t xml:space="preserve"> (pse)</w:t>
      </w:r>
      <w:r>
        <w:t xml:space="preserve">.  </w:t>
      </w:r>
    </w:p>
    <w:p w:rsidR="00F73BA3" w:rsidRPr="009B39FF" w:rsidRDefault="00F73BA3" w:rsidP="00D96454">
      <w:pPr>
        <w:numPr>
          <w:ilvl w:val="2"/>
          <w:numId w:val="68"/>
        </w:numPr>
      </w:pPr>
      <w:r>
        <w:t xml:space="preserve">If the goal for a campaign item is not yet achieved the system uses the </w:t>
      </w:r>
      <w:r w:rsidR="00EA71E6">
        <w:t xml:space="preserve">performance </w:t>
      </w:r>
      <w:r>
        <w:t xml:space="preserve">information accumulated to calculate a new goal for the campaign item.  </w:t>
      </w:r>
      <w:r w:rsidR="00EA6587">
        <w:t>The generation of campaign item goals occurs every x configurable minutes</w:t>
      </w:r>
      <w:r w:rsidR="00CC78E0">
        <w:t xml:space="preserve">.  </w:t>
      </w:r>
      <w:r w:rsidR="00EA6587">
        <w:t xml:space="preserve"> </w:t>
      </w:r>
      <w:r w:rsidR="00CC78E0">
        <w:t>T</w:t>
      </w:r>
      <w:r w:rsidR="00EA6587">
        <w:t xml:space="preserve">he new </w:t>
      </w:r>
      <w:r w:rsidR="00CC78E0">
        <w:t>goal</w:t>
      </w:r>
      <w:r w:rsidR="00EA6587">
        <w:t xml:space="preserve"> is communicated in the next batch update.  </w:t>
      </w:r>
      <w:r w:rsidR="0056604F">
        <w:t>Initially X=360.</w:t>
      </w:r>
      <w:r w:rsidR="00EA6587">
        <w:t xml:space="preserve"> </w:t>
      </w:r>
    </w:p>
    <w:p w:rsidR="005E6816" w:rsidRDefault="005E6816" w:rsidP="00D96454">
      <w:pPr>
        <w:numPr>
          <w:ilvl w:val="1"/>
          <w:numId w:val="68"/>
        </w:numPr>
      </w:pPr>
      <w:r>
        <w:lastRenderedPageBreak/>
        <w:t xml:space="preserve">The </w:t>
      </w:r>
      <w:r w:rsidR="00F73BA3">
        <w:t>s</w:t>
      </w:r>
      <w:r>
        <w:t xml:space="preserve">ystem recognizes when a </w:t>
      </w:r>
      <w:r w:rsidR="009166BF">
        <w:t>c</w:t>
      </w:r>
      <w:r>
        <w:t xml:space="preserve">ampaign </w:t>
      </w:r>
      <w:r w:rsidR="009166BF">
        <w:t>i</w:t>
      </w:r>
      <w:r>
        <w:t>tem has reached the end of its flight window which will impact recState.</w:t>
      </w:r>
      <w:r w:rsidR="00F73BA3">
        <w:t xml:space="preserve">  The </w:t>
      </w:r>
      <w:r w:rsidR="00EA6587">
        <w:t xml:space="preserve">communication of the new recState </w:t>
      </w:r>
      <w:r w:rsidR="00CC78E0">
        <w:t xml:space="preserve">(pse) </w:t>
      </w:r>
      <w:r w:rsidR="00EA6587">
        <w:t xml:space="preserve">occurs in the next </w:t>
      </w:r>
      <w:r w:rsidR="002242D1">
        <w:t>batch</w:t>
      </w:r>
      <w:r w:rsidR="009166BF">
        <w:t xml:space="preserve"> update.</w:t>
      </w:r>
      <w:r w:rsidR="002242D1">
        <w:t xml:space="preserve">  </w:t>
      </w:r>
      <w:r w:rsidR="008B04FF">
        <w:t xml:space="preserve">Canoe </w:t>
      </w:r>
      <w:r w:rsidR="002242D1">
        <w:t xml:space="preserve">expects that the </w:t>
      </w:r>
      <w:r w:rsidR="00EB28EB">
        <w:t xml:space="preserve">CIP consumer </w:t>
      </w:r>
      <w:r w:rsidR="002242D1">
        <w:t xml:space="preserve">will cease execution of the campaign item when the </w:t>
      </w:r>
      <w:r w:rsidR="00AB3E4D">
        <w:t xml:space="preserve">endDateTime of the </w:t>
      </w:r>
      <w:r w:rsidR="002242D1">
        <w:t>flight window is reached</w:t>
      </w:r>
      <w:r w:rsidR="00CC78E0">
        <w:t xml:space="preserve"> and will continue processing reporting for the CI</w:t>
      </w:r>
      <w:r w:rsidR="002242D1">
        <w:t>.</w:t>
      </w:r>
    </w:p>
    <w:p w:rsidR="00CC78E0" w:rsidRDefault="00CC78E0" w:rsidP="00D96454">
      <w:pPr>
        <w:numPr>
          <w:ilvl w:val="1"/>
          <w:numId w:val="68"/>
        </w:numPr>
      </w:pPr>
      <w:r>
        <w:t>The system recognizes when a campaign item has been reached the end of its flight window and been in the recState of “Pause” for X configurable hours (initially X=72).  The system sends an update with the next batch changing the recState to “Windup”.  Canoe expects that the CIP consumer will continue processing reporting for the CI.</w:t>
      </w:r>
    </w:p>
    <w:p w:rsidR="005E6816" w:rsidRPr="002861EE" w:rsidRDefault="005E6816" w:rsidP="00D96454">
      <w:pPr>
        <w:numPr>
          <w:ilvl w:val="1"/>
          <w:numId w:val="68"/>
        </w:numPr>
      </w:pPr>
      <w:r>
        <w:t xml:space="preserve">The </w:t>
      </w:r>
      <w:r w:rsidR="00F73BA3">
        <w:t>s</w:t>
      </w:r>
      <w:r>
        <w:t xml:space="preserve">ystem will recognize that a </w:t>
      </w:r>
      <w:r w:rsidR="009166BF">
        <w:t>c</w:t>
      </w:r>
      <w:r>
        <w:t xml:space="preserve">ampaign </w:t>
      </w:r>
      <w:r w:rsidR="009166BF">
        <w:t>i</w:t>
      </w:r>
      <w:r>
        <w:t xml:space="preserve">tem has been in the recState of “Windup” for </w:t>
      </w:r>
      <w:r w:rsidR="00135872">
        <w:t>X configurable hours.  Initially X=72.</w:t>
      </w:r>
      <w:r w:rsidR="009166BF">
        <w:t xml:space="preserve">  The system sends an update with the next batch, changing the </w:t>
      </w:r>
      <w:r>
        <w:t xml:space="preserve">recState </w:t>
      </w:r>
      <w:r w:rsidR="009166BF">
        <w:t xml:space="preserve">from “Windup” to </w:t>
      </w:r>
      <w:r>
        <w:t>“Closed”.</w:t>
      </w:r>
      <w:r w:rsidR="00CC78E0">
        <w:t xml:space="preserve">  Canoe expects that the CIP consumer will discontinue processing reporting for the CI.</w:t>
      </w:r>
    </w:p>
    <w:p w:rsidR="00EF04C4" w:rsidRDefault="00EF04C4" w:rsidP="00D96454">
      <w:pPr>
        <w:numPr>
          <w:ilvl w:val="0"/>
          <w:numId w:val="68"/>
        </w:numPr>
      </w:pPr>
      <w:r>
        <w:t xml:space="preserve">The system shall </w:t>
      </w:r>
      <w:r w:rsidR="009166BF">
        <w:t xml:space="preserve">communicate immediate updates within 5 seconds of the triggering event.  The MSO shall </w:t>
      </w:r>
      <w:r>
        <w:t xml:space="preserve">implement </w:t>
      </w:r>
      <w:r w:rsidR="009166BF">
        <w:t xml:space="preserve">immediate </w:t>
      </w:r>
      <w:r>
        <w:t>updates</w:t>
      </w:r>
      <w:r w:rsidR="009166BF">
        <w:t xml:space="preserve"> </w:t>
      </w:r>
      <w:r>
        <w:t>within 60 seconds of</w:t>
      </w:r>
      <w:r w:rsidR="009166BF">
        <w:t xml:space="preserve"> receiving the updates from the Campaign Manager</w:t>
      </w:r>
      <w:r>
        <w:t>.</w:t>
      </w:r>
      <w:r w:rsidR="009166BF">
        <w:t xml:space="preserve"> </w:t>
      </w:r>
    </w:p>
    <w:p w:rsidR="002236E9" w:rsidRDefault="002236E9" w:rsidP="00D96454">
      <w:pPr>
        <w:numPr>
          <w:ilvl w:val="0"/>
          <w:numId w:val="68"/>
        </w:numPr>
      </w:pPr>
      <w:r>
        <w:t xml:space="preserve">The </w:t>
      </w:r>
      <w:r w:rsidR="005F7764">
        <w:t>MSO has received the Campaign Updates</w:t>
      </w:r>
      <w:r>
        <w:t>.</w:t>
      </w:r>
      <w:r w:rsidR="00A62A01">
        <w:t xml:space="preserve">  The MSO must</w:t>
      </w:r>
      <w:r w:rsidR="005F7764">
        <w:t xml:space="preserve"> </w:t>
      </w:r>
      <w:r w:rsidR="00A62A01">
        <w:t>implement those updates within 60 seconds of receipt.</w:t>
      </w:r>
    </w:p>
    <w:p w:rsidR="00812DD2" w:rsidRDefault="00812DD2" w:rsidP="00D96454">
      <w:pPr>
        <w:numPr>
          <w:ilvl w:val="0"/>
          <w:numId w:val="68"/>
        </w:numPr>
      </w:pPr>
      <w:r>
        <w:t>Pre-flight constraints must be met.</w:t>
      </w:r>
    </w:p>
    <w:p w:rsidR="002236E9" w:rsidRDefault="002236E9" w:rsidP="00D96454">
      <w:pPr>
        <w:numPr>
          <w:ilvl w:val="0"/>
          <w:numId w:val="68"/>
        </w:numPr>
      </w:pPr>
      <w:r>
        <w:t>A subscriber selects play on an entertainment asset from the VOD menu.</w:t>
      </w:r>
    </w:p>
    <w:p w:rsidR="002236E9" w:rsidRDefault="002236E9" w:rsidP="00D96454">
      <w:pPr>
        <w:numPr>
          <w:ilvl w:val="0"/>
          <w:numId w:val="68"/>
        </w:numPr>
      </w:pPr>
      <w:r>
        <w:t xml:space="preserve">The MSO VOD system recognizes that ads need to be dynamically inserted and communicates with the </w:t>
      </w:r>
      <w:r w:rsidR="00EB28EB">
        <w:t xml:space="preserve">CIP </w:t>
      </w:r>
      <w:proofErr w:type="gramStart"/>
      <w:r w:rsidR="00EB28EB">
        <w:t xml:space="preserve">consumer </w:t>
      </w:r>
      <w:r>
        <w:t xml:space="preserve"> to</w:t>
      </w:r>
      <w:proofErr w:type="gramEnd"/>
      <w:r>
        <w:t xml:space="preserve"> determine which ads to insert.</w:t>
      </w:r>
    </w:p>
    <w:p w:rsidR="002236E9" w:rsidRDefault="002236E9" w:rsidP="00D96454">
      <w:pPr>
        <w:numPr>
          <w:ilvl w:val="0"/>
          <w:numId w:val="68"/>
        </w:numPr>
      </w:pPr>
      <w:r>
        <w:t xml:space="preserve">The </w:t>
      </w:r>
      <w:r w:rsidR="00EB28EB">
        <w:t xml:space="preserve">CIP </w:t>
      </w:r>
      <w:proofErr w:type="gramStart"/>
      <w:r w:rsidR="00EB28EB">
        <w:t xml:space="preserve">consumer </w:t>
      </w:r>
      <w:r>
        <w:t xml:space="preserve"> leverages</w:t>
      </w:r>
      <w:proofErr w:type="gramEnd"/>
      <w:r>
        <w:t xml:space="preserve"> the </w:t>
      </w:r>
      <w:r w:rsidR="00871749" w:rsidRPr="005E6816">
        <w:t>updated</w:t>
      </w:r>
      <w:r w:rsidR="00871749">
        <w:t xml:space="preserve"> </w:t>
      </w:r>
      <w:r>
        <w:t>campaign instructions to determine which ads to insert into the available opportunities.</w:t>
      </w:r>
    </w:p>
    <w:p w:rsidR="002236E9" w:rsidRDefault="002236E9" w:rsidP="00D96454">
      <w:pPr>
        <w:numPr>
          <w:ilvl w:val="0"/>
          <w:numId w:val="68"/>
        </w:numPr>
      </w:pPr>
      <w:r>
        <w:t xml:space="preserve">The </w:t>
      </w:r>
      <w:r w:rsidR="00EB28EB">
        <w:t xml:space="preserve">CIP </w:t>
      </w:r>
      <w:proofErr w:type="gramStart"/>
      <w:r w:rsidR="00EB28EB">
        <w:t xml:space="preserve">consumer </w:t>
      </w:r>
      <w:r>
        <w:t xml:space="preserve"> communicates</w:t>
      </w:r>
      <w:proofErr w:type="gramEnd"/>
      <w:r>
        <w:t xml:space="preserve"> to the VOD system which ads should be inserted, and when.</w:t>
      </w:r>
    </w:p>
    <w:p w:rsidR="002236E9" w:rsidRDefault="002236E9" w:rsidP="00D96454">
      <w:pPr>
        <w:numPr>
          <w:ilvl w:val="0"/>
          <w:numId w:val="68"/>
        </w:numPr>
      </w:pPr>
      <w:r>
        <w:t xml:space="preserve">The MSO VOD system plays out the entertainment and the appropriate ads to the viewer.   </w:t>
      </w:r>
    </w:p>
    <w:p w:rsidR="002236E9" w:rsidRPr="00312546" w:rsidRDefault="002236E9" w:rsidP="002236E9">
      <w:pPr>
        <w:ind w:left="720" w:hanging="720"/>
      </w:pPr>
      <w:r>
        <w:rPr>
          <w:b/>
        </w:rPr>
        <w:tab/>
      </w:r>
    </w:p>
    <w:p w:rsidR="002236E9" w:rsidRDefault="002236E9" w:rsidP="002236E9">
      <w:r w:rsidRPr="00976AB7">
        <w:rPr>
          <w:b/>
        </w:rPr>
        <w:t>Alternative course</w:t>
      </w:r>
      <w:r w:rsidRPr="00312546">
        <w:t>: </w:t>
      </w:r>
      <w:r>
        <w:t>The alternative paths may consist of:</w:t>
      </w:r>
    </w:p>
    <w:p w:rsidR="002236E9" w:rsidRPr="00312546" w:rsidRDefault="002236E9" w:rsidP="002236E9">
      <w:r>
        <w:t>None identified</w:t>
      </w:r>
    </w:p>
    <w:p w:rsidR="002236E9" w:rsidRDefault="002236E9" w:rsidP="002236E9">
      <w:pPr>
        <w:ind w:left="720" w:hanging="720"/>
        <w:rPr>
          <w:b/>
        </w:rPr>
      </w:pPr>
    </w:p>
    <w:p w:rsidR="002236E9" w:rsidRDefault="002236E9" w:rsidP="002236E9">
      <w:pPr>
        <w:ind w:left="720" w:hanging="720"/>
      </w:pPr>
      <w:r w:rsidRPr="00976AB7">
        <w:rPr>
          <w:b/>
        </w:rPr>
        <w:t>Exceptions</w:t>
      </w:r>
      <w:r w:rsidRPr="00312546">
        <w:t>: </w:t>
      </w:r>
      <w:r>
        <w:t>The following exceptions may occur</w:t>
      </w:r>
    </w:p>
    <w:p w:rsidR="002236E9" w:rsidRPr="002228CA" w:rsidRDefault="002236E9" w:rsidP="002236E9">
      <w:pPr>
        <w:ind w:left="720" w:hanging="720"/>
      </w:pPr>
      <w:r>
        <w:t>Not included</w:t>
      </w:r>
    </w:p>
    <w:p w:rsidR="002236E9" w:rsidRDefault="002236E9" w:rsidP="002236E9">
      <w:pPr>
        <w:ind w:left="720" w:hanging="720"/>
        <w:rPr>
          <w:b/>
        </w:rPr>
      </w:pPr>
    </w:p>
    <w:p w:rsidR="002236E9" w:rsidRDefault="002236E9" w:rsidP="002236E9">
      <w:pPr>
        <w:ind w:left="720" w:hanging="720"/>
      </w:pPr>
      <w:r w:rsidRPr="00976AB7">
        <w:rPr>
          <w:b/>
        </w:rPr>
        <w:t>Postconditions</w:t>
      </w:r>
      <w:r w:rsidRPr="00312546">
        <w:t>: </w:t>
      </w:r>
      <w:r>
        <w:t>The following post conditions are expected:</w:t>
      </w:r>
    </w:p>
    <w:p w:rsidR="002236E9" w:rsidRDefault="00871749" w:rsidP="00D96454">
      <w:pPr>
        <w:numPr>
          <w:ilvl w:val="0"/>
          <w:numId w:val="76"/>
        </w:numPr>
      </w:pPr>
      <w:r>
        <w:t>Updates to campaigns are implemented resulting in placement decisions in accordance with the updated characteristics of the campaign.</w:t>
      </w:r>
    </w:p>
    <w:p w:rsidR="002236E9" w:rsidRDefault="002236E9" w:rsidP="002236E9">
      <w:pPr>
        <w:ind w:left="720" w:hanging="720"/>
        <w:rPr>
          <w:b/>
        </w:rPr>
      </w:pPr>
    </w:p>
    <w:p w:rsidR="002236E9" w:rsidRDefault="002236E9" w:rsidP="002236E9">
      <w:pPr>
        <w:ind w:left="720" w:hanging="720"/>
      </w:pPr>
      <w:r w:rsidRPr="00976AB7">
        <w:rPr>
          <w:b/>
        </w:rPr>
        <w:t>Related Use Cases</w:t>
      </w:r>
      <w:r w:rsidRPr="00312546">
        <w:t xml:space="preserve">: </w:t>
      </w:r>
    </w:p>
    <w:p w:rsidR="00CE7AD3" w:rsidRDefault="00AB3E4D" w:rsidP="002236E9">
      <w:pPr>
        <w:pStyle w:val="BodyText1"/>
      </w:pPr>
      <w:r>
        <w:fldChar w:fldCharType="begin"/>
      </w:r>
      <w:r>
        <w:instrText xml:space="preserve"> REF _Ref308674267 \r \h </w:instrText>
      </w:r>
      <w:r>
        <w:fldChar w:fldCharType="separate"/>
      </w:r>
      <w:r w:rsidR="004C4B35">
        <w:t>2.7.9</w:t>
      </w:r>
      <w:r>
        <w:fldChar w:fldCharType="end"/>
      </w:r>
      <w:r>
        <w:t xml:space="preserve"> - </w:t>
      </w:r>
      <w:r>
        <w:fldChar w:fldCharType="begin"/>
      </w:r>
      <w:r>
        <w:instrText xml:space="preserve"> REF _Ref308674267 \h </w:instrText>
      </w:r>
      <w:r>
        <w:fldChar w:fldCharType="separate"/>
      </w:r>
      <w:r w:rsidR="004C4B35" w:rsidRPr="000A5CBD">
        <w:t>User Generated Campaign Updates</w:t>
      </w:r>
      <w:r>
        <w:fldChar w:fldCharType="end"/>
      </w:r>
    </w:p>
    <w:p w:rsidR="00AB3E4D" w:rsidRDefault="00AB3E4D" w:rsidP="002236E9">
      <w:pPr>
        <w:pStyle w:val="BodyText1"/>
      </w:pPr>
      <w:r>
        <w:fldChar w:fldCharType="begin"/>
      </w:r>
      <w:r>
        <w:instrText xml:space="preserve"> REF _Ref308674568 \r \h </w:instrText>
      </w:r>
      <w:r>
        <w:fldChar w:fldCharType="separate"/>
      </w:r>
      <w:r w:rsidR="004C4B35">
        <w:t>2.7.11</w:t>
      </w:r>
      <w:r>
        <w:fldChar w:fldCharType="end"/>
      </w:r>
      <w:r>
        <w:t xml:space="preserve"> - </w:t>
      </w:r>
      <w:r>
        <w:fldChar w:fldCharType="begin"/>
      </w:r>
      <w:r>
        <w:instrText xml:space="preserve"> REF _Ref308674568 \h </w:instrText>
      </w:r>
      <w:r>
        <w:fldChar w:fldCharType="separate"/>
      </w:r>
      <w:r w:rsidR="004C4B35" w:rsidRPr="000A5CBD">
        <w:t>Invalid Campaign Instructions</w:t>
      </w:r>
      <w:r>
        <w:fldChar w:fldCharType="end"/>
      </w:r>
    </w:p>
    <w:p w:rsidR="00AB3E4D" w:rsidRDefault="00AB3E4D" w:rsidP="002236E9">
      <w:pPr>
        <w:pStyle w:val="BodyText1"/>
      </w:pPr>
    </w:p>
    <w:p w:rsidR="00D10C43" w:rsidRPr="000A5CBD" w:rsidRDefault="00D10C43" w:rsidP="000A5CBD">
      <w:pPr>
        <w:pStyle w:val="Heading3"/>
      </w:pPr>
      <w:bookmarkStart w:id="74" w:name="_Ref308674568"/>
      <w:bookmarkStart w:id="75" w:name="_Ref308674579"/>
      <w:bookmarkStart w:id="76" w:name="_Toc312930350"/>
      <w:r w:rsidRPr="000A5CBD">
        <w:lastRenderedPageBreak/>
        <w:t>Invalid Campaign Instructions</w:t>
      </w:r>
      <w:bookmarkEnd w:id="74"/>
      <w:bookmarkEnd w:id="75"/>
      <w:bookmarkEnd w:id="76"/>
    </w:p>
    <w:p w:rsidR="00D10C43" w:rsidRPr="00312546" w:rsidRDefault="00D10C43" w:rsidP="00D10C43">
      <w:pPr>
        <w:ind w:left="720" w:hanging="720"/>
      </w:pPr>
      <w:r w:rsidRPr="00976AB7">
        <w:rPr>
          <w:b/>
        </w:rPr>
        <w:t>Summary</w:t>
      </w:r>
      <w:r w:rsidRPr="00312546">
        <w:t>: </w:t>
      </w:r>
      <w:r>
        <w:t xml:space="preserve">The Canoe Campaign Manager communicates a campaign which does not pass established validations.  The MSO rejects the CIP and responds.  </w:t>
      </w:r>
    </w:p>
    <w:p w:rsidR="00D10C43" w:rsidRDefault="00D10C43" w:rsidP="00D10C43">
      <w:pPr>
        <w:ind w:left="720" w:hanging="720"/>
        <w:rPr>
          <w:b/>
        </w:rPr>
      </w:pPr>
    </w:p>
    <w:p w:rsidR="00D10C43" w:rsidRDefault="00D10C43" w:rsidP="00D10C43">
      <w:pPr>
        <w:ind w:left="720" w:hanging="720"/>
      </w:pPr>
      <w:r w:rsidRPr="00976AB7">
        <w:rPr>
          <w:b/>
        </w:rPr>
        <w:t>Actors</w:t>
      </w:r>
      <w:r w:rsidRPr="00312546">
        <w:t>:</w:t>
      </w:r>
      <w:r>
        <w:t xml:space="preserve"> The following actors are engaged:</w:t>
      </w:r>
    </w:p>
    <w:p w:rsidR="00D10C43" w:rsidRDefault="00EB28EB" w:rsidP="00D96454">
      <w:pPr>
        <w:numPr>
          <w:ilvl w:val="0"/>
          <w:numId w:val="72"/>
        </w:numPr>
      </w:pPr>
      <w:r>
        <w:t xml:space="preserve">CIP consumer </w:t>
      </w:r>
    </w:p>
    <w:p w:rsidR="00D10C43" w:rsidRDefault="00D10C43" w:rsidP="00D96454">
      <w:pPr>
        <w:numPr>
          <w:ilvl w:val="0"/>
          <w:numId w:val="72"/>
        </w:numPr>
      </w:pPr>
      <w:r>
        <w:t>Canoe campaign manager</w:t>
      </w:r>
    </w:p>
    <w:p w:rsidR="00D10C43" w:rsidRDefault="00D10C43" w:rsidP="00D10C43">
      <w:pPr>
        <w:rPr>
          <w:b/>
        </w:rPr>
      </w:pPr>
    </w:p>
    <w:p w:rsidR="00D10C43" w:rsidRDefault="00D10C43" w:rsidP="00D10C43">
      <w:r w:rsidRPr="00976AB7">
        <w:rPr>
          <w:b/>
        </w:rPr>
        <w:t>Preconditions</w:t>
      </w:r>
      <w:r w:rsidRPr="00312546">
        <w:t>: </w:t>
      </w:r>
      <w:r>
        <w:t>The following pre conditions are expected:</w:t>
      </w:r>
    </w:p>
    <w:p w:rsidR="00D10C43" w:rsidRDefault="00D10C43" w:rsidP="00D96454">
      <w:pPr>
        <w:numPr>
          <w:ilvl w:val="0"/>
          <w:numId w:val="73"/>
        </w:numPr>
      </w:pPr>
      <w:r>
        <w:t>CIP validations have been established.</w:t>
      </w:r>
    </w:p>
    <w:p w:rsidR="00D10C43" w:rsidRDefault="00D10C43" w:rsidP="00D10C43">
      <w:pPr>
        <w:rPr>
          <w:b/>
        </w:rPr>
      </w:pPr>
    </w:p>
    <w:p w:rsidR="00D10C43" w:rsidRDefault="00D10C43" w:rsidP="00D10C43">
      <w:r w:rsidRPr="00976AB7">
        <w:rPr>
          <w:b/>
        </w:rPr>
        <w:t>Basic course</w:t>
      </w:r>
      <w:r w:rsidRPr="00312546">
        <w:t>: </w:t>
      </w:r>
      <w:r>
        <w:t>The nominal path consists of:</w:t>
      </w:r>
    </w:p>
    <w:p w:rsidR="00D10C43" w:rsidRDefault="00D10C43" w:rsidP="00D96454">
      <w:pPr>
        <w:numPr>
          <w:ilvl w:val="0"/>
          <w:numId w:val="75"/>
        </w:numPr>
      </w:pPr>
      <w:r>
        <w:t>A Canoe user creates a campaign using the Canoe campaign manager.</w:t>
      </w:r>
    </w:p>
    <w:p w:rsidR="004223DC" w:rsidRDefault="004223DC" w:rsidP="00D96454">
      <w:pPr>
        <w:numPr>
          <w:ilvl w:val="0"/>
          <w:numId w:val="75"/>
        </w:numPr>
      </w:pPr>
      <w:r>
        <w:t>The Canoe user indicates the following for the campaign item.</w:t>
      </w:r>
    </w:p>
    <w:p w:rsidR="002F53FF" w:rsidRDefault="002F53FF" w:rsidP="00D96454">
      <w:pPr>
        <w:numPr>
          <w:ilvl w:val="1"/>
          <w:numId w:val="75"/>
        </w:numPr>
      </w:pPr>
      <w:r>
        <w:t>The state of the campaign in the Canoe campaign manager is “Active”</w:t>
      </w:r>
    </w:p>
    <w:p w:rsidR="002F53FF" w:rsidRDefault="002F53FF" w:rsidP="00D96454">
      <w:pPr>
        <w:numPr>
          <w:ilvl w:val="1"/>
          <w:numId w:val="75"/>
        </w:numPr>
      </w:pPr>
      <w:r>
        <w:t>The CI Flight Window has been established</w:t>
      </w:r>
    </w:p>
    <w:p w:rsidR="002F53FF" w:rsidRDefault="002F53FF" w:rsidP="00D96454">
      <w:pPr>
        <w:numPr>
          <w:ilvl w:val="1"/>
          <w:numId w:val="75"/>
        </w:numPr>
      </w:pPr>
      <w:r>
        <w:t>At least 1 ad asset</w:t>
      </w:r>
    </w:p>
    <w:p w:rsidR="002F53FF" w:rsidRDefault="002F53FF" w:rsidP="00D96454">
      <w:pPr>
        <w:numPr>
          <w:ilvl w:val="1"/>
          <w:numId w:val="75"/>
        </w:numPr>
      </w:pPr>
      <w:r>
        <w:t>Each Asset must have a defined Category</w:t>
      </w:r>
    </w:p>
    <w:p w:rsidR="002F53FF" w:rsidRDefault="002F53FF" w:rsidP="00D96454">
      <w:pPr>
        <w:numPr>
          <w:ilvl w:val="1"/>
          <w:numId w:val="75"/>
        </w:numPr>
      </w:pPr>
      <w:r>
        <w:t>The CI must have a priority</w:t>
      </w:r>
    </w:p>
    <w:p w:rsidR="00D10C43" w:rsidRDefault="00D10C43" w:rsidP="00D96454">
      <w:pPr>
        <w:numPr>
          <w:ilvl w:val="0"/>
          <w:numId w:val="75"/>
        </w:numPr>
      </w:pPr>
      <w:r>
        <w:t>The Canoe campaign manager transmits the campaign instructions to the MSO.</w:t>
      </w:r>
    </w:p>
    <w:p w:rsidR="006C52E6" w:rsidRDefault="006C52E6" w:rsidP="00D96454">
      <w:pPr>
        <w:numPr>
          <w:ilvl w:val="0"/>
          <w:numId w:val="75"/>
        </w:numPr>
      </w:pPr>
      <w:r>
        <w:t>The CIP consumer validates the message against the CIP schema.</w:t>
      </w:r>
    </w:p>
    <w:p w:rsidR="006C52E6" w:rsidRDefault="006C52E6" w:rsidP="00D96454">
      <w:pPr>
        <w:numPr>
          <w:ilvl w:val="1"/>
          <w:numId w:val="75"/>
        </w:numPr>
      </w:pPr>
      <w:r>
        <w:t>If the message is valid, the CIP consumer generates an UpdateRespons.  The UpdateResponse must contain a msgResult=“OK”</w:t>
      </w:r>
    </w:p>
    <w:p w:rsidR="006C52E6" w:rsidRDefault="006C52E6" w:rsidP="00D96454">
      <w:pPr>
        <w:numPr>
          <w:ilvl w:val="1"/>
          <w:numId w:val="75"/>
        </w:numPr>
      </w:pPr>
      <w:r>
        <w:t xml:space="preserve">If the message is not valid, the CIP consumer generates an UpdateRespons.  The UpdateResponse must contain </w:t>
      </w:r>
      <w:proofErr w:type="gramStart"/>
      <w:r>
        <w:t>a</w:t>
      </w:r>
      <w:proofErr w:type="gramEnd"/>
      <w:r>
        <w:t xml:space="preserve"> msgResult=“FAIL”</w:t>
      </w:r>
      <w:r w:rsidRPr="006C52E6">
        <w:t xml:space="preserve"> </w:t>
      </w:r>
      <w:r>
        <w:t>and contain a Notes element containing specific details of all failures.  The Canoe campaign manager must log the Acknowledgement as unsuccessful.  Canoe Operations will monitor the log and facilitate resolution.  MSO operations must also log, monitor and facilitate resolution of all “failed” UpdateResponse messages.  There is no further processing of the contents of the CIP.</w:t>
      </w:r>
    </w:p>
    <w:p w:rsidR="00D10C43" w:rsidRDefault="006C52E6" w:rsidP="00D96454">
      <w:pPr>
        <w:numPr>
          <w:ilvl w:val="0"/>
          <w:numId w:val="75"/>
        </w:numPr>
      </w:pPr>
      <w:r>
        <w:t>If the message is successfully validated against the schema, t</w:t>
      </w:r>
      <w:r w:rsidR="00D10C43">
        <w:t xml:space="preserve">he </w:t>
      </w:r>
      <w:r w:rsidR="005F19B6">
        <w:t>CIP consumer</w:t>
      </w:r>
      <w:r w:rsidR="00D10C43">
        <w:t xml:space="preserve"> </w:t>
      </w:r>
      <w:r>
        <w:t xml:space="preserve">can then validate the syntax of the campaign </w:t>
      </w:r>
      <w:r w:rsidR="00D10C43">
        <w:t>instructions</w:t>
      </w:r>
      <w:r w:rsidR="00C158A0">
        <w:t xml:space="preserve"> </w:t>
      </w:r>
      <w:r w:rsidR="00E676C9">
        <w:t>b</w:t>
      </w:r>
      <w:r w:rsidR="00C158A0">
        <w:t>ased on the productFamily definition and productMember definition</w:t>
      </w:r>
      <w:r w:rsidR="00BE4BF9">
        <w:t xml:space="preserve"> (see </w:t>
      </w:r>
      <w:r w:rsidR="00BE4BF9">
        <w:fldChar w:fldCharType="begin"/>
      </w:r>
      <w:r w:rsidR="00BE4BF9">
        <w:instrText xml:space="preserve"> REF _Ref311533582 \w \h </w:instrText>
      </w:r>
      <w:r w:rsidR="00BE4BF9">
        <w:fldChar w:fldCharType="separate"/>
      </w:r>
      <w:r w:rsidR="004C4B35">
        <w:t>Annex J</w:t>
      </w:r>
      <w:r w:rsidR="00BE4BF9">
        <w:fldChar w:fldCharType="end"/>
      </w:r>
      <w:r w:rsidR="00BE4BF9">
        <w:t xml:space="preserve"> - </w:t>
      </w:r>
      <w:r w:rsidR="00BE4BF9">
        <w:fldChar w:fldCharType="begin"/>
      </w:r>
      <w:r w:rsidR="00BE4BF9">
        <w:instrText xml:space="preserve"> REF _Ref311533582 \h </w:instrText>
      </w:r>
      <w:r w:rsidR="00BE4BF9">
        <w:fldChar w:fldCharType="separate"/>
      </w:r>
      <w:r w:rsidR="004C4B35">
        <w:t>ProductFamily and ProductMember Definitions</w:t>
      </w:r>
      <w:r w:rsidR="00BE4BF9">
        <w:fldChar w:fldCharType="end"/>
      </w:r>
      <w:r w:rsidR="00BE4BF9">
        <w:t>)</w:t>
      </w:r>
      <w:r w:rsidR="00C158A0">
        <w:t xml:space="preserve">.  </w:t>
      </w:r>
      <w:r w:rsidR="00D10C43">
        <w:t>Th</w:t>
      </w:r>
      <w:r w:rsidR="00E676C9">
        <w:t>ese</w:t>
      </w:r>
      <w:r w:rsidR="00D10C43">
        <w:t xml:space="preserve"> validations </w:t>
      </w:r>
      <w:r w:rsidR="00E676C9">
        <w:t>would include those listed below</w:t>
      </w:r>
      <w:r>
        <w:t xml:space="preserve">.  </w:t>
      </w:r>
    </w:p>
    <w:p w:rsidR="00CF6841" w:rsidRPr="00AB3666" w:rsidRDefault="002F53FF" w:rsidP="00D96454">
      <w:pPr>
        <w:numPr>
          <w:ilvl w:val="1"/>
          <w:numId w:val="75"/>
        </w:numPr>
      </w:pPr>
      <w:r>
        <w:t xml:space="preserve">Parent </w:t>
      </w:r>
      <w:r w:rsidR="00CF6841" w:rsidRPr="00AB3666">
        <w:t xml:space="preserve">Bundle </w:t>
      </w:r>
      <w:r w:rsidR="0082593D">
        <w:t>–</w:t>
      </w:r>
      <w:r w:rsidR="00CF6841">
        <w:t xml:space="preserve"> </w:t>
      </w:r>
      <w:r w:rsidR="0082593D">
        <w:t xml:space="preserve">All </w:t>
      </w:r>
      <w:r w:rsidR="00CF6841" w:rsidRPr="00AB3666">
        <w:t xml:space="preserve">source, operation, xpath or namespace of a </w:t>
      </w:r>
      <w:r w:rsidR="00CF6841" w:rsidRPr="00CF6841">
        <w:t xml:space="preserve">Term element </w:t>
      </w:r>
      <w:r w:rsidR="0082593D">
        <w:t>must be properly formed.</w:t>
      </w:r>
      <w:r w:rsidR="009E3417">
        <w:t xml:space="preserve"> </w:t>
      </w:r>
    </w:p>
    <w:p w:rsidR="0082593D" w:rsidRDefault="002F53FF" w:rsidP="00D96454">
      <w:pPr>
        <w:numPr>
          <w:ilvl w:val="1"/>
          <w:numId w:val="75"/>
        </w:numPr>
      </w:pPr>
      <w:r>
        <w:t xml:space="preserve">Parent </w:t>
      </w:r>
      <w:r w:rsidR="00CF6841" w:rsidRPr="00AB3666">
        <w:t xml:space="preserve">Bundle </w:t>
      </w:r>
      <w:r w:rsidR="0082593D">
        <w:t>–</w:t>
      </w:r>
      <w:r w:rsidR="00CF6841" w:rsidRPr="00AB3666">
        <w:t xml:space="preserve"> </w:t>
      </w:r>
      <w:r w:rsidR="0082593D">
        <w:t xml:space="preserve">Must contain </w:t>
      </w:r>
      <w:r w:rsidR="00CF6841" w:rsidRPr="00AB3666">
        <w:t>at least 1 Flight element</w:t>
      </w:r>
      <w:r w:rsidR="0082593D">
        <w:t>.</w:t>
      </w:r>
    </w:p>
    <w:p w:rsidR="00CF6841" w:rsidRDefault="0082593D" w:rsidP="00D96454">
      <w:pPr>
        <w:numPr>
          <w:ilvl w:val="1"/>
          <w:numId w:val="75"/>
        </w:numPr>
      </w:pPr>
      <w:r>
        <w:t>Parent Bundle - Must contain at least 1 CommonQualifierGroup element containing at least 1 Qualifier element containing at least 1 Term element.</w:t>
      </w:r>
    </w:p>
    <w:p w:rsidR="0082593D" w:rsidRDefault="0082593D" w:rsidP="00D96454">
      <w:pPr>
        <w:numPr>
          <w:ilvl w:val="1"/>
          <w:numId w:val="75"/>
        </w:numPr>
      </w:pPr>
      <w:r>
        <w:t xml:space="preserve">Parent Bundle – Must contain </w:t>
      </w:r>
      <w:r w:rsidR="00C158A0">
        <w:t xml:space="preserve">a StateFeedback element.  </w:t>
      </w:r>
      <w:r w:rsidR="00C158A0" w:rsidRPr="00C158A0">
        <w:t xml:space="preserve">This StateFeedback element must contain the Statistics element(s) which must contain a Statistic </w:t>
      </w:r>
      <w:r w:rsidR="00C158A0" w:rsidRPr="00C158A0">
        <w:lastRenderedPageBreak/>
        <w:t>element to track insertion performance and a Statistic element to track view performance.</w:t>
      </w:r>
    </w:p>
    <w:p w:rsidR="00C158A0" w:rsidRPr="00E676C9" w:rsidRDefault="00C158A0" w:rsidP="00D96454">
      <w:pPr>
        <w:numPr>
          <w:ilvl w:val="1"/>
          <w:numId w:val="75"/>
        </w:numPr>
      </w:pPr>
      <w:r>
        <w:t>Parent Bundle – Must contain a Phase with a ProcessRuleSelector@</w:t>
      </w:r>
      <w:r>
        <w:rPr>
          <w:rFonts w:ascii="Times New Roman" w:hAnsi="Times New Roman" w:cs="Times New Roman"/>
          <w:color w:val="F5844C"/>
          <w:sz w:val="24"/>
          <w:szCs w:val="24"/>
        </w:rPr>
        <w:t>ruleId</w:t>
      </w:r>
      <w:r>
        <w:rPr>
          <w:rFonts w:ascii="Times New Roman" w:hAnsi="Times New Roman" w:cs="Times New Roman"/>
          <w:color w:val="FF8040"/>
          <w:sz w:val="24"/>
          <w:szCs w:val="24"/>
        </w:rPr>
        <w:t>=</w:t>
      </w:r>
      <w:r>
        <w:rPr>
          <w:rFonts w:ascii="Times New Roman" w:hAnsi="Times New Roman" w:cs="Times New Roman"/>
          <w:color w:val="993300"/>
          <w:sz w:val="24"/>
          <w:szCs w:val="24"/>
        </w:rPr>
        <w:t>"SetGoal"</w:t>
      </w:r>
    </w:p>
    <w:p w:rsidR="00C158A0" w:rsidRDefault="00C158A0" w:rsidP="00D96454">
      <w:pPr>
        <w:numPr>
          <w:ilvl w:val="1"/>
          <w:numId w:val="75"/>
        </w:numPr>
      </w:pPr>
      <w:r>
        <w:t>Parent Bundle - Must contain a Phase with a ProcessRuleSelector@</w:t>
      </w:r>
      <w:r>
        <w:rPr>
          <w:rFonts w:ascii="Times New Roman" w:hAnsi="Times New Roman" w:cs="Times New Roman"/>
          <w:color w:val="F5844C"/>
          <w:sz w:val="24"/>
          <w:szCs w:val="24"/>
        </w:rPr>
        <w:t>ruleId</w:t>
      </w:r>
      <w:r>
        <w:rPr>
          <w:rFonts w:ascii="Times New Roman" w:hAnsi="Times New Roman" w:cs="Times New Roman"/>
          <w:color w:val="FF8040"/>
          <w:sz w:val="24"/>
          <w:szCs w:val="24"/>
        </w:rPr>
        <w:t>=</w:t>
      </w:r>
      <w:r w:rsidRPr="00C158A0">
        <w:rPr>
          <w:rFonts w:ascii="Times New Roman" w:hAnsi="Times New Roman" w:cs="Times New Roman"/>
          <w:color w:val="993300"/>
          <w:sz w:val="24"/>
          <w:szCs w:val="24"/>
        </w:rPr>
        <w:t xml:space="preserve"> </w:t>
      </w:r>
      <w:r>
        <w:rPr>
          <w:rFonts w:ascii="Times New Roman" w:hAnsi="Times New Roman" w:cs="Times New Roman"/>
          <w:color w:val="993300"/>
          <w:sz w:val="24"/>
          <w:szCs w:val="24"/>
        </w:rPr>
        <w:t>"SetRetDataPath"</w:t>
      </w:r>
    </w:p>
    <w:p w:rsidR="0082593D" w:rsidRDefault="0082593D" w:rsidP="00D96454">
      <w:pPr>
        <w:numPr>
          <w:ilvl w:val="1"/>
          <w:numId w:val="75"/>
        </w:numPr>
      </w:pPr>
      <w:r>
        <w:t>Inner Bundle – Must contain 1 Placement element</w:t>
      </w:r>
    </w:p>
    <w:p w:rsidR="0082593D" w:rsidRPr="00AB3666" w:rsidRDefault="0082593D" w:rsidP="00D96454">
      <w:pPr>
        <w:numPr>
          <w:ilvl w:val="1"/>
          <w:numId w:val="75"/>
        </w:numPr>
      </w:pPr>
      <w:r>
        <w:t xml:space="preserve">Inner Bundle - </w:t>
      </w:r>
      <w:r w:rsidRPr="0082593D">
        <w:t xml:space="preserve">The @priority of all inner bundles </w:t>
      </w:r>
      <w:proofErr w:type="gramStart"/>
      <w:r w:rsidR="00C158A0">
        <w:t>Must</w:t>
      </w:r>
      <w:proofErr w:type="gramEnd"/>
      <w:r w:rsidR="00C158A0">
        <w:t xml:space="preserve"> </w:t>
      </w:r>
      <w:r w:rsidRPr="0082593D">
        <w:t>be the same as the parent bundle.</w:t>
      </w:r>
    </w:p>
    <w:p w:rsidR="00CF6841" w:rsidRPr="00AB3666" w:rsidRDefault="00CF6841" w:rsidP="00D96454">
      <w:pPr>
        <w:numPr>
          <w:ilvl w:val="1"/>
          <w:numId w:val="75"/>
        </w:numPr>
      </w:pPr>
      <w:r w:rsidRPr="00AB3666">
        <w:t xml:space="preserve">AssetReference </w:t>
      </w:r>
      <w:r w:rsidR="00062551">
        <w:t>–</w:t>
      </w:r>
      <w:r w:rsidRPr="00AB3666">
        <w:t xml:space="preserve"> </w:t>
      </w:r>
      <w:r w:rsidR="00062551">
        <w:t xml:space="preserve">uriID </w:t>
      </w:r>
      <w:r w:rsidRPr="00AB3666">
        <w:t xml:space="preserve">is </w:t>
      </w:r>
      <w:r w:rsidR="005F7764">
        <w:t>malformed or not present</w:t>
      </w:r>
      <w:r w:rsidRPr="00AB3666">
        <w:t xml:space="preserve">. </w:t>
      </w:r>
    </w:p>
    <w:p w:rsidR="00CF6841" w:rsidRPr="00AB3666" w:rsidRDefault="00CF6841" w:rsidP="00D96454">
      <w:pPr>
        <w:numPr>
          <w:ilvl w:val="1"/>
          <w:numId w:val="75"/>
        </w:numPr>
      </w:pPr>
      <w:r w:rsidRPr="00AB3666">
        <w:t xml:space="preserve">AssetReference </w:t>
      </w:r>
      <w:r w:rsidR="00051E15">
        <w:t>–</w:t>
      </w:r>
      <w:r w:rsidRPr="00AB3666">
        <w:t xml:space="preserve"> </w:t>
      </w:r>
      <w:r w:rsidR="00062551">
        <w:t xml:space="preserve">AssetMetadata describing </w:t>
      </w:r>
      <w:r w:rsidR="00051E15">
        <w:t xml:space="preserve">product </w:t>
      </w:r>
      <w:r w:rsidRPr="00AB3666">
        <w:t xml:space="preserve">category  is not provided </w:t>
      </w:r>
    </w:p>
    <w:p w:rsidR="00CF6841" w:rsidRPr="00AB3666" w:rsidRDefault="00CF6841" w:rsidP="00D96454">
      <w:pPr>
        <w:numPr>
          <w:ilvl w:val="1"/>
          <w:numId w:val="75"/>
        </w:numPr>
      </w:pPr>
      <w:r w:rsidRPr="00AB3666">
        <w:t xml:space="preserve">ProcessRuleSelector - ruleID is </w:t>
      </w:r>
      <w:r w:rsidR="00051E15">
        <w:t>malformed</w:t>
      </w:r>
      <w:r w:rsidRPr="00AB3666">
        <w:t xml:space="preserve"> </w:t>
      </w:r>
    </w:p>
    <w:p w:rsidR="00CF6841" w:rsidRPr="00AB3666" w:rsidRDefault="00CF6841" w:rsidP="00D96454">
      <w:pPr>
        <w:numPr>
          <w:ilvl w:val="1"/>
          <w:numId w:val="75"/>
        </w:numPr>
      </w:pPr>
      <w:r w:rsidRPr="00AB3666">
        <w:t xml:space="preserve">ProcessRuleSelector - ruleRepository is </w:t>
      </w:r>
      <w:r w:rsidR="00051E15">
        <w:t>malformed</w:t>
      </w:r>
      <w:r w:rsidRPr="00AB3666">
        <w:t xml:space="preserve"> </w:t>
      </w:r>
    </w:p>
    <w:p w:rsidR="00CF6841" w:rsidRPr="00AB3666" w:rsidRDefault="00CF6841" w:rsidP="00D96454">
      <w:pPr>
        <w:numPr>
          <w:ilvl w:val="1"/>
          <w:numId w:val="75"/>
        </w:numPr>
      </w:pPr>
      <w:r w:rsidRPr="00AB3666">
        <w:t xml:space="preserve">StateFeedback.Statistics.Statistic - datamap is not </w:t>
      </w:r>
      <w:r w:rsidR="00062551">
        <w:t xml:space="preserve">recognized, </w:t>
      </w:r>
      <w:r w:rsidRPr="00AB3666">
        <w:t xml:space="preserve">provided or </w:t>
      </w:r>
      <w:r w:rsidR="00062551">
        <w:t xml:space="preserve">is </w:t>
      </w:r>
      <w:r w:rsidR="00680B8C">
        <w:t>malformed</w:t>
      </w:r>
      <w:r w:rsidRPr="00AB3666">
        <w:t xml:space="preserve">. </w:t>
      </w:r>
    </w:p>
    <w:p w:rsidR="00D10C43" w:rsidRDefault="00CF6841" w:rsidP="00D96454">
      <w:pPr>
        <w:numPr>
          <w:ilvl w:val="1"/>
          <w:numId w:val="75"/>
        </w:numPr>
      </w:pPr>
      <w:r w:rsidRPr="00AB3666">
        <w:t xml:space="preserve">StateFeedback.Statistics.Statistic - variable is not </w:t>
      </w:r>
      <w:r w:rsidR="00062551">
        <w:t xml:space="preserve">recognized or </w:t>
      </w:r>
      <w:r w:rsidRPr="00AB3666">
        <w:t>provided</w:t>
      </w:r>
      <w:r w:rsidR="00062551">
        <w:t>.</w:t>
      </w:r>
    </w:p>
    <w:p w:rsidR="00B869D2" w:rsidRDefault="00B869D2" w:rsidP="00D96454">
      <w:pPr>
        <w:numPr>
          <w:ilvl w:val="1"/>
          <w:numId w:val="75"/>
        </w:numPr>
      </w:pPr>
      <w:r>
        <w:t>StateFeedback - @reportAsOf is not provided or malformed</w:t>
      </w:r>
    </w:p>
    <w:p w:rsidR="004223DC" w:rsidRDefault="004223DC" w:rsidP="00D96454">
      <w:pPr>
        <w:numPr>
          <w:ilvl w:val="0"/>
          <w:numId w:val="75"/>
        </w:numPr>
      </w:pPr>
      <w:r>
        <w:t xml:space="preserve">The </w:t>
      </w:r>
      <w:r w:rsidR="005F19B6">
        <w:t>CIP consumer</w:t>
      </w:r>
      <w:r>
        <w:t xml:space="preserve"> should perform all </w:t>
      </w:r>
      <w:r w:rsidR="00E676C9">
        <w:t xml:space="preserve">syntax </w:t>
      </w:r>
      <w:r>
        <w:t xml:space="preserve">validations and </w:t>
      </w:r>
      <w:r w:rsidR="00E676C9">
        <w:t xml:space="preserve">communicate any and all </w:t>
      </w:r>
      <w:r>
        <w:t xml:space="preserve">validation errors </w:t>
      </w:r>
      <w:r w:rsidR="00E676C9">
        <w:t xml:space="preserve">in the Notes element of </w:t>
      </w:r>
      <w:r w:rsidR="00CB3219">
        <w:t xml:space="preserve">a </w:t>
      </w:r>
      <w:r w:rsidR="00E676C9">
        <w:t xml:space="preserve">StateFeedback element in the next FeedbackResponse generated.    </w:t>
      </w:r>
      <w:r w:rsidR="00CB3219">
        <w:t xml:space="preserve">The CIP consumer shall insert a StateFeedback element in the </w:t>
      </w:r>
      <w:r w:rsidR="004008C6">
        <w:t xml:space="preserve">Bundle, Placement, AssetReference or Phase immediately containing the validation error.  The StateFeedback element MUST have a revision = 0 and a Notes element.  The Notes element shall contain the details of any validation errors identied in the containing element.  </w:t>
      </w:r>
      <w:r w:rsidR="00E676C9">
        <w:t>The CIP consumer should not implement the Bundle if syntax validation errors are detected.</w:t>
      </w:r>
    </w:p>
    <w:p w:rsidR="009E3417" w:rsidRDefault="00E676C9" w:rsidP="00D96454">
      <w:pPr>
        <w:numPr>
          <w:ilvl w:val="0"/>
          <w:numId w:val="75"/>
        </w:numPr>
      </w:pPr>
      <w:r>
        <w:t xml:space="preserve">The CIP publisher must recognize syntax validation errors communicated in the Notes element of the Statefeedback element.  These errors are logged by the CIP publisher and appropriate notifications generated to prompt investigation and correction of the errors. </w:t>
      </w:r>
    </w:p>
    <w:p w:rsidR="00680B8C" w:rsidRPr="00680B8C" w:rsidRDefault="00680B8C" w:rsidP="00B52D9D">
      <w:pPr>
        <w:ind w:left="720"/>
        <w:rPr>
          <w:color w:val="FF0000"/>
        </w:rPr>
      </w:pPr>
    </w:p>
    <w:p w:rsidR="00D10C43" w:rsidRDefault="00D10C43" w:rsidP="00D10C43">
      <w:r w:rsidRPr="00976AB7">
        <w:rPr>
          <w:b/>
        </w:rPr>
        <w:t>Alternative course</w:t>
      </w:r>
      <w:r w:rsidRPr="00312546">
        <w:t>: </w:t>
      </w:r>
      <w:r>
        <w:t>The alternative paths may consist of:</w:t>
      </w:r>
    </w:p>
    <w:p w:rsidR="005847B6" w:rsidRPr="00AB3666" w:rsidRDefault="005847B6" w:rsidP="00D10C43">
      <w:pPr>
        <w:ind w:left="720" w:hanging="720"/>
      </w:pPr>
      <w:r w:rsidRPr="00AB3666">
        <w:t>None identified</w:t>
      </w:r>
    </w:p>
    <w:p w:rsidR="005847B6" w:rsidRDefault="005847B6" w:rsidP="00D10C43">
      <w:pPr>
        <w:ind w:left="720" w:hanging="720"/>
        <w:rPr>
          <w:b/>
        </w:rPr>
      </w:pPr>
    </w:p>
    <w:p w:rsidR="00D10C43" w:rsidRDefault="00D10C43" w:rsidP="00D10C43">
      <w:pPr>
        <w:ind w:left="720" w:hanging="720"/>
      </w:pPr>
      <w:r w:rsidRPr="00976AB7">
        <w:rPr>
          <w:b/>
        </w:rPr>
        <w:t>Exceptions</w:t>
      </w:r>
      <w:r w:rsidRPr="00312546">
        <w:t>: </w:t>
      </w:r>
      <w:r>
        <w:t>The following exceptions may occur</w:t>
      </w:r>
    </w:p>
    <w:p w:rsidR="00D10C43" w:rsidRPr="002228CA" w:rsidRDefault="00D10C43" w:rsidP="00D10C43">
      <w:pPr>
        <w:ind w:left="720" w:hanging="720"/>
      </w:pPr>
      <w:r>
        <w:t>Not included</w:t>
      </w:r>
    </w:p>
    <w:p w:rsidR="00D10C43" w:rsidRDefault="00D10C43" w:rsidP="00D10C43">
      <w:pPr>
        <w:ind w:left="720" w:hanging="720"/>
        <w:rPr>
          <w:b/>
        </w:rPr>
      </w:pPr>
    </w:p>
    <w:p w:rsidR="00D10C43" w:rsidRDefault="00D10C43" w:rsidP="00D10C43">
      <w:pPr>
        <w:ind w:left="720" w:hanging="720"/>
      </w:pPr>
      <w:r w:rsidRPr="00976AB7">
        <w:rPr>
          <w:b/>
        </w:rPr>
        <w:t>Postconditions</w:t>
      </w:r>
      <w:r w:rsidRPr="00312546">
        <w:t>: </w:t>
      </w:r>
      <w:r>
        <w:t>The following post conditions are expected:</w:t>
      </w:r>
    </w:p>
    <w:p w:rsidR="00D10C43" w:rsidRDefault="005847B6" w:rsidP="00D96454">
      <w:pPr>
        <w:numPr>
          <w:ilvl w:val="0"/>
          <w:numId w:val="74"/>
        </w:numPr>
      </w:pPr>
      <w:r>
        <w:t xml:space="preserve">Only validated Bundles are implemented by the </w:t>
      </w:r>
      <w:r w:rsidR="005F19B6">
        <w:t>CIP consumer</w:t>
      </w:r>
      <w:r>
        <w:t>s.</w:t>
      </w:r>
    </w:p>
    <w:p w:rsidR="00D10C43" w:rsidRDefault="00D10C43" w:rsidP="00D10C43">
      <w:pPr>
        <w:ind w:left="720" w:hanging="720"/>
        <w:rPr>
          <w:b/>
        </w:rPr>
      </w:pPr>
    </w:p>
    <w:p w:rsidR="00D10C43" w:rsidRDefault="00D10C43" w:rsidP="00D10C43">
      <w:pPr>
        <w:ind w:left="720" w:hanging="720"/>
      </w:pPr>
      <w:r w:rsidRPr="00976AB7">
        <w:rPr>
          <w:b/>
        </w:rPr>
        <w:t>Related Use Cases</w:t>
      </w:r>
      <w:r w:rsidRPr="00312546">
        <w:t xml:space="preserve">: </w:t>
      </w:r>
    </w:p>
    <w:p w:rsidR="00AB3E4D" w:rsidRPr="004868E2" w:rsidRDefault="00AB3E4D" w:rsidP="00D10C43">
      <w:pPr>
        <w:pStyle w:val="BodyText1"/>
      </w:pPr>
      <w:r>
        <w:fldChar w:fldCharType="begin"/>
      </w:r>
      <w:r>
        <w:instrText xml:space="preserve"> REF _Ref308674267 \r \h </w:instrText>
      </w:r>
      <w:r>
        <w:fldChar w:fldCharType="separate"/>
      </w:r>
      <w:r w:rsidR="004C4B35">
        <w:t>2.7.9</w:t>
      </w:r>
      <w:r>
        <w:fldChar w:fldCharType="end"/>
      </w:r>
      <w:r>
        <w:t xml:space="preserve"> - </w:t>
      </w:r>
      <w:r>
        <w:fldChar w:fldCharType="begin"/>
      </w:r>
      <w:r>
        <w:instrText xml:space="preserve"> REF _Ref308674267 \h </w:instrText>
      </w:r>
      <w:r>
        <w:fldChar w:fldCharType="separate"/>
      </w:r>
      <w:r w:rsidR="004C4B35" w:rsidRPr="000A5CBD">
        <w:t>User Generated Campaign Updates</w:t>
      </w:r>
      <w:r>
        <w:fldChar w:fldCharType="end"/>
      </w:r>
    </w:p>
    <w:p w:rsidR="00AB3E4D" w:rsidRPr="00B52D9D" w:rsidRDefault="00AB3E4D" w:rsidP="00D10C43">
      <w:pPr>
        <w:pStyle w:val="BodyText1"/>
        <w:rPr>
          <w:u w:val="single"/>
        </w:rPr>
      </w:pPr>
      <w:r>
        <w:fldChar w:fldCharType="begin"/>
      </w:r>
      <w:r>
        <w:instrText xml:space="preserve"> REF _Ref308674423 \r \h </w:instrText>
      </w:r>
      <w:r>
        <w:fldChar w:fldCharType="separate"/>
      </w:r>
      <w:r w:rsidR="004C4B35">
        <w:t>2.7.10</w:t>
      </w:r>
      <w:r>
        <w:fldChar w:fldCharType="end"/>
      </w:r>
      <w:r>
        <w:t xml:space="preserve"> - </w:t>
      </w:r>
      <w:r>
        <w:fldChar w:fldCharType="begin"/>
      </w:r>
      <w:r>
        <w:instrText xml:space="preserve"> REF _Ref308674423 \h </w:instrText>
      </w:r>
      <w:r>
        <w:fldChar w:fldCharType="separate"/>
      </w:r>
      <w:r w:rsidR="004C4B35" w:rsidRPr="000A5CBD">
        <w:t>System Generated Campaign Updates</w:t>
      </w:r>
      <w:r>
        <w:fldChar w:fldCharType="end"/>
      </w:r>
    </w:p>
    <w:p w:rsidR="00CE6D1A" w:rsidRDefault="00CE6D1A" w:rsidP="00D10C43">
      <w:pPr>
        <w:pStyle w:val="BodyText1"/>
      </w:pPr>
    </w:p>
    <w:p w:rsidR="00F94063" w:rsidRPr="000A5CBD" w:rsidRDefault="00F94063" w:rsidP="000A5CBD">
      <w:pPr>
        <w:pStyle w:val="Heading3"/>
      </w:pPr>
      <w:bookmarkStart w:id="77" w:name="_Ref308674592"/>
      <w:bookmarkStart w:id="78" w:name="_Ref308674603"/>
      <w:bookmarkStart w:id="79" w:name="_Ref308674967"/>
      <w:bookmarkStart w:id="80" w:name="_Ref308674977"/>
      <w:bookmarkStart w:id="81" w:name="_Toc312930351"/>
      <w:r w:rsidRPr="000A5CBD">
        <w:t xml:space="preserve">Campaign </w:t>
      </w:r>
      <w:r w:rsidR="00812142" w:rsidRPr="000A5CBD">
        <w:t>Item Goal Achieved</w:t>
      </w:r>
      <w:bookmarkEnd w:id="77"/>
      <w:bookmarkEnd w:id="78"/>
      <w:bookmarkEnd w:id="79"/>
      <w:bookmarkEnd w:id="80"/>
      <w:bookmarkEnd w:id="81"/>
    </w:p>
    <w:p w:rsidR="00F94063" w:rsidRDefault="00F94063" w:rsidP="00F94063">
      <w:pPr>
        <w:ind w:left="720" w:hanging="720"/>
      </w:pPr>
      <w:r w:rsidRPr="00976AB7">
        <w:rPr>
          <w:b/>
        </w:rPr>
        <w:t>Summary</w:t>
      </w:r>
      <w:r w:rsidRPr="00312546">
        <w:t>: </w:t>
      </w:r>
      <w:r>
        <w:t xml:space="preserve">The campaign item </w:t>
      </w:r>
      <w:r w:rsidR="00894E4C">
        <w:t xml:space="preserve">goals are established, progress towards the goal is tracked and </w:t>
      </w:r>
      <w:r>
        <w:t xml:space="preserve">execution </w:t>
      </w:r>
      <w:r w:rsidR="00894E4C">
        <w:t xml:space="preserve">completes when the goal is </w:t>
      </w:r>
      <w:r>
        <w:t>achiev</w:t>
      </w:r>
      <w:r w:rsidR="00894E4C">
        <w:t>ed</w:t>
      </w:r>
      <w:r>
        <w:t>.</w:t>
      </w:r>
      <w:r w:rsidR="00812142">
        <w:t xml:space="preserve">  This use case describes the flow for </w:t>
      </w:r>
      <w:proofErr w:type="gramStart"/>
      <w:r w:rsidR="00DE4758">
        <w:t>either</w:t>
      </w:r>
      <w:r w:rsidR="00812142">
        <w:t xml:space="preserve"> GoalType</w:t>
      </w:r>
      <w:proofErr w:type="gramEnd"/>
      <w:r w:rsidR="00812142">
        <w:t xml:space="preserve">, insertions </w:t>
      </w:r>
      <w:r w:rsidR="00B869D2">
        <w:t>or</w:t>
      </w:r>
      <w:r w:rsidR="00812142">
        <w:t xml:space="preserve"> views.</w:t>
      </w:r>
    </w:p>
    <w:p w:rsidR="00F94063" w:rsidRDefault="00F94063" w:rsidP="00F94063">
      <w:pPr>
        <w:ind w:left="720" w:hanging="720"/>
        <w:rPr>
          <w:b/>
        </w:rPr>
      </w:pPr>
    </w:p>
    <w:p w:rsidR="00F94063" w:rsidRDefault="00F94063" w:rsidP="00F94063">
      <w:pPr>
        <w:ind w:left="720" w:hanging="720"/>
      </w:pPr>
      <w:r w:rsidRPr="00976AB7">
        <w:rPr>
          <w:b/>
        </w:rPr>
        <w:t>Actors</w:t>
      </w:r>
      <w:r w:rsidRPr="00312546">
        <w:t>:</w:t>
      </w:r>
      <w:r>
        <w:t xml:space="preserve"> The following actors are engaged:</w:t>
      </w:r>
    </w:p>
    <w:p w:rsidR="00F94063" w:rsidRDefault="00F94063" w:rsidP="00D96454">
      <w:pPr>
        <w:numPr>
          <w:ilvl w:val="0"/>
          <w:numId w:val="83"/>
        </w:numPr>
      </w:pPr>
      <w:r>
        <w:t>MSO client device</w:t>
      </w:r>
    </w:p>
    <w:p w:rsidR="00F94063" w:rsidRDefault="00F94063" w:rsidP="00D96454">
      <w:pPr>
        <w:numPr>
          <w:ilvl w:val="0"/>
          <w:numId w:val="83"/>
        </w:numPr>
      </w:pPr>
      <w:r>
        <w:t>MSO VOD system</w:t>
      </w:r>
    </w:p>
    <w:p w:rsidR="00F94063" w:rsidRDefault="00EB28EB" w:rsidP="00D96454">
      <w:pPr>
        <w:numPr>
          <w:ilvl w:val="0"/>
          <w:numId w:val="83"/>
        </w:numPr>
      </w:pPr>
      <w:r>
        <w:t xml:space="preserve">CIP consumer </w:t>
      </w:r>
    </w:p>
    <w:p w:rsidR="00F94063" w:rsidRDefault="00F94063" w:rsidP="00D96454">
      <w:pPr>
        <w:numPr>
          <w:ilvl w:val="0"/>
          <w:numId w:val="83"/>
        </w:numPr>
      </w:pPr>
      <w:r>
        <w:t>Canoe campaign manager</w:t>
      </w:r>
    </w:p>
    <w:p w:rsidR="00F94063" w:rsidRDefault="00F94063" w:rsidP="00F94063">
      <w:pPr>
        <w:rPr>
          <w:b/>
        </w:rPr>
      </w:pPr>
    </w:p>
    <w:p w:rsidR="00F94063" w:rsidRDefault="00F94063" w:rsidP="00F94063">
      <w:r w:rsidRPr="00976AB7">
        <w:rPr>
          <w:b/>
        </w:rPr>
        <w:t>Preconditions</w:t>
      </w:r>
      <w:r w:rsidRPr="00312546">
        <w:t>: </w:t>
      </w:r>
      <w:r>
        <w:t>The following pre conditions are expected:</w:t>
      </w:r>
    </w:p>
    <w:p w:rsidR="00F94063" w:rsidRDefault="00F94063" w:rsidP="00D96454">
      <w:pPr>
        <w:numPr>
          <w:ilvl w:val="0"/>
          <w:numId w:val="84"/>
        </w:numPr>
      </w:pPr>
      <w:r>
        <w:t>Entertainment content available for play out on the VOD systems.</w:t>
      </w:r>
    </w:p>
    <w:p w:rsidR="00F94063" w:rsidRDefault="00F94063" w:rsidP="00D96454">
      <w:pPr>
        <w:numPr>
          <w:ilvl w:val="0"/>
          <w:numId w:val="84"/>
        </w:numPr>
      </w:pPr>
      <w:r>
        <w:t>Entertainment content contains ad placement opportunities.</w:t>
      </w:r>
    </w:p>
    <w:p w:rsidR="00F94063" w:rsidRDefault="00F94063" w:rsidP="00D96454">
      <w:pPr>
        <w:numPr>
          <w:ilvl w:val="0"/>
          <w:numId w:val="84"/>
        </w:numPr>
      </w:pPr>
      <w:r>
        <w:t>Ad content available for play out on the VOD systems.</w:t>
      </w:r>
    </w:p>
    <w:p w:rsidR="00C601BE" w:rsidRDefault="00C601BE" w:rsidP="00D96454">
      <w:pPr>
        <w:numPr>
          <w:ilvl w:val="0"/>
          <w:numId w:val="84"/>
        </w:numPr>
      </w:pPr>
      <w:r>
        <w:t xml:space="preserve">The StateFeedback </w:t>
      </w:r>
      <w:r w:rsidR="00DE4758">
        <w:t>reportI</w:t>
      </w:r>
      <w:r>
        <w:t>nterval is set to X configurable minu</w:t>
      </w:r>
      <w:r w:rsidR="00DE4758">
        <w:t>t</w:t>
      </w:r>
      <w:r>
        <w:t>es, initially set to 15 minutes.</w:t>
      </w:r>
    </w:p>
    <w:p w:rsidR="00C601BE" w:rsidRDefault="00C601BE" w:rsidP="00D96454">
      <w:pPr>
        <w:numPr>
          <w:ilvl w:val="0"/>
          <w:numId w:val="84"/>
        </w:numPr>
      </w:pPr>
      <w:r>
        <w:t>reportAsOf attribute is set to currentDateTime of communication to MSO</w:t>
      </w:r>
    </w:p>
    <w:p w:rsidR="00007A63" w:rsidRDefault="00007A63" w:rsidP="00D96454">
      <w:pPr>
        <w:numPr>
          <w:ilvl w:val="0"/>
          <w:numId w:val="84"/>
        </w:numPr>
      </w:pPr>
      <w:r>
        <w:t>The flight end date is not reached during the span of this use case.</w:t>
      </w:r>
    </w:p>
    <w:p w:rsidR="00F94063" w:rsidRDefault="00F94063" w:rsidP="00F94063">
      <w:pPr>
        <w:rPr>
          <w:b/>
        </w:rPr>
      </w:pPr>
    </w:p>
    <w:p w:rsidR="00F94063" w:rsidRDefault="00F94063" w:rsidP="00F94063">
      <w:r w:rsidRPr="00976AB7">
        <w:rPr>
          <w:b/>
        </w:rPr>
        <w:t>Basic course</w:t>
      </w:r>
      <w:r w:rsidRPr="00312546">
        <w:t>: </w:t>
      </w:r>
      <w:r>
        <w:t>The nominal path consists of:</w:t>
      </w:r>
    </w:p>
    <w:p w:rsidR="00F3626E" w:rsidRDefault="00F3626E" w:rsidP="00D96454">
      <w:pPr>
        <w:numPr>
          <w:ilvl w:val="0"/>
          <w:numId w:val="85"/>
        </w:numPr>
      </w:pPr>
      <w:r>
        <w:t>The user sets up a campaign using the Canoe campaign manager.</w:t>
      </w:r>
    </w:p>
    <w:p w:rsidR="00F3626E" w:rsidRDefault="00F3626E" w:rsidP="00D96454">
      <w:pPr>
        <w:numPr>
          <w:ilvl w:val="0"/>
          <w:numId w:val="85"/>
        </w:numPr>
      </w:pPr>
      <w:r>
        <w:t>The campaign contains a single campaign item.</w:t>
      </w:r>
    </w:p>
    <w:p w:rsidR="001211EC" w:rsidRDefault="001211EC" w:rsidP="00D96454">
      <w:pPr>
        <w:numPr>
          <w:ilvl w:val="0"/>
          <w:numId w:val="85"/>
        </w:numPr>
      </w:pPr>
      <w:r>
        <w:t>The Canoe user indicates the following for the campaign item.</w:t>
      </w:r>
    </w:p>
    <w:p w:rsidR="00DE4758" w:rsidRDefault="00DE4758" w:rsidP="00D96454">
      <w:pPr>
        <w:numPr>
          <w:ilvl w:val="1"/>
          <w:numId w:val="85"/>
        </w:numPr>
      </w:pPr>
      <w:r>
        <w:t>The state of the campaign in the Canoe campaign manager is “Active”</w:t>
      </w:r>
    </w:p>
    <w:p w:rsidR="00DE4758" w:rsidRDefault="00DE4758" w:rsidP="00D96454">
      <w:pPr>
        <w:numPr>
          <w:ilvl w:val="1"/>
          <w:numId w:val="85"/>
        </w:numPr>
      </w:pPr>
      <w:r>
        <w:t>The CI Flight Window has been established</w:t>
      </w:r>
    </w:p>
    <w:p w:rsidR="00DE4758" w:rsidRDefault="00DE4758" w:rsidP="00D96454">
      <w:pPr>
        <w:numPr>
          <w:ilvl w:val="1"/>
          <w:numId w:val="85"/>
        </w:numPr>
      </w:pPr>
      <w:r>
        <w:t>At least 1 ad asset</w:t>
      </w:r>
    </w:p>
    <w:p w:rsidR="00DE4758" w:rsidRDefault="00DE4758" w:rsidP="00D96454">
      <w:pPr>
        <w:numPr>
          <w:ilvl w:val="1"/>
          <w:numId w:val="85"/>
        </w:numPr>
      </w:pPr>
      <w:r>
        <w:t>Each Asset must have a defined Category</w:t>
      </w:r>
    </w:p>
    <w:p w:rsidR="00DE4758" w:rsidRDefault="00DE4758" w:rsidP="00D96454">
      <w:pPr>
        <w:numPr>
          <w:ilvl w:val="1"/>
          <w:numId w:val="85"/>
        </w:numPr>
      </w:pPr>
      <w:r>
        <w:t>The CI must have a priority</w:t>
      </w:r>
    </w:p>
    <w:p w:rsidR="00F3626E" w:rsidRDefault="00F3626E" w:rsidP="00D96454">
      <w:pPr>
        <w:numPr>
          <w:ilvl w:val="0"/>
          <w:numId w:val="85"/>
        </w:numPr>
      </w:pPr>
      <w:r>
        <w:t>The goal for the campaign item is set at</w:t>
      </w:r>
      <w:r w:rsidR="00C75B8B">
        <w:t xml:space="preserve"> 1100</w:t>
      </w:r>
      <w:r>
        <w:t xml:space="preserve"> views.</w:t>
      </w:r>
      <w:r w:rsidR="00007A63">
        <w:t xml:space="preserve">  The </w:t>
      </w:r>
      <w:r w:rsidR="005F19B6">
        <w:t>CIP consumer</w:t>
      </w:r>
      <w:r w:rsidR="00213594">
        <w:t xml:space="preserve"> allocates goals to subsystems and fills those goals in their standard methodology</w:t>
      </w:r>
      <w:r w:rsidR="00007A63">
        <w:t>.</w:t>
      </w:r>
    </w:p>
    <w:p w:rsidR="00F3626E" w:rsidRDefault="00F3626E" w:rsidP="00D96454">
      <w:pPr>
        <w:numPr>
          <w:ilvl w:val="0"/>
          <w:numId w:val="85"/>
        </w:numPr>
      </w:pPr>
      <w:r>
        <w:t xml:space="preserve">The campaign item is communicated to the </w:t>
      </w:r>
      <w:r w:rsidR="005F19B6">
        <w:t>CIP consumer</w:t>
      </w:r>
      <w:r>
        <w:t xml:space="preserve"> for pre-flight readiness.</w:t>
      </w:r>
    </w:p>
    <w:p w:rsidR="00F3626E" w:rsidRDefault="00F3626E" w:rsidP="00D96454">
      <w:pPr>
        <w:numPr>
          <w:ilvl w:val="0"/>
          <w:numId w:val="85"/>
        </w:numPr>
      </w:pPr>
      <w:r>
        <w:t xml:space="preserve">The campaign item reaches the start of </w:t>
      </w:r>
      <w:r w:rsidR="00C75B8B">
        <w:t>its</w:t>
      </w:r>
      <w:r>
        <w:t xml:space="preserve"> flight window.  The current revision is “1”</w:t>
      </w:r>
      <w:r w:rsidR="00C75B8B">
        <w:t xml:space="preserve"> for all Bundles, Placements, Phases and StateFeedback elements.</w:t>
      </w:r>
    </w:p>
    <w:p w:rsidR="00F94063" w:rsidRDefault="00F94063" w:rsidP="00D96454">
      <w:pPr>
        <w:numPr>
          <w:ilvl w:val="0"/>
          <w:numId w:val="85"/>
        </w:numPr>
      </w:pPr>
      <w:r>
        <w:t>A subscriber selects play on an entertainment asset from the VOD menu.</w:t>
      </w:r>
    </w:p>
    <w:p w:rsidR="00F94063" w:rsidRDefault="00F94063" w:rsidP="00D96454">
      <w:pPr>
        <w:numPr>
          <w:ilvl w:val="0"/>
          <w:numId w:val="85"/>
        </w:numPr>
      </w:pPr>
      <w:r>
        <w:t xml:space="preserve">The MSO VOD system recognizes that ads need to be dynamically inserted and communicates with the </w:t>
      </w:r>
      <w:r w:rsidR="00EB28EB">
        <w:t xml:space="preserve">CIP consumer </w:t>
      </w:r>
      <w:r>
        <w:t>to determine which ads to insert.</w:t>
      </w:r>
    </w:p>
    <w:p w:rsidR="00F94063" w:rsidRDefault="00F94063" w:rsidP="00D96454">
      <w:pPr>
        <w:numPr>
          <w:ilvl w:val="0"/>
          <w:numId w:val="85"/>
        </w:numPr>
      </w:pPr>
      <w:r>
        <w:t xml:space="preserve">The </w:t>
      </w:r>
      <w:r w:rsidR="00EB28EB">
        <w:t>CIP consumer</w:t>
      </w:r>
      <w:r>
        <w:t xml:space="preserve"> leverages the campaign instructions </w:t>
      </w:r>
      <w:proofErr w:type="gramStart"/>
      <w:r w:rsidR="00F3626E">
        <w:t xml:space="preserve">and </w:t>
      </w:r>
      <w:r>
        <w:t xml:space="preserve"> determine</w:t>
      </w:r>
      <w:r w:rsidR="00221A18">
        <w:t>s</w:t>
      </w:r>
      <w:proofErr w:type="gramEnd"/>
      <w:r>
        <w:t xml:space="preserve"> </w:t>
      </w:r>
      <w:r w:rsidR="00F3626E">
        <w:t>that an ad from this campaign item should be placed</w:t>
      </w:r>
      <w:r>
        <w:t>.</w:t>
      </w:r>
    </w:p>
    <w:p w:rsidR="00F3626E" w:rsidRDefault="00F94063" w:rsidP="00D96454">
      <w:pPr>
        <w:numPr>
          <w:ilvl w:val="0"/>
          <w:numId w:val="85"/>
        </w:numPr>
      </w:pPr>
      <w:r>
        <w:lastRenderedPageBreak/>
        <w:t xml:space="preserve">The </w:t>
      </w:r>
      <w:r w:rsidR="00EB28EB">
        <w:t xml:space="preserve">CIP consumer </w:t>
      </w:r>
      <w:r>
        <w:t>communicates to the VOD system which ads should be inserted, and when.</w:t>
      </w:r>
    </w:p>
    <w:p w:rsidR="00F3626E" w:rsidRDefault="00F3626E" w:rsidP="00D96454">
      <w:pPr>
        <w:numPr>
          <w:ilvl w:val="0"/>
          <w:numId w:val="85"/>
        </w:numPr>
      </w:pPr>
      <w:r>
        <w:t xml:space="preserve">The placement cycle (Steps 6-9) occurs </w:t>
      </w:r>
      <w:r w:rsidR="008B7193">
        <w:t>350 times over the next 15 minutes.</w:t>
      </w:r>
    </w:p>
    <w:p w:rsidR="008B7193" w:rsidRDefault="00221A18" w:rsidP="00D96454">
      <w:pPr>
        <w:numPr>
          <w:ilvl w:val="0"/>
          <w:numId w:val="85"/>
        </w:numPr>
      </w:pPr>
      <w:r>
        <w:t xml:space="preserve">The </w:t>
      </w:r>
      <w:r w:rsidR="005F19B6">
        <w:t>CIP consumer</w:t>
      </w:r>
      <w:r>
        <w:t xml:space="preserve"> receive</w:t>
      </w:r>
      <w:r w:rsidR="00DE4758">
        <w:t>s</w:t>
      </w:r>
      <w:r>
        <w:t xml:space="preserve"> n</w:t>
      </w:r>
      <w:r w:rsidR="008B7193">
        <w:t>o viewership records for any of these 350 placements during th</w:t>
      </w:r>
      <w:r w:rsidR="00C75B8B">
        <w:t>ese</w:t>
      </w:r>
      <w:r w:rsidR="008B7193">
        <w:t xml:space="preserve"> 15 minutes.</w:t>
      </w:r>
    </w:p>
    <w:p w:rsidR="00124E30" w:rsidRDefault="008B7193" w:rsidP="00D96454">
      <w:pPr>
        <w:numPr>
          <w:ilvl w:val="0"/>
          <w:numId w:val="85"/>
        </w:numPr>
      </w:pPr>
      <w:r>
        <w:t xml:space="preserve">The </w:t>
      </w:r>
      <w:r w:rsidR="005F19B6">
        <w:t>CIP consumer</w:t>
      </w:r>
      <w:r>
        <w:t xml:space="preserve"> provide</w:t>
      </w:r>
      <w:r w:rsidR="00DE4758">
        <w:t>s</w:t>
      </w:r>
      <w:r>
        <w:t xml:space="preserve"> a FeedbackNotice containing a performance summary for the last 15 m</w:t>
      </w:r>
      <w:r w:rsidR="00124E30">
        <w:t>inutes.</w:t>
      </w:r>
    </w:p>
    <w:p w:rsidR="008B7193" w:rsidRDefault="008B7193" w:rsidP="00D96454">
      <w:pPr>
        <w:numPr>
          <w:ilvl w:val="1"/>
          <w:numId w:val="85"/>
        </w:numPr>
      </w:pPr>
      <w:r>
        <w:t xml:space="preserve">The performance summary </w:t>
      </w:r>
      <w:r w:rsidR="00124E30">
        <w:t xml:space="preserve">for revision 1 </w:t>
      </w:r>
      <w:r>
        <w:t>shows 350 insertions, 0 views.</w:t>
      </w:r>
    </w:p>
    <w:p w:rsidR="00B801CD" w:rsidRDefault="00B801CD" w:rsidP="00D96454">
      <w:pPr>
        <w:numPr>
          <w:ilvl w:val="0"/>
          <w:numId w:val="85"/>
        </w:numPr>
      </w:pPr>
      <w:r>
        <w:t xml:space="preserve">The Canoe campaign manager acknowledges the FeedbackNotice and </w:t>
      </w:r>
      <w:proofErr w:type="gramStart"/>
      <w:r>
        <w:t>persists</w:t>
      </w:r>
      <w:proofErr w:type="gramEnd"/>
      <w:r>
        <w:t xml:space="preserve"> the counts.</w:t>
      </w:r>
    </w:p>
    <w:p w:rsidR="008B7193" w:rsidRDefault="008B7193" w:rsidP="00D96454">
      <w:pPr>
        <w:numPr>
          <w:ilvl w:val="0"/>
          <w:numId w:val="85"/>
        </w:numPr>
      </w:pPr>
      <w:r>
        <w:t xml:space="preserve">The </w:t>
      </w:r>
      <w:r w:rsidR="005F19B6">
        <w:t>CIP consumer</w:t>
      </w:r>
      <w:r>
        <w:t xml:space="preserve"> continues to make placements for the campaign item.  Over the next 5 minutes the placement cycle </w:t>
      </w:r>
      <w:proofErr w:type="gramStart"/>
      <w:r>
        <w:t>occu</w:t>
      </w:r>
      <w:r w:rsidR="00C75B8B">
        <w:t>r</w:t>
      </w:r>
      <w:r>
        <w:t>s</w:t>
      </w:r>
      <w:proofErr w:type="gramEnd"/>
      <w:r>
        <w:t xml:space="preserve"> another 250 times</w:t>
      </w:r>
      <w:r w:rsidR="00913375">
        <w:t xml:space="preserve"> (revision 1 executions)</w:t>
      </w:r>
      <w:r>
        <w:t>.</w:t>
      </w:r>
    </w:p>
    <w:p w:rsidR="008B7193" w:rsidRDefault="00007A63" w:rsidP="00D96454">
      <w:pPr>
        <w:numPr>
          <w:ilvl w:val="0"/>
          <w:numId w:val="85"/>
        </w:numPr>
      </w:pPr>
      <w:r>
        <w:t xml:space="preserve">The Canoe campaign manager sends an update of the campaign item to the </w:t>
      </w:r>
      <w:r w:rsidR="005F19B6">
        <w:t>CIP consumer</w:t>
      </w:r>
      <w:r>
        <w:t xml:space="preserve">.  </w:t>
      </w:r>
      <w:r w:rsidR="009544FB">
        <w:t xml:space="preserve">The update </w:t>
      </w:r>
      <w:r w:rsidR="003D7B0A">
        <w:t>changes the priority</w:t>
      </w:r>
      <w:r w:rsidR="00C75B8B">
        <w:t xml:space="preserve">.  Revision </w:t>
      </w:r>
      <w:r w:rsidR="00221A18">
        <w:t>of Bundles</w:t>
      </w:r>
      <w:r w:rsidR="00C75B8B">
        <w:t xml:space="preserve">, </w:t>
      </w:r>
      <w:r w:rsidR="00221A18">
        <w:t>Placements</w:t>
      </w:r>
      <w:r w:rsidR="00C75B8B">
        <w:t xml:space="preserve">, Phases and StateFeedback elements are incremented.  The current revision in the UpdateNotice is “2”.  </w:t>
      </w:r>
      <w:r w:rsidR="003D7B0A">
        <w:t xml:space="preserve">The campaign item will include </w:t>
      </w:r>
      <w:r w:rsidR="00C75B8B">
        <w:t xml:space="preserve">a </w:t>
      </w:r>
      <w:r w:rsidR="003D7B0A">
        <w:t xml:space="preserve">StateFeedback element </w:t>
      </w:r>
      <w:r w:rsidR="00221A18">
        <w:t xml:space="preserve">only </w:t>
      </w:r>
      <w:r w:rsidR="003D7B0A">
        <w:t>for revision “</w:t>
      </w:r>
      <w:r w:rsidR="00C75B8B">
        <w:t>2</w:t>
      </w:r>
      <w:r w:rsidR="003D7B0A">
        <w:t>”.</w:t>
      </w:r>
    </w:p>
    <w:p w:rsidR="003D7B0A" w:rsidRDefault="003D7B0A" w:rsidP="00D96454">
      <w:pPr>
        <w:numPr>
          <w:ilvl w:val="0"/>
          <w:numId w:val="85"/>
        </w:numPr>
      </w:pPr>
      <w:r>
        <w:t xml:space="preserve">The </w:t>
      </w:r>
      <w:r w:rsidR="005F19B6">
        <w:t>CIP consumer</w:t>
      </w:r>
      <w:r>
        <w:t xml:space="preserve"> ingests and </w:t>
      </w:r>
      <w:r w:rsidR="00B801CD">
        <w:t>implements</w:t>
      </w:r>
      <w:r>
        <w:t xml:space="preserve"> the campaign update.</w:t>
      </w:r>
    </w:p>
    <w:p w:rsidR="003D7B0A" w:rsidRDefault="003D7B0A" w:rsidP="00D96454">
      <w:pPr>
        <w:numPr>
          <w:ilvl w:val="0"/>
          <w:numId w:val="85"/>
        </w:numPr>
      </w:pPr>
      <w:r>
        <w:t>The placement cycle occurs 500 times over the next 10 minutes</w:t>
      </w:r>
      <w:r w:rsidR="00913375">
        <w:t xml:space="preserve"> (revision </w:t>
      </w:r>
      <w:r w:rsidR="00C75B8B">
        <w:t>2</w:t>
      </w:r>
      <w:r w:rsidR="00913375">
        <w:t xml:space="preserve"> executions)</w:t>
      </w:r>
      <w:r>
        <w:t>.</w:t>
      </w:r>
    </w:p>
    <w:p w:rsidR="003D7B0A" w:rsidRDefault="003D7B0A" w:rsidP="00D96454">
      <w:pPr>
        <w:numPr>
          <w:ilvl w:val="0"/>
          <w:numId w:val="85"/>
        </w:numPr>
      </w:pPr>
      <w:r>
        <w:t xml:space="preserve">The </w:t>
      </w:r>
      <w:r w:rsidR="005F19B6">
        <w:t>CIP consumer</w:t>
      </w:r>
      <w:r>
        <w:t xml:space="preserve"> receives 200 viewership records.  </w:t>
      </w:r>
    </w:p>
    <w:p w:rsidR="003D7B0A" w:rsidRDefault="00913375" w:rsidP="00D96454">
      <w:pPr>
        <w:numPr>
          <w:ilvl w:val="0"/>
          <w:numId w:val="85"/>
        </w:numPr>
      </w:pPr>
      <w:r>
        <w:t xml:space="preserve">The </w:t>
      </w:r>
      <w:r w:rsidR="005F19B6">
        <w:t>CIP consumer</w:t>
      </w:r>
      <w:r>
        <w:t xml:space="preserve"> provide</w:t>
      </w:r>
      <w:r w:rsidR="0011715D">
        <w:t xml:space="preserve">s a </w:t>
      </w:r>
      <w:r>
        <w:t>FeedbackNotice</w:t>
      </w:r>
      <w:r w:rsidR="0011715D">
        <w:t xml:space="preserve"> for revision </w:t>
      </w:r>
      <w:r w:rsidR="00C75B8B">
        <w:t>2</w:t>
      </w:r>
      <w:r w:rsidR="0011715D">
        <w:t xml:space="preserve">.  This FeedbackNotice communicates the </w:t>
      </w:r>
      <w:r w:rsidR="00A12A4B">
        <w:t xml:space="preserve">cumulative </w:t>
      </w:r>
      <w:r w:rsidR="0011715D">
        <w:t>counts</w:t>
      </w:r>
      <w:r w:rsidR="00A12A4B">
        <w:t>.</w:t>
      </w:r>
    </w:p>
    <w:p w:rsidR="00913375" w:rsidRDefault="00913375" w:rsidP="00D96454">
      <w:pPr>
        <w:numPr>
          <w:ilvl w:val="1"/>
          <w:numId w:val="85"/>
        </w:numPr>
      </w:pPr>
      <w:r>
        <w:t xml:space="preserve">The performance summary in the revision </w:t>
      </w:r>
      <w:r w:rsidR="00A12A4B">
        <w:t>2</w:t>
      </w:r>
      <w:r>
        <w:t xml:space="preserve"> FeedbackNotice shows </w:t>
      </w:r>
      <w:r w:rsidR="004E7165">
        <w:t>1100</w:t>
      </w:r>
      <w:r>
        <w:t xml:space="preserve"> insertions, 200 views</w:t>
      </w:r>
    </w:p>
    <w:p w:rsidR="00B801CD" w:rsidRDefault="00B801CD" w:rsidP="00D96454">
      <w:pPr>
        <w:numPr>
          <w:ilvl w:val="0"/>
          <w:numId w:val="85"/>
        </w:numPr>
      </w:pPr>
      <w:r>
        <w:t xml:space="preserve">The Canoe campaign manager acknowledges the FeedbackNotice and </w:t>
      </w:r>
      <w:proofErr w:type="gramStart"/>
      <w:r>
        <w:t>persists</w:t>
      </w:r>
      <w:proofErr w:type="gramEnd"/>
      <w:r>
        <w:t xml:space="preserve"> the counts.</w:t>
      </w:r>
    </w:p>
    <w:p w:rsidR="00913375" w:rsidRDefault="00854A8E" w:rsidP="00D96454">
      <w:pPr>
        <w:numPr>
          <w:ilvl w:val="0"/>
          <w:numId w:val="85"/>
        </w:numPr>
      </w:pPr>
      <w:r>
        <w:t>Total views are 200</w:t>
      </w:r>
      <w:r w:rsidR="0011715D">
        <w:t xml:space="preserve"> for the campaign item</w:t>
      </w:r>
      <w:r>
        <w:t xml:space="preserve">.  </w:t>
      </w:r>
      <w:r w:rsidR="00124E30">
        <w:t xml:space="preserve">The </w:t>
      </w:r>
      <w:r w:rsidR="005F19B6">
        <w:t>CIP consumer</w:t>
      </w:r>
      <w:r w:rsidR="00124E30">
        <w:t xml:space="preserve"> continues to make placements for the campaign item.  </w:t>
      </w:r>
      <w:r w:rsidR="00913375">
        <w:t xml:space="preserve">The placement cycle occurs 700 times over the next 5 minutes (revision </w:t>
      </w:r>
      <w:r w:rsidR="00A12A4B">
        <w:t>2</w:t>
      </w:r>
      <w:r w:rsidR="00913375">
        <w:t xml:space="preserve"> executions)</w:t>
      </w:r>
    </w:p>
    <w:p w:rsidR="0011715D" w:rsidRDefault="0011715D" w:rsidP="00D96454">
      <w:pPr>
        <w:numPr>
          <w:ilvl w:val="0"/>
          <w:numId w:val="85"/>
        </w:numPr>
      </w:pPr>
      <w:r>
        <w:t xml:space="preserve">The Canoe campaign manager sends an update of the campaign item to the </w:t>
      </w:r>
      <w:r w:rsidR="005F19B6">
        <w:t>CIP consumer</w:t>
      </w:r>
      <w:r>
        <w:t xml:space="preserve">.  The update changes the priority.  </w:t>
      </w:r>
      <w:r w:rsidR="00A12A4B">
        <w:t>Revision of Bundles, Placements, Phases and StateFeedback elements are incremented.  The current revision in the UpdateNotice is “3”.  The campaign item will include a StateFeedback element only for revision “3”.</w:t>
      </w:r>
    </w:p>
    <w:p w:rsidR="00124E30" w:rsidRDefault="00124E30" w:rsidP="00D96454">
      <w:pPr>
        <w:numPr>
          <w:ilvl w:val="0"/>
          <w:numId w:val="85"/>
        </w:numPr>
      </w:pPr>
      <w:r>
        <w:t xml:space="preserve">The </w:t>
      </w:r>
      <w:r w:rsidR="005F19B6">
        <w:t>CIP consumer</w:t>
      </w:r>
      <w:r>
        <w:t xml:space="preserve"> ingests and </w:t>
      </w:r>
      <w:r w:rsidR="00B801CD">
        <w:t>implements</w:t>
      </w:r>
      <w:r>
        <w:t xml:space="preserve"> the campaign update.</w:t>
      </w:r>
    </w:p>
    <w:p w:rsidR="00124E30" w:rsidRDefault="00124E30" w:rsidP="00D96454">
      <w:pPr>
        <w:numPr>
          <w:ilvl w:val="0"/>
          <w:numId w:val="85"/>
        </w:numPr>
      </w:pPr>
      <w:r>
        <w:t xml:space="preserve">The placement cycle occurs 400 times over the next 10 minutes (revision </w:t>
      </w:r>
      <w:r w:rsidR="00A12A4B">
        <w:t>3</w:t>
      </w:r>
      <w:r>
        <w:t xml:space="preserve"> executions).</w:t>
      </w:r>
    </w:p>
    <w:p w:rsidR="00124E30" w:rsidRDefault="00124E30" w:rsidP="00D96454">
      <w:pPr>
        <w:numPr>
          <w:ilvl w:val="0"/>
          <w:numId w:val="85"/>
        </w:numPr>
      </w:pPr>
      <w:r>
        <w:t xml:space="preserve">The </w:t>
      </w:r>
      <w:r w:rsidR="005F19B6">
        <w:t>CIP consumer</w:t>
      </w:r>
      <w:r>
        <w:t xml:space="preserve"> receives 300 viewership records.</w:t>
      </w:r>
    </w:p>
    <w:p w:rsidR="0011715D" w:rsidRDefault="0011715D" w:rsidP="00D96454">
      <w:pPr>
        <w:numPr>
          <w:ilvl w:val="0"/>
          <w:numId w:val="85"/>
        </w:numPr>
      </w:pPr>
      <w:r>
        <w:t xml:space="preserve">The </w:t>
      </w:r>
      <w:r w:rsidR="005F19B6">
        <w:t>CIP consumer</w:t>
      </w:r>
      <w:r>
        <w:t xml:space="preserve"> provides a FeedbackNotice for revision </w:t>
      </w:r>
      <w:r w:rsidR="00A12A4B">
        <w:t>3</w:t>
      </w:r>
      <w:r>
        <w:t xml:space="preserve">.  </w:t>
      </w:r>
      <w:r w:rsidR="00A12A4B">
        <w:t>This FeedbackNotice communicates the cumulative counts.</w:t>
      </w:r>
    </w:p>
    <w:p w:rsidR="0011715D" w:rsidRDefault="0011715D" w:rsidP="00D96454">
      <w:pPr>
        <w:numPr>
          <w:ilvl w:val="1"/>
          <w:numId w:val="85"/>
        </w:numPr>
      </w:pPr>
      <w:r>
        <w:t xml:space="preserve">The performance summary in the revision </w:t>
      </w:r>
      <w:r w:rsidR="00A12A4B">
        <w:t>3</w:t>
      </w:r>
      <w:r>
        <w:t xml:space="preserve"> FeedbackNotice shows </w:t>
      </w:r>
      <w:r w:rsidR="004E7165">
        <w:t>2200</w:t>
      </w:r>
      <w:r>
        <w:t xml:space="preserve"> insertions, </w:t>
      </w:r>
      <w:r w:rsidR="004E7165">
        <w:t>5</w:t>
      </w:r>
      <w:r>
        <w:t>00 views</w:t>
      </w:r>
    </w:p>
    <w:p w:rsidR="00B801CD" w:rsidRDefault="00B801CD" w:rsidP="00D96454">
      <w:pPr>
        <w:numPr>
          <w:ilvl w:val="0"/>
          <w:numId w:val="85"/>
        </w:numPr>
      </w:pPr>
      <w:r>
        <w:t xml:space="preserve">The Canoe campaign manager acknowledges the FeedbackNotice and </w:t>
      </w:r>
      <w:proofErr w:type="gramStart"/>
      <w:r>
        <w:t>persists</w:t>
      </w:r>
      <w:proofErr w:type="gramEnd"/>
      <w:r>
        <w:t xml:space="preserve"> the counts.</w:t>
      </w:r>
    </w:p>
    <w:p w:rsidR="00854A8E" w:rsidRDefault="00854A8E" w:rsidP="00D96454">
      <w:pPr>
        <w:numPr>
          <w:ilvl w:val="0"/>
          <w:numId w:val="85"/>
        </w:numPr>
      </w:pPr>
      <w:r>
        <w:t xml:space="preserve">Total views are 500 for the campaign item.  The </w:t>
      </w:r>
      <w:r w:rsidR="005F19B6">
        <w:t>CIP consumer</w:t>
      </w:r>
      <w:r>
        <w:t xml:space="preserve"> continues to make placements for the campaign item.  The placement cycle occurs 300 times over the next 5 minutes (revision </w:t>
      </w:r>
      <w:r w:rsidR="00A12A4B">
        <w:t>3</w:t>
      </w:r>
      <w:r>
        <w:t xml:space="preserve"> executions)</w:t>
      </w:r>
    </w:p>
    <w:p w:rsidR="00854A8E" w:rsidRDefault="00EC1786" w:rsidP="00D96454">
      <w:pPr>
        <w:numPr>
          <w:ilvl w:val="0"/>
          <w:numId w:val="85"/>
        </w:numPr>
      </w:pPr>
      <w:r>
        <w:t xml:space="preserve">The Canoe campaign manager sends an update of the campaign item to the </w:t>
      </w:r>
      <w:r w:rsidR="005F19B6">
        <w:t>CIP consumer</w:t>
      </w:r>
      <w:r>
        <w:t xml:space="preserve">.  The update changes the priority.  </w:t>
      </w:r>
      <w:r w:rsidR="00A12A4B">
        <w:t xml:space="preserve">Revision of Bundles, Placements, Phases and </w:t>
      </w:r>
      <w:r w:rsidR="00A12A4B">
        <w:lastRenderedPageBreak/>
        <w:t>StateFeedback elements are incremented.  The current revision in the UpdateNotice is “4”.  The campaign item will include a StateFeedback element only for revision “4”.</w:t>
      </w:r>
    </w:p>
    <w:p w:rsidR="00854A8E" w:rsidRDefault="00854A8E" w:rsidP="00D96454">
      <w:pPr>
        <w:numPr>
          <w:ilvl w:val="0"/>
          <w:numId w:val="85"/>
        </w:numPr>
      </w:pPr>
      <w:r>
        <w:t xml:space="preserve">The </w:t>
      </w:r>
      <w:r w:rsidR="005F19B6">
        <w:t>CIP consumer</w:t>
      </w:r>
      <w:r>
        <w:t xml:space="preserve"> ingests and </w:t>
      </w:r>
      <w:r w:rsidR="00B801CD">
        <w:t>implements</w:t>
      </w:r>
      <w:r>
        <w:t xml:space="preserve"> the campaign update.</w:t>
      </w:r>
    </w:p>
    <w:p w:rsidR="00854A8E" w:rsidRDefault="00854A8E" w:rsidP="00D96454">
      <w:pPr>
        <w:numPr>
          <w:ilvl w:val="0"/>
          <w:numId w:val="85"/>
        </w:numPr>
      </w:pPr>
      <w:r>
        <w:t xml:space="preserve">The placement cycle occurs </w:t>
      </w:r>
      <w:r w:rsidR="00341F32">
        <w:t>550</w:t>
      </w:r>
      <w:r>
        <w:t xml:space="preserve"> times over the next 10 minutes (revision </w:t>
      </w:r>
      <w:r w:rsidR="00A12A4B">
        <w:t>4</w:t>
      </w:r>
      <w:r>
        <w:t xml:space="preserve"> executions).</w:t>
      </w:r>
    </w:p>
    <w:p w:rsidR="00341F32" w:rsidRDefault="00854A8E" w:rsidP="00D96454">
      <w:pPr>
        <w:numPr>
          <w:ilvl w:val="0"/>
          <w:numId w:val="85"/>
        </w:numPr>
      </w:pPr>
      <w:r>
        <w:t xml:space="preserve">The </w:t>
      </w:r>
      <w:r w:rsidR="005F19B6">
        <w:t>CIP consumer</w:t>
      </w:r>
      <w:r>
        <w:t xml:space="preserve"> receives </w:t>
      </w:r>
      <w:r w:rsidR="00341F32">
        <w:t>60</w:t>
      </w:r>
      <w:r>
        <w:t>0 viewership records</w:t>
      </w:r>
      <w:r w:rsidR="00A12A4B">
        <w:t>.</w:t>
      </w:r>
    </w:p>
    <w:p w:rsidR="00EC1786" w:rsidRDefault="00EC1786" w:rsidP="00D96454">
      <w:pPr>
        <w:numPr>
          <w:ilvl w:val="0"/>
          <w:numId w:val="85"/>
        </w:numPr>
      </w:pPr>
      <w:r>
        <w:t xml:space="preserve">The </w:t>
      </w:r>
      <w:r w:rsidR="005F19B6">
        <w:t>CIP consumer</w:t>
      </w:r>
      <w:r>
        <w:t xml:space="preserve"> provides a FeedbackNotice for revision </w:t>
      </w:r>
      <w:r w:rsidR="004E4F0D">
        <w:t>4</w:t>
      </w:r>
      <w:r>
        <w:t xml:space="preserve">.  </w:t>
      </w:r>
      <w:r w:rsidR="00A12A4B">
        <w:t>This FeedbackNotice communicates the cumulative counts.</w:t>
      </w:r>
    </w:p>
    <w:p w:rsidR="00EC1786" w:rsidRDefault="00EC1786" w:rsidP="00D96454">
      <w:pPr>
        <w:numPr>
          <w:ilvl w:val="1"/>
          <w:numId w:val="85"/>
        </w:numPr>
      </w:pPr>
      <w:r>
        <w:t xml:space="preserve">The performance summary in the revision </w:t>
      </w:r>
      <w:r w:rsidR="00A12A4B">
        <w:t>4</w:t>
      </w:r>
      <w:r>
        <w:t xml:space="preserve"> FeedbackNotice shows </w:t>
      </w:r>
      <w:r w:rsidR="004E7165">
        <w:t>29</w:t>
      </w:r>
      <w:r>
        <w:t xml:space="preserve">50 insertions, </w:t>
      </w:r>
      <w:r w:rsidR="004E7165">
        <w:t>1100</w:t>
      </w:r>
      <w:r>
        <w:t xml:space="preserve"> views</w:t>
      </w:r>
    </w:p>
    <w:p w:rsidR="00B801CD" w:rsidRDefault="00B801CD" w:rsidP="00D96454">
      <w:pPr>
        <w:numPr>
          <w:ilvl w:val="0"/>
          <w:numId w:val="85"/>
        </w:numPr>
      </w:pPr>
      <w:r>
        <w:t xml:space="preserve">The Canoe campaign manager acknowledges the FeedbackNotice and </w:t>
      </w:r>
      <w:proofErr w:type="gramStart"/>
      <w:r>
        <w:t>persists</w:t>
      </w:r>
      <w:proofErr w:type="gramEnd"/>
      <w:r>
        <w:t xml:space="preserve"> the counts.</w:t>
      </w:r>
    </w:p>
    <w:p w:rsidR="00341F32" w:rsidRDefault="00341F32" w:rsidP="00D96454">
      <w:pPr>
        <w:numPr>
          <w:ilvl w:val="0"/>
          <w:numId w:val="85"/>
        </w:numPr>
      </w:pPr>
      <w:r>
        <w:t xml:space="preserve">Total views are 1100 for the campaign item.  The </w:t>
      </w:r>
      <w:r w:rsidR="005F19B6">
        <w:t>CIP consumer</w:t>
      </w:r>
      <w:r>
        <w:t xml:space="preserve"> STOPS execution of the campaign item (ceases making placements for the campaign item).  </w:t>
      </w:r>
      <w:r w:rsidR="00B801CD">
        <w:t>This occurs when the 1100</w:t>
      </w:r>
      <w:r w:rsidR="00B801CD" w:rsidRPr="00F31685">
        <w:rPr>
          <w:vertAlign w:val="superscript"/>
        </w:rPr>
        <w:t>th</w:t>
      </w:r>
      <w:r w:rsidR="00B801CD">
        <w:t xml:space="preserve"> execution occurs, not when the FeedbackNotice is sent to the Can</w:t>
      </w:r>
      <w:r w:rsidR="004E4F0D">
        <w:t>o</w:t>
      </w:r>
      <w:r w:rsidR="00B801CD">
        <w:t>e campaign manager.</w:t>
      </w:r>
    </w:p>
    <w:p w:rsidR="00D84136" w:rsidRDefault="00D84136" w:rsidP="00D96454">
      <w:pPr>
        <w:numPr>
          <w:ilvl w:val="0"/>
          <w:numId w:val="85"/>
        </w:numPr>
      </w:pPr>
      <w:r>
        <w:t xml:space="preserve">The </w:t>
      </w:r>
      <w:r w:rsidR="005F19B6">
        <w:t>CIP consumer</w:t>
      </w:r>
      <w:r>
        <w:t xml:space="preserve"> receives 250 view</w:t>
      </w:r>
      <w:r w:rsidR="00A12A4B">
        <w:t>ership records.</w:t>
      </w:r>
    </w:p>
    <w:p w:rsidR="00341F32" w:rsidRDefault="00341F32" w:rsidP="00D96454">
      <w:pPr>
        <w:numPr>
          <w:ilvl w:val="0"/>
          <w:numId w:val="85"/>
        </w:numPr>
      </w:pPr>
      <w:r>
        <w:t xml:space="preserve">The </w:t>
      </w:r>
      <w:r w:rsidR="00007A63">
        <w:t xml:space="preserve">Canoe campaign manager sends an update of the </w:t>
      </w:r>
      <w:r>
        <w:t xml:space="preserve">campaign item </w:t>
      </w:r>
      <w:r w:rsidR="00007A63">
        <w:t xml:space="preserve">to the </w:t>
      </w:r>
      <w:r w:rsidR="005F19B6">
        <w:t>CIP consumer</w:t>
      </w:r>
      <w:r>
        <w:t xml:space="preserve">.  </w:t>
      </w:r>
      <w:r w:rsidR="00E51575">
        <w:t xml:space="preserve">Having now been informed by the </w:t>
      </w:r>
      <w:r w:rsidR="005F19B6">
        <w:t>CIP consumer</w:t>
      </w:r>
      <w:r w:rsidR="00E51575">
        <w:t xml:space="preserve"> that the campaign item has reached its’ goal, t</w:t>
      </w:r>
      <w:r>
        <w:t xml:space="preserve">he update changes </w:t>
      </w:r>
      <w:r w:rsidR="00E51575">
        <w:t>recState of all bundles and placements in the campaign item to “pse” (pause).  Nothing else changes</w:t>
      </w:r>
      <w:r w:rsidR="00EC1786">
        <w:t xml:space="preserve">.  </w:t>
      </w:r>
      <w:r w:rsidR="00EB5415">
        <w:t>Revision of Bundles, Placements, Phases and StateFeedback elements are incremented.  The current revision in the UpdateNotice is “5”.  The campaign item will include a StateFeedback element only for revision “5”.</w:t>
      </w:r>
      <w:r w:rsidR="00E51575">
        <w:t xml:space="preserve"> </w:t>
      </w:r>
    </w:p>
    <w:p w:rsidR="00341F32" w:rsidRDefault="00341F32" w:rsidP="00D96454">
      <w:pPr>
        <w:numPr>
          <w:ilvl w:val="0"/>
          <w:numId w:val="85"/>
        </w:numPr>
      </w:pPr>
      <w:r>
        <w:t xml:space="preserve">The </w:t>
      </w:r>
      <w:r w:rsidR="005F19B6">
        <w:t>CIP consumer</w:t>
      </w:r>
      <w:r>
        <w:t xml:space="preserve"> ingests and </w:t>
      </w:r>
      <w:r w:rsidR="00EB5415">
        <w:t>implements</w:t>
      </w:r>
      <w:r>
        <w:t xml:space="preserve"> the campaign update</w:t>
      </w:r>
      <w:r w:rsidR="001E6AC3">
        <w:t>s</w:t>
      </w:r>
      <w:r>
        <w:t>.</w:t>
      </w:r>
    </w:p>
    <w:p w:rsidR="00341F32" w:rsidRDefault="00341F32" w:rsidP="00D96454">
      <w:pPr>
        <w:numPr>
          <w:ilvl w:val="0"/>
          <w:numId w:val="85"/>
        </w:numPr>
      </w:pPr>
      <w:r>
        <w:t xml:space="preserve">The </w:t>
      </w:r>
      <w:r w:rsidR="005F19B6">
        <w:t>CIP consumer</w:t>
      </w:r>
      <w:r>
        <w:t xml:space="preserve"> receives </w:t>
      </w:r>
      <w:r w:rsidR="001E6AC3">
        <w:t>500</w:t>
      </w:r>
      <w:r>
        <w:t xml:space="preserve"> viewership records.</w:t>
      </w:r>
    </w:p>
    <w:p w:rsidR="00D84136" w:rsidRDefault="00D84136" w:rsidP="00D96454">
      <w:pPr>
        <w:numPr>
          <w:ilvl w:val="0"/>
          <w:numId w:val="85"/>
        </w:numPr>
      </w:pPr>
      <w:r>
        <w:t xml:space="preserve">The </w:t>
      </w:r>
      <w:r w:rsidR="005F19B6">
        <w:t>CIP consumer</w:t>
      </w:r>
      <w:r>
        <w:t xml:space="preserve"> provides a FeedbackNotice for revision </w:t>
      </w:r>
      <w:r w:rsidR="00EB5415">
        <w:t>5</w:t>
      </w:r>
      <w:r>
        <w:t xml:space="preserve">.  </w:t>
      </w:r>
      <w:r w:rsidR="00EB5415">
        <w:t>This FeedbackNotice communicates the cumulative counts.</w:t>
      </w:r>
    </w:p>
    <w:p w:rsidR="00D84136" w:rsidRDefault="00D84136" w:rsidP="00D96454">
      <w:pPr>
        <w:numPr>
          <w:ilvl w:val="1"/>
          <w:numId w:val="85"/>
        </w:numPr>
      </w:pPr>
      <w:r>
        <w:t xml:space="preserve">The performance summary in the revision </w:t>
      </w:r>
      <w:r w:rsidR="00EB5415">
        <w:t>5</w:t>
      </w:r>
      <w:r>
        <w:t xml:space="preserve"> FeedbackNotice shows </w:t>
      </w:r>
      <w:r w:rsidR="004E7165">
        <w:t>2950</w:t>
      </w:r>
      <w:r>
        <w:t xml:space="preserve"> insertions, </w:t>
      </w:r>
      <w:r w:rsidR="004E7165">
        <w:t>1850</w:t>
      </w:r>
      <w:r>
        <w:t xml:space="preserve"> views</w:t>
      </w:r>
    </w:p>
    <w:p w:rsidR="00EB5415" w:rsidRDefault="00EB5415" w:rsidP="00D96454">
      <w:pPr>
        <w:numPr>
          <w:ilvl w:val="0"/>
          <w:numId w:val="85"/>
        </w:numPr>
      </w:pPr>
      <w:r>
        <w:t xml:space="preserve">The Canoe campaign manager does not include a campaign item in the </w:t>
      </w:r>
      <w:r w:rsidR="004F1636">
        <w:t>Re-Ranking or Goal Setting processes</w:t>
      </w:r>
      <w:r>
        <w:t xml:space="preserve"> when the recState is “pse”</w:t>
      </w:r>
      <w:r w:rsidR="004F1636">
        <w:t>.  This eliminates the updates that would normally occur for a campaign item from these processes.</w:t>
      </w:r>
      <w:r>
        <w:t xml:space="preserve"> </w:t>
      </w:r>
    </w:p>
    <w:p w:rsidR="00913375" w:rsidRDefault="00007A63" w:rsidP="00D96454">
      <w:pPr>
        <w:numPr>
          <w:ilvl w:val="0"/>
          <w:numId w:val="85"/>
        </w:numPr>
      </w:pPr>
      <w:r>
        <w:t xml:space="preserve">The </w:t>
      </w:r>
      <w:r w:rsidR="005F19B6">
        <w:t>CIP consumer</w:t>
      </w:r>
      <w:r>
        <w:t xml:space="preserve"> continue</w:t>
      </w:r>
      <w:r w:rsidR="005F19B6">
        <w:t>s</w:t>
      </w:r>
      <w:r>
        <w:t xml:space="preserve"> to provide FeedbackNotices with updated performance metrics</w:t>
      </w:r>
      <w:r w:rsidR="004F1636">
        <w:t>.</w:t>
      </w:r>
      <w:r>
        <w:t xml:space="preserve"> </w:t>
      </w:r>
    </w:p>
    <w:p w:rsidR="004F1636" w:rsidRDefault="00E51575" w:rsidP="00D96454">
      <w:pPr>
        <w:numPr>
          <w:ilvl w:val="0"/>
          <w:numId w:val="85"/>
        </w:numPr>
      </w:pPr>
      <w:r>
        <w:t>The user does not change the goal in the canoe campaign manager during the allowed time period.</w:t>
      </w:r>
      <w:r w:rsidR="004F1636">
        <w:t xml:space="preserve">  </w:t>
      </w:r>
    </w:p>
    <w:p w:rsidR="00D84136" w:rsidRDefault="00E51575" w:rsidP="00D96454">
      <w:pPr>
        <w:numPr>
          <w:ilvl w:val="0"/>
          <w:numId w:val="85"/>
        </w:numPr>
      </w:pPr>
      <w:r>
        <w:t xml:space="preserve"> The </w:t>
      </w:r>
      <w:r w:rsidR="00007A63">
        <w:t xml:space="preserve">Canoe campaign manager sends an update </w:t>
      </w:r>
      <w:r>
        <w:t>moving the recState of all bundles and placements in the campaign item to “wnd” (windup).  Nothing else changes</w:t>
      </w:r>
      <w:r w:rsidR="003437BD">
        <w:t xml:space="preserve">.  </w:t>
      </w:r>
      <w:r>
        <w:t xml:space="preserve"> </w:t>
      </w:r>
      <w:r w:rsidR="003437BD">
        <w:t>Revision of Bundles, Placements, Phases and StateFeedback elements are incremented.  The current revision in the UpdateNotice is “6”.  The campaign item will include a StateFeedback element only for revision “6”.</w:t>
      </w:r>
    </w:p>
    <w:p w:rsidR="00622C83" w:rsidRDefault="00622C83" w:rsidP="00D96454">
      <w:pPr>
        <w:numPr>
          <w:ilvl w:val="0"/>
          <w:numId w:val="85"/>
        </w:numPr>
      </w:pPr>
      <w:r>
        <w:t>The user is not allowed to update a campaign item in the Canoe campaign manager once the recState=”wnd”.</w:t>
      </w:r>
    </w:p>
    <w:p w:rsidR="004F1636" w:rsidRDefault="004F1636" w:rsidP="00D96454">
      <w:pPr>
        <w:numPr>
          <w:ilvl w:val="0"/>
          <w:numId w:val="85"/>
        </w:numPr>
      </w:pPr>
      <w:r>
        <w:t xml:space="preserve">The </w:t>
      </w:r>
      <w:r w:rsidR="005F19B6">
        <w:t>CIP consumer</w:t>
      </w:r>
      <w:r>
        <w:t xml:space="preserve"> continue</w:t>
      </w:r>
      <w:r w:rsidR="005F19B6">
        <w:t>s</w:t>
      </w:r>
      <w:r>
        <w:t xml:space="preserve"> to provide FeedbackNotices with updated performance metrics.</w:t>
      </w:r>
    </w:p>
    <w:p w:rsidR="003437BD" w:rsidRDefault="00622C83" w:rsidP="00D96454">
      <w:pPr>
        <w:numPr>
          <w:ilvl w:val="0"/>
          <w:numId w:val="85"/>
        </w:numPr>
      </w:pPr>
      <w:r>
        <w:lastRenderedPageBreak/>
        <w:t xml:space="preserve">The Canoe campaign manager does not include a campaign item in the Re-Ranking or Goal Setting processes when the recState is “wnd”.  This eliminates the updates that would normally occur for a campaign item from these processes. </w:t>
      </w:r>
      <w:r w:rsidR="00E51575">
        <w:t xml:space="preserve">After the </w:t>
      </w:r>
      <w:r w:rsidR="00ED5D19">
        <w:t xml:space="preserve">configurable windup period has expired, the Canoe campaign manager sends an update moving the recState of all bundles and placements in the campaign item to “cls” (closed).  </w:t>
      </w:r>
      <w:r w:rsidR="003437BD">
        <w:t>Nothing else changes.   Revision of Bundles, Placements, Phases and StateFeedback elements are incremented.  The current revision in the UpdateNotice is “7”.  The campaign item will include a StateFeedback element only for revision “7”.</w:t>
      </w:r>
    </w:p>
    <w:p w:rsidR="003437BD" w:rsidRDefault="00622C83" w:rsidP="00D96454">
      <w:pPr>
        <w:numPr>
          <w:ilvl w:val="0"/>
          <w:numId w:val="85"/>
        </w:numPr>
      </w:pPr>
      <w:r>
        <w:t>This is the final UpdateNotice for the CI from the</w:t>
      </w:r>
      <w:r w:rsidR="003437BD">
        <w:t xml:space="preserve"> Canoe campaign manager</w:t>
      </w:r>
      <w:r>
        <w:t xml:space="preserve">.  </w:t>
      </w:r>
      <w:r w:rsidR="003437BD">
        <w:t xml:space="preserve"> </w:t>
      </w:r>
    </w:p>
    <w:p w:rsidR="00E51575" w:rsidRDefault="00ED5D19" w:rsidP="00D96454">
      <w:pPr>
        <w:numPr>
          <w:ilvl w:val="0"/>
          <w:numId w:val="85"/>
        </w:numPr>
      </w:pPr>
      <w:r>
        <w:t xml:space="preserve">The </w:t>
      </w:r>
      <w:r w:rsidR="005F19B6">
        <w:t>CIP consumer</w:t>
      </w:r>
      <w:r w:rsidR="00622C83">
        <w:t xml:space="preserve"> ingests and impliments the campaign update and </w:t>
      </w:r>
      <w:r>
        <w:t>discontinues all FeedbackNotice messages for this campaign item.</w:t>
      </w:r>
    </w:p>
    <w:p w:rsidR="00F94063" w:rsidRPr="00312546" w:rsidRDefault="00F94063" w:rsidP="00F94063">
      <w:pPr>
        <w:ind w:left="720" w:hanging="720"/>
      </w:pPr>
      <w:r>
        <w:rPr>
          <w:b/>
        </w:rPr>
        <w:tab/>
      </w:r>
    </w:p>
    <w:p w:rsidR="00F94063" w:rsidRDefault="00F94063" w:rsidP="00F94063">
      <w:r w:rsidRPr="00976AB7">
        <w:rPr>
          <w:b/>
        </w:rPr>
        <w:t>Alternative course</w:t>
      </w:r>
      <w:r w:rsidRPr="00312546">
        <w:t>: </w:t>
      </w:r>
      <w:r>
        <w:t>The alternative paths may consist of:</w:t>
      </w:r>
    </w:p>
    <w:p w:rsidR="00CE6D1A" w:rsidRDefault="00CE6D1A" w:rsidP="00D96454">
      <w:pPr>
        <w:numPr>
          <w:ilvl w:val="0"/>
          <w:numId w:val="116"/>
        </w:numPr>
      </w:pPr>
      <w:r>
        <w:t>A campaign item goal is changed.</w:t>
      </w:r>
    </w:p>
    <w:p w:rsidR="00CE6D1A" w:rsidRDefault="00CE6D1A" w:rsidP="00D96454">
      <w:pPr>
        <w:numPr>
          <w:ilvl w:val="1"/>
          <w:numId w:val="116"/>
        </w:numPr>
      </w:pPr>
      <w:r>
        <w:t xml:space="preserve">If the new goal has not yet been met, the placement continues (or resumes) to place in </w:t>
      </w:r>
      <w:r w:rsidR="006024B7">
        <w:t xml:space="preserve">the standard methodology used by the </w:t>
      </w:r>
      <w:r w:rsidR="005F19B6">
        <w:t>CIP consumer</w:t>
      </w:r>
      <w:r w:rsidR="006024B7">
        <w:t xml:space="preserve"> to allocate goals to subsystems and fill those goals </w:t>
      </w:r>
      <w:r w:rsidR="00213594">
        <w:t>until the goal is met.</w:t>
      </w:r>
    </w:p>
    <w:p w:rsidR="00CE6D1A" w:rsidRDefault="00CE6D1A" w:rsidP="00D96454">
      <w:pPr>
        <w:numPr>
          <w:ilvl w:val="1"/>
          <w:numId w:val="116"/>
        </w:numPr>
      </w:pPr>
      <w:r>
        <w:t>If the new goal has been met, the placement will no longer be placed.</w:t>
      </w:r>
    </w:p>
    <w:p w:rsidR="00CE6D1A" w:rsidRDefault="00CE6D1A" w:rsidP="00D96454">
      <w:pPr>
        <w:numPr>
          <w:ilvl w:val="0"/>
          <w:numId w:val="116"/>
        </w:numPr>
      </w:pPr>
      <w:r>
        <w:t>A campaign item goal type is changed</w:t>
      </w:r>
      <w:r w:rsidR="00A90C41">
        <w:t xml:space="preserve"> (</w:t>
      </w:r>
      <w:r w:rsidR="00A90C41" w:rsidRPr="00A90C41">
        <w:rPr>
          <w:color w:val="FF0000"/>
        </w:rPr>
        <w:t>Phase 2 scenario</w:t>
      </w:r>
      <w:r w:rsidR="00A90C41">
        <w:t>)</w:t>
      </w:r>
      <w:r>
        <w:t>.</w:t>
      </w:r>
    </w:p>
    <w:p w:rsidR="00CE6D1A" w:rsidRDefault="00CE6D1A" w:rsidP="00D96454">
      <w:pPr>
        <w:numPr>
          <w:ilvl w:val="1"/>
          <w:numId w:val="116"/>
        </w:numPr>
      </w:pPr>
      <w:r>
        <w:t>The system must support moving from one goal type to another and have available campaign item life to date statistics for both Insertions and Views.</w:t>
      </w:r>
    </w:p>
    <w:p w:rsidR="00CE6D1A" w:rsidRDefault="00CE6D1A" w:rsidP="00D96454">
      <w:pPr>
        <w:numPr>
          <w:ilvl w:val="1"/>
          <w:numId w:val="116"/>
        </w:numPr>
      </w:pPr>
      <w:r>
        <w:t xml:space="preserve">If the new campaign item goal (given the new goaltype) has not yet been met, the campaign item continues (or resumes) to place in </w:t>
      </w:r>
      <w:r w:rsidR="006024B7">
        <w:t xml:space="preserve">the standard methodology used by the </w:t>
      </w:r>
      <w:r w:rsidR="005F19B6">
        <w:t>CIP consumer</w:t>
      </w:r>
      <w:r w:rsidR="006024B7">
        <w:t xml:space="preserve"> to allocate goals to subsystems and fill those goals </w:t>
      </w:r>
      <w:r>
        <w:t>until the goal is met.</w:t>
      </w:r>
    </w:p>
    <w:p w:rsidR="00CE6D1A" w:rsidRDefault="00CE6D1A" w:rsidP="00D96454">
      <w:pPr>
        <w:numPr>
          <w:ilvl w:val="1"/>
          <w:numId w:val="116"/>
        </w:numPr>
      </w:pPr>
      <w:r>
        <w:t>If the new campaign item goal (given the new goaltype) has been met, the campaign item will no longer be placed.</w:t>
      </w:r>
      <w:r w:rsidR="000B42FE">
        <w:t xml:space="preserve">  </w:t>
      </w:r>
    </w:p>
    <w:p w:rsidR="00CE6D1A" w:rsidRDefault="00CE6D1A" w:rsidP="00F31685">
      <w:pPr>
        <w:ind w:left="720"/>
      </w:pPr>
    </w:p>
    <w:p w:rsidR="00F94063" w:rsidRDefault="00F94063" w:rsidP="00F94063">
      <w:pPr>
        <w:ind w:left="720" w:hanging="720"/>
      </w:pPr>
      <w:r w:rsidRPr="00976AB7">
        <w:rPr>
          <w:b/>
        </w:rPr>
        <w:t>Exceptions</w:t>
      </w:r>
      <w:r w:rsidRPr="00312546">
        <w:t>: </w:t>
      </w:r>
      <w:r>
        <w:t>The following exceptions may occur</w:t>
      </w:r>
    </w:p>
    <w:p w:rsidR="00F94063" w:rsidRPr="002228CA" w:rsidRDefault="00F94063" w:rsidP="00F94063">
      <w:pPr>
        <w:ind w:left="720" w:hanging="720"/>
      </w:pPr>
      <w:r>
        <w:t>Not included</w:t>
      </w:r>
    </w:p>
    <w:p w:rsidR="00F94063" w:rsidRDefault="00F94063" w:rsidP="00F94063">
      <w:pPr>
        <w:ind w:left="720" w:hanging="720"/>
        <w:rPr>
          <w:b/>
        </w:rPr>
      </w:pPr>
    </w:p>
    <w:p w:rsidR="00F94063" w:rsidRDefault="00F94063" w:rsidP="00F94063">
      <w:pPr>
        <w:ind w:left="720" w:hanging="720"/>
      </w:pPr>
      <w:r w:rsidRPr="00976AB7">
        <w:rPr>
          <w:b/>
        </w:rPr>
        <w:t>Postconditions</w:t>
      </w:r>
      <w:r w:rsidRPr="00312546">
        <w:t>: </w:t>
      </w:r>
      <w:r>
        <w:t>The following post conditions are expected:</w:t>
      </w:r>
    </w:p>
    <w:p w:rsidR="00F94063" w:rsidRDefault="00812142" w:rsidP="00D96454">
      <w:pPr>
        <w:numPr>
          <w:ilvl w:val="0"/>
          <w:numId w:val="86"/>
        </w:numPr>
      </w:pPr>
      <w:r>
        <w:t>The campaign item has achieved its’ Goal and further execution of the campaign item has be</w:t>
      </w:r>
      <w:r w:rsidR="00C900FB">
        <w:t>e</w:t>
      </w:r>
      <w:r>
        <w:t>n halted.</w:t>
      </w:r>
      <w:r w:rsidR="00CE6D1A">
        <w:t xml:space="preserve">  Notice that this UC demonstrates a campaign item may exceed a view goal even though executions are halted when the goal is reached.</w:t>
      </w:r>
    </w:p>
    <w:p w:rsidR="00F94063" w:rsidRDefault="00F94063" w:rsidP="00F94063">
      <w:pPr>
        <w:ind w:left="720" w:hanging="720"/>
        <w:rPr>
          <w:b/>
        </w:rPr>
      </w:pPr>
    </w:p>
    <w:p w:rsidR="00F94063" w:rsidRDefault="00F94063" w:rsidP="00F94063">
      <w:pPr>
        <w:ind w:left="720" w:hanging="720"/>
      </w:pPr>
      <w:r w:rsidRPr="00976AB7">
        <w:rPr>
          <w:b/>
        </w:rPr>
        <w:t>Related Use Cases</w:t>
      </w:r>
      <w:r w:rsidRPr="00312546">
        <w:t xml:space="preserve">: </w:t>
      </w:r>
    </w:p>
    <w:p w:rsidR="00CE6D1A" w:rsidRDefault="00CE66C8" w:rsidP="002236E9">
      <w:pPr>
        <w:pStyle w:val="BodyText1"/>
      </w:pPr>
      <w:r>
        <w:fldChar w:fldCharType="begin"/>
      </w:r>
      <w:r>
        <w:instrText xml:space="preserve"> REF _Ref308675702 \r \h </w:instrText>
      </w:r>
      <w:r>
        <w:fldChar w:fldCharType="separate"/>
      </w:r>
      <w:r w:rsidR="004C4B35">
        <w:t>2.7.4</w:t>
      </w:r>
      <w:r>
        <w:fldChar w:fldCharType="end"/>
      </w:r>
      <w:r>
        <w:t xml:space="preserve"> - </w:t>
      </w:r>
      <w:r>
        <w:fldChar w:fldCharType="begin"/>
      </w:r>
      <w:r>
        <w:instrText xml:space="preserve"> REF _Ref308675721 \h </w:instrText>
      </w:r>
      <w:r>
        <w:fldChar w:fldCharType="separate"/>
      </w:r>
      <w:r w:rsidR="004C4B35" w:rsidRPr="000A5CBD">
        <w:t>Controlling Campaign Goal and GoalType</w:t>
      </w:r>
      <w:r>
        <w:fldChar w:fldCharType="end"/>
      </w:r>
    </w:p>
    <w:p w:rsidR="00CE6D1A" w:rsidRDefault="00CE6D1A" w:rsidP="002236E9">
      <w:pPr>
        <w:pStyle w:val="BodyText1"/>
      </w:pPr>
      <w:r>
        <w:fldChar w:fldCharType="begin"/>
      </w:r>
      <w:r>
        <w:instrText xml:space="preserve"> REF _Ref309026486 \r \h </w:instrText>
      </w:r>
      <w:r>
        <w:fldChar w:fldCharType="separate"/>
      </w:r>
      <w:r w:rsidR="004C4B35">
        <w:t>2.7.15</w:t>
      </w:r>
      <w:r>
        <w:fldChar w:fldCharType="end"/>
      </w:r>
      <w:r>
        <w:t xml:space="preserve"> - </w:t>
      </w:r>
      <w:r>
        <w:fldChar w:fldCharType="begin"/>
      </w:r>
      <w:r>
        <w:instrText xml:space="preserve"> REF _Ref309026498 \h </w:instrText>
      </w:r>
      <w:r>
        <w:fldChar w:fldCharType="separate"/>
      </w:r>
      <w:r w:rsidR="004C4B35" w:rsidRPr="000A5CBD">
        <w:t>StateFeedback Communicated from the MSO</w:t>
      </w:r>
      <w:r>
        <w:fldChar w:fldCharType="end"/>
      </w:r>
    </w:p>
    <w:p w:rsidR="00CE66C8" w:rsidRDefault="00CE66C8" w:rsidP="002236E9">
      <w:pPr>
        <w:pStyle w:val="BodyText1"/>
      </w:pPr>
    </w:p>
    <w:p w:rsidR="00B41B19" w:rsidRPr="000A5CBD" w:rsidRDefault="00B41B19" w:rsidP="000A5CBD">
      <w:pPr>
        <w:pStyle w:val="Heading3"/>
      </w:pPr>
      <w:bookmarkStart w:id="82" w:name="_Ref308674629"/>
      <w:bookmarkStart w:id="83" w:name="_Ref308674637"/>
      <w:bookmarkStart w:id="84" w:name="_Toc312930352"/>
      <w:r w:rsidRPr="000A5CBD">
        <w:t>Campaign Item Flight End Date Reached</w:t>
      </w:r>
      <w:bookmarkEnd w:id="82"/>
      <w:bookmarkEnd w:id="83"/>
      <w:bookmarkEnd w:id="84"/>
    </w:p>
    <w:p w:rsidR="00B41B19" w:rsidRDefault="00B41B19" w:rsidP="00B41B19">
      <w:pPr>
        <w:ind w:left="720" w:hanging="720"/>
      </w:pPr>
      <w:r w:rsidRPr="00976AB7">
        <w:rPr>
          <w:b/>
        </w:rPr>
        <w:t>Summary</w:t>
      </w:r>
      <w:r w:rsidRPr="00312546">
        <w:t>: </w:t>
      </w:r>
      <w:r>
        <w:t>The campaign item completes execution by reaching the end of its flight window.</w:t>
      </w:r>
    </w:p>
    <w:p w:rsidR="00B41B19" w:rsidRDefault="00B41B19" w:rsidP="00B41B19">
      <w:pPr>
        <w:ind w:left="720" w:hanging="720"/>
        <w:rPr>
          <w:b/>
        </w:rPr>
      </w:pPr>
    </w:p>
    <w:p w:rsidR="00B41B19" w:rsidRDefault="00B41B19" w:rsidP="00B41B19">
      <w:pPr>
        <w:ind w:left="720" w:hanging="720"/>
      </w:pPr>
      <w:r w:rsidRPr="00976AB7">
        <w:rPr>
          <w:b/>
        </w:rPr>
        <w:t>Actors</w:t>
      </w:r>
      <w:r w:rsidRPr="00312546">
        <w:t>:</w:t>
      </w:r>
      <w:r>
        <w:t xml:space="preserve"> The following actors are engaged:</w:t>
      </w:r>
    </w:p>
    <w:p w:rsidR="00B41B19" w:rsidRDefault="00EB28EB" w:rsidP="00D96454">
      <w:pPr>
        <w:numPr>
          <w:ilvl w:val="0"/>
          <w:numId w:val="87"/>
        </w:numPr>
      </w:pPr>
      <w:r>
        <w:t xml:space="preserve">CIP consumer </w:t>
      </w:r>
    </w:p>
    <w:p w:rsidR="00B41B19" w:rsidRDefault="00B41B19" w:rsidP="00D96454">
      <w:pPr>
        <w:numPr>
          <w:ilvl w:val="0"/>
          <w:numId w:val="87"/>
        </w:numPr>
      </w:pPr>
      <w:r>
        <w:t>Canoe campaign manager</w:t>
      </w:r>
    </w:p>
    <w:p w:rsidR="00B41B19" w:rsidRDefault="00B41B19" w:rsidP="00B41B19">
      <w:pPr>
        <w:rPr>
          <w:b/>
        </w:rPr>
      </w:pPr>
    </w:p>
    <w:p w:rsidR="00B41B19" w:rsidRDefault="00B41B19" w:rsidP="00B41B19">
      <w:r w:rsidRPr="00976AB7">
        <w:rPr>
          <w:b/>
        </w:rPr>
        <w:t>Preconditions</w:t>
      </w:r>
      <w:r w:rsidRPr="00312546">
        <w:t>: </w:t>
      </w:r>
      <w:r>
        <w:t>The following pre conditions are expected:</w:t>
      </w:r>
    </w:p>
    <w:p w:rsidR="00B41B19" w:rsidRDefault="00B41B19" w:rsidP="00D96454">
      <w:pPr>
        <w:numPr>
          <w:ilvl w:val="0"/>
          <w:numId w:val="88"/>
        </w:numPr>
      </w:pPr>
      <w:r>
        <w:t>The campaign item has an established Flight Window.</w:t>
      </w:r>
    </w:p>
    <w:p w:rsidR="00B41B19" w:rsidRDefault="00B41B19" w:rsidP="00D96454">
      <w:pPr>
        <w:numPr>
          <w:ilvl w:val="0"/>
          <w:numId w:val="88"/>
        </w:numPr>
      </w:pPr>
      <w:r>
        <w:t xml:space="preserve">The established flight end date/time is reached. </w:t>
      </w:r>
    </w:p>
    <w:p w:rsidR="00B41B19" w:rsidRDefault="00B41B19" w:rsidP="00B41B19">
      <w:pPr>
        <w:rPr>
          <w:b/>
        </w:rPr>
      </w:pPr>
    </w:p>
    <w:p w:rsidR="00B41B19" w:rsidRDefault="00B41B19" w:rsidP="00B41B19">
      <w:r w:rsidRPr="00976AB7">
        <w:rPr>
          <w:b/>
        </w:rPr>
        <w:t>Basic course</w:t>
      </w:r>
      <w:r w:rsidRPr="00312546">
        <w:t>: </w:t>
      </w:r>
      <w:r>
        <w:t>The nominal path consists of:</w:t>
      </w:r>
    </w:p>
    <w:p w:rsidR="00B41B19" w:rsidRDefault="00B41B19" w:rsidP="00D96454">
      <w:pPr>
        <w:numPr>
          <w:ilvl w:val="0"/>
          <w:numId w:val="89"/>
        </w:numPr>
      </w:pPr>
      <w:r>
        <w:t xml:space="preserve">The </w:t>
      </w:r>
      <w:r w:rsidR="00EB28EB">
        <w:t>CIP consumer</w:t>
      </w:r>
      <w:r>
        <w:t xml:space="preserve"> recognizes that the </w:t>
      </w:r>
      <w:r w:rsidR="004F74AF">
        <w:t xml:space="preserve">campaign item flight end date/time has been reached.  </w:t>
      </w:r>
    </w:p>
    <w:p w:rsidR="00B41B19" w:rsidRDefault="00B41B19" w:rsidP="00D96454">
      <w:pPr>
        <w:numPr>
          <w:ilvl w:val="0"/>
          <w:numId w:val="89"/>
        </w:numPr>
      </w:pPr>
      <w:r>
        <w:t xml:space="preserve">The </w:t>
      </w:r>
      <w:r w:rsidR="00EB28EB">
        <w:t>CIP consumer</w:t>
      </w:r>
      <w:r>
        <w:t xml:space="preserve"> must </w:t>
      </w:r>
      <w:r w:rsidR="000E7E6B">
        <w:t>prevent further placement</w:t>
      </w:r>
      <w:r w:rsidR="007C4543">
        <w:t xml:space="preserve">s.  </w:t>
      </w:r>
    </w:p>
    <w:p w:rsidR="00B41B19" w:rsidRDefault="00B41B19" w:rsidP="00D96454">
      <w:pPr>
        <w:numPr>
          <w:ilvl w:val="0"/>
          <w:numId w:val="89"/>
        </w:numPr>
      </w:pPr>
      <w:r>
        <w:t>Further execution for this campaign item is halted.</w:t>
      </w:r>
    </w:p>
    <w:p w:rsidR="007C4543" w:rsidRDefault="00B41B19" w:rsidP="00D96454">
      <w:pPr>
        <w:numPr>
          <w:ilvl w:val="0"/>
          <w:numId w:val="89"/>
        </w:numPr>
      </w:pPr>
      <w:r>
        <w:t xml:space="preserve">The Canoe campaign manager will update the campaign item </w:t>
      </w:r>
      <w:r w:rsidR="007C4543">
        <w:t>to a recState=”pse”</w:t>
      </w:r>
      <w:r w:rsidR="00B869D2">
        <w:t xml:space="preserve"> in the next batch update</w:t>
      </w:r>
      <w:r w:rsidR="007C4543">
        <w:t>.</w:t>
      </w:r>
    </w:p>
    <w:p w:rsidR="00B41B19" w:rsidRDefault="00B869D2" w:rsidP="00D96454">
      <w:pPr>
        <w:numPr>
          <w:ilvl w:val="0"/>
          <w:numId w:val="89"/>
        </w:numPr>
      </w:pPr>
      <w:r>
        <w:t xml:space="preserve">Subsequent updates of the campaign by the </w:t>
      </w:r>
      <w:r w:rsidR="007C4543">
        <w:t xml:space="preserve">Canoe campaign manager will </w:t>
      </w:r>
      <w:r>
        <w:t xml:space="preserve">be 1 of </w:t>
      </w:r>
      <w:r w:rsidR="007C4543">
        <w:t>these two options</w:t>
      </w:r>
      <w:r w:rsidR="00B41B19">
        <w:t>:</w:t>
      </w:r>
    </w:p>
    <w:p w:rsidR="00B41B19" w:rsidRDefault="00C601BE" w:rsidP="00D96454">
      <w:pPr>
        <w:numPr>
          <w:ilvl w:val="1"/>
          <w:numId w:val="89"/>
        </w:numPr>
      </w:pPr>
      <w:r>
        <w:t>If the Canoe user assogns a new Flight endDate</w:t>
      </w:r>
      <w:r w:rsidR="00F3159C">
        <w:t xml:space="preserve"> (one which is greater than the current date/time)</w:t>
      </w:r>
      <w:r>
        <w:t>, t</w:t>
      </w:r>
      <w:r w:rsidR="00B41B19">
        <w:t xml:space="preserve">he campaign item is updated with a new </w:t>
      </w:r>
      <w:r w:rsidR="000E7E6B">
        <w:t xml:space="preserve">flight end date/time </w:t>
      </w:r>
      <w:r w:rsidR="007C4543">
        <w:t xml:space="preserve">and recState=”act” </w:t>
      </w:r>
      <w:r w:rsidR="00B41B19">
        <w:t>OR</w:t>
      </w:r>
    </w:p>
    <w:p w:rsidR="00B41B19" w:rsidRDefault="00F3159C" w:rsidP="00D96454">
      <w:pPr>
        <w:numPr>
          <w:ilvl w:val="1"/>
          <w:numId w:val="89"/>
        </w:numPr>
      </w:pPr>
      <w:r>
        <w:t>If no change is made to flight window endDate, t</w:t>
      </w:r>
      <w:r w:rsidR="00B41B19">
        <w:t xml:space="preserve">he campaign item is moved to </w:t>
      </w:r>
      <w:r w:rsidR="007C4543">
        <w:t>recState=”wnd”</w:t>
      </w:r>
      <w:r w:rsidR="00B869D2">
        <w:t xml:space="preserve"> after some configurable number of hours (initially set to 72)</w:t>
      </w:r>
      <w:r w:rsidR="007C4543">
        <w:t>.</w:t>
      </w:r>
    </w:p>
    <w:p w:rsidR="00B41B19" w:rsidRPr="00312546" w:rsidRDefault="00B41B19" w:rsidP="00B41B19">
      <w:pPr>
        <w:ind w:left="720" w:hanging="720"/>
      </w:pPr>
      <w:r>
        <w:rPr>
          <w:b/>
        </w:rPr>
        <w:tab/>
      </w:r>
    </w:p>
    <w:p w:rsidR="00B41B19" w:rsidRDefault="00B41B19" w:rsidP="00B41B19">
      <w:r w:rsidRPr="00976AB7">
        <w:rPr>
          <w:b/>
        </w:rPr>
        <w:t>Alternative course</w:t>
      </w:r>
      <w:r w:rsidRPr="00312546">
        <w:t>: </w:t>
      </w:r>
      <w:r>
        <w:t>The alternative paths may consist of:</w:t>
      </w:r>
    </w:p>
    <w:p w:rsidR="00B41B19" w:rsidRPr="00312546" w:rsidRDefault="00B41B19" w:rsidP="00B41B19">
      <w:r>
        <w:t>None identified</w:t>
      </w:r>
    </w:p>
    <w:p w:rsidR="00B41B19" w:rsidRDefault="00B41B19" w:rsidP="00B41B19">
      <w:pPr>
        <w:ind w:left="720" w:hanging="720"/>
        <w:rPr>
          <w:b/>
        </w:rPr>
      </w:pPr>
    </w:p>
    <w:p w:rsidR="00B41B19" w:rsidRDefault="00B41B19" w:rsidP="00B41B19">
      <w:pPr>
        <w:ind w:left="720" w:hanging="720"/>
      </w:pPr>
      <w:r w:rsidRPr="00976AB7">
        <w:rPr>
          <w:b/>
        </w:rPr>
        <w:t>Exceptions</w:t>
      </w:r>
      <w:r w:rsidRPr="00312546">
        <w:t>: </w:t>
      </w:r>
      <w:r>
        <w:t>The following exceptions may occur</w:t>
      </w:r>
    </w:p>
    <w:p w:rsidR="00B41B19" w:rsidRPr="002228CA" w:rsidRDefault="00B41B19" w:rsidP="00B41B19">
      <w:pPr>
        <w:ind w:left="720" w:hanging="720"/>
      </w:pPr>
      <w:r>
        <w:t>Not included</w:t>
      </w:r>
    </w:p>
    <w:p w:rsidR="00B41B19" w:rsidRDefault="00B41B19" w:rsidP="00B41B19">
      <w:pPr>
        <w:ind w:left="720" w:hanging="720"/>
        <w:rPr>
          <w:b/>
        </w:rPr>
      </w:pPr>
    </w:p>
    <w:p w:rsidR="00B41B19" w:rsidRDefault="00B41B19" w:rsidP="00B41B19">
      <w:pPr>
        <w:ind w:left="720" w:hanging="720"/>
      </w:pPr>
      <w:r w:rsidRPr="00976AB7">
        <w:rPr>
          <w:b/>
        </w:rPr>
        <w:t>Postconditions</w:t>
      </w:r>
      <w:r w:rsidRPr="00312546">
        <w:t>: </w:t>
      </w:r>
      <w:r>
        <w:t>The following post conditions are expected:</w:t>
      </w:r>
    </w:p>
    <w:p w:rsidR="00B41B19" w:rsidRDefault="00B41B19" w:rsidP="00D96454">
      <w:pPr>
        <w:numPr>
          <w:ilvl w:val="0"/>
          <w:numId w:val="95"/>
        </w:numPr>
      </w:pPr>
      <w:r>
        <w:t>The campaign item has achieved its’ Goal and further execution of the campaign item has benn temporarily halted.</w:t>
      </w:r>
    </w:p>
    <w:p w:rsidR="00B41B19" w:rsidRDefault="00B41B19" w:rsidP="00B41B19">
      <w:pPr>
        <w:ind w:left="720" w:hanging="720"/>
        <w:rPr>
          <w:b/>
        </w:rPr>
      </w:pPr>
    </w:p>
    <w:p w:rsidR="00B41B19" w:rsidRDefault="00B41B19" w:rsidP="00B41B19">
      <w:pPr>
        <w:ind w:left="720" w:hanging="720"/>
      </w:pPr>
      <w:r w:rsidRPr="00976AB7">
        <w:rPr>
          <w:b/>
        </w:rPr>
        <w:t>Related Use Cases</w:t>
      </w:r>
      <w:r w:rsidRPr="00312546">
        <w:t xml:space="preserve">: </w:t>
      </w:r>
    </w:p>
    <w:p w:rsidR="00B41B19" w:rsidRDefault="00B41B19" w:rsidP="00B41B19">
      <w:pPr>
        <w:pStyle w:val="BodyText1"/>
      </w:pPr>
      <w:r>
        <w:t>None identified</w:t>
      </w:r>
    </w:p>
    <w:p w:rsidR="002236E9" w:rsidRDefault="002236E9" w:rsidP="00AB3666">
      <w:pPr>
        <w:pStyle w:val="BodyText1"/>
      </w:pPr>
    </w:p>
    <w:p w:rsidR="00364F14" w:rsidRPr="000A5CBD" w:rsidRDefault="00364F14" w:rsidP="000A5CBD">
      <w:pPr>
        <w:pStyle w:val="Heading3"/>
      </w:pPr>
      <w:bookmarkStart w:id="85" w:name="_Ref308675390"/>
      <w:bookmarkStart w:id="86" w:name="_Ref308675398"/>
      <w:bookmarkStart w:id="87" w:name="_Toc312930353"/>
      <w:r w:rsidRPr="000A5CBD">
        <w:t xml:space="preserve">Campaign Item </w:t>
      </w:r>
      <w:r w:rsidR="00605EB9" w:rsidRPr="000A5CBD">
        <w:t xml:space="preserve">(CI) </w:t>
      </w:r>
      <w:r w:rsidRPr="000A5CBD">
        <w:t>Information Communication</w:t>
      </w:r>
      <w:bookmarkEnd w:id="85"/>
      <w:bookmarkEnd w:id="86"/>
      <w:bookmarkEnd w:id="87"/>
    </w:p>
    <w:p w:rsidR="00364F14" w:rsidRDefault="00364F14" w:rsidP="00364F14">
      <w:pPr>
        <w:ind w:left="720" w:hanging="720"/>
      </w:pPr>
      <w:r w:rsidRPr="00976AB7">
        <w:rPr>
          <w:b/>
        </w:rPr>
        <w:t>Summary</w:t>
      </w:r>
      <w:r w:rsidRPr="00312546">
        <w:t>: </w:t>
      </w:r>
      <w:r>
        <w:t xml:space="preserve">The campaign item is created by the Canoe campaign manager and shared between Canoe and the </w:t>
      </w:r>
      <w:r w:rsidR="005F19B6">
        <w:t>CIP consumer</w:t>
      </w:r>
      <w:r>
        <w:t>.  Campaign Item related data is communicated at various stages including:</w:t>
      </w:r>
    </w:p>
    <w:p w:rsidR="00364F14" w:rsidRDefault="00364F14" w:rsidP="00D96454">
      <w:pPr>
        <w:numPr>
          <w:ilvl w:val="0"/>
          <w:numId w:val="90"/>
        </w:numPr>
      </w:pPr>
      <w:r>
        <w:lastRenderedPageBreak/>
        <w:t>When the Pre-Flight stage is reached</w:t>
      </w:r>
      <w:r w:rsidR="00367020">
        <w:t xml:space="preserve"> (the campaign item is sufficiently defined to support readiness checks)</w:t>
      </w:r>
    </w:p>
    <w:p w:rsidR="00364F14" w:rsidRDefault="00364F14" w:rsidP="00D96454">
      <w:pPr>
        <w:numPr>
          <w:ilvl w:val="0"/>
          <w:numId w:val="90"/>
        </w:numPr>
      </w:pPr>
      <w:r>
        <w:t>When the Flight stage is reached</w:t>
      </w:r>
      <w:r w:rsidR="00F3159C">
        <w:t xml:space="preserve"> (a configurable amount of time prior to the flight startDate)</w:t>
      </w:r>
    </w:p>
    <w:p w:rsidR="00364F14" w:rsidRDefault="008065FA" w:rsidP="00D96454">
      <w:pPr>
        <w:numPr>
          <w:ilvl w:val="0"/>
          <w:numId w:val="90"/>
        </w:numPr>
      </w:pPr>
      <w:r>
        <w:t>When the campaign item is in Pre-Flight or Flight and a change is made to the campaign item information</w:t>
      </w:r>
    </w:p>
    <w:p w:rsidR="00364F14" w:rsidRDefault="008065FA" w:rsidP="00D96454">
      <w:pPr>
        <w:numPr>
          <w:ilvl w:val="0"/>
          <w:numId w:val="90"/>
        </w:numPr>
      </w:pPr>
      <w:r>
        <w:t>When StateFeedback information is available</w:t>
      </w:r>
    </w:p>
    <w:p w:rsidR="00364F14" w:rsidRDefault="00364F14" w:rsidP="00894E4C"/>
    <w:p w:rsidR="00364F14" w:rsidRDefault="00364F14" w:rsidP="00364F14">
      <w:pPr>
        <w:ind w:left="720" w:hanging="720"/>
      </w:pPr>
      <w:r w:rsidRPr="00976AB7">
        <w:rPr>
          <w:b/>
        </w:rPr>
        <w:t>Actors</w:t>
      </w:r>
      <w:r w:rsidRPr="00312546">
        <w:t>:</w:t>
      </w:r>
      <w:r>
        <w:t xml:space="preserve"> The following actors are engaged:</w:t>
      </w:r>
    </w:p>
    <w:p w:rsidR="00364F14" w:rsidRDefault="005F19B6" w:rsidP="00D96454">
      <w:pPr>
        <w:numPr>
          <w:ilvl w:val="0"/>
          <w:numId w:val="91"/>
        </w:numPr>
      </w:pPr>
      <w:r>
        <w:t>CIP consumer</w:t>
      </w:r>
    </w:p>
    <w:p w:rsidR="00364F14" w:rsidRDefault="00364F14" w:rsidP="00D96454">
      <w:pPr>
        <w:numPr>
          <w:ilvl w:val="0"/>
          <w:numId w:val="91"/>
        </w:numPr>
      </w:pPr>
      <w:r>
        <w:t>Canoe campaign manager</w:t>
      </w:r>
    </w:p>
    <w:p w:rsidR="00364F14" w:rsidRDefault="00364F14" w:rsidP="00364F14">
      <w:pPr>
        <w:rPr>
          <w:b/>
        </w:rPr>
      </w:pPr>
    </w:p>
    <w:p w:rsidR="00364F14" w:rsidRDefault="00364F14" w:rsidP="00364F14">
      <w:r w:rsidRPr="00976AB7">
        <w:rPr>
          <w:b/>
        </w:rPr>
        <w:t>Preconditions</w:t>
      </w:r>
      <w:r w:rsidRPr="00312546">
        <w:t>: </w:t>
      </w:r>
      <w:r>
        <w:t>The following pre conditions are expected:</w:t>
      </w:r>
    </w:p>
    <w:p w:rsidR="00364F14" w:rsidRDefault="008065FA" w:rsidP="00D96454">
      <w:pPr>
        <w:numPr>
          <w:ilvl w:val="0"/>
          <w:numId w:val="92"/>
        </w:numPr>
      </w:pPr>
      <w:r>
        <w:t xml:space="preserve">The Canoe campaign manager has been configured to send the initial CIP </w:t>
      </w:r>
      <w:r w:rsidR="00EF51F2">
        <w:t xml:space="preserve">as soon as it meets required completeness to support </w:t>
      </w:r>
      <w:r w:rsidR="00C9682E">
        <w:t xml:space="preserve">asset availability </w:t>
      </w:r>
      <w:r w:rsidR="00EF51F2">
        <w:t xml:space="preserve">checking. </w:t>
      </w:r>
    </w:p>
    <w:p w:rsidR="008065FA" w:rsidRDefault="008065FA" w:rsidP="00D96454">
      <w:pPr>
        <w:numPr>
          <w:ilvl w:val="0"/>
          <w:numId w:val="92"/>
        </w:numPr>
      </w:pPr>
      <w:r>
        <w:t>The Canoe campaign manager has been configured to send each campaign item in its own UpdateNotice.</w:t>
      </w:r>
    </w:p>
    <w:p w:rsidR="008065FA" w:rsidRDefault="008065FA" w:rsidP="00D96454">
      <w:pPr>
        <w:numPr>
          <w:ilvl w:val="0"/>
          <w:numId w:val="92"/>
        </w:numPr>
      </w:pPr>
      <w:r>
        <w:t>The Canoe campaign manager has been configured to send the</w:t>
      </w:r>
      <w:r w:rsidR="00367020">
        <w:t xml:space="preserve"> “active”</w:t>
      </w:r>
      <w:r>
        <w:t xml:space="preserve"> CIP </w:t>
      </w:r>
      <w:r w:rsidR="00B30E97">
        <w:t>1 hour prior to the flight start date/time.</w:t>
      </w:r>
    </w:p>
    <w:p w:rsidR="00B30E97" w:rsidRDefault="00B30E97" w:rsidP="00D96454">
      <w:pPr>
        <w:numPr>
          <w:ilvl w:val="0"/>
          <w:numId w:val="92"/>
        </w:numPr>
      </w:pPr>
      <w:r>
        <w:t xml:space="preserve">The </w:t>
      </w:r>
      <w:r w:rsidR="00EB28EB">
        <w:t>CIP consumer</w:t>
      </w:r>
      <w:r>
        <w:t xml:space="preserve"> has been configured to send each campaign item in its own FeedbackNotice.</w:t>
      </w:r>
    </w:p>
    <w:p w:rsidR="00364F14" w:rsidRDefault="00364F14" w:rsidP="00364F14">
      <w:pPr>
        <w:rPr>
          <w:b/>
        </w:rPr>
      </w:pPr>
    </w:p>
    <w:p w:rsidR="00364F14" w:rsidRDefault="00364F14" w:rsidP="00364F14">
      <w:r w:rsidRPr="00976AB7">
        <w:rPr>
          <w:b/>
        </w:rPr>
        <w:t>Basic course</w:t>
      </w:r>
      <w:r w:rsidRPr="00312546">
        <w:t>: </w:t>
      </w:r>
      <w:r>
        <w:t>The nominal path consists of:</w:t>
      </w:r>
    </w:p>
    <w:p w:rsidR="00364F14" w:rsidRDefault="00364F14" w:rsidP="00D96454">
      <w:pPr>
        <w:numPr>
          <w:ilvl w:val="0"/>
          <w:numId w:val="93"/>
        </w:numPr>
      </w:pPr>
      <w:r>
        <w:t xml:space="preserve">The </w:t>
      </w:r>
      <w:r w:rsidR="008065FA">
        <w:t xml:space="preserve">User creates a campaign containing 1 or more </w:t>
      </w:r>
      <w:r w:rsidR="00605EB9">
        <w:t>CI’s</w:t>
      </w:r>
      <w:r w:rsidR="008065FA">
        <w:t xml:space="preserve"> using the Canoe campaign manager</w:t>
      </w:r>
      <w:r>
        <w:t>.</w:t>
      </w:r>
      <w:r w:rsidR="00367020">
        <w:t xml:space="preserve">  </w:t>
      </w:r>
      <w:r w:rsidR="00605EB9">
        <w:t xml:space="preserve">The Canoe campaign manager does not communicate a CI to the MSO until the following </w:t>
      </w:r>
      <w:r w:rsidR="00361965">
        <w:t>readiness information requirements</w:t>
      </w:r>
      <w:r w:rsidR="00605EB9">
        <w:t xml:space="preserve"> are met for the CI:</w:t>
      </w:r>
    </w:p>
    <w:p w:rsidR="00605EB9" w:rsidRDefault="00605EB9" w:rsidP="00D96454">
      <w:pPr>
        <w:numPr>
          <w:ilvl w:val="1"/>
          <w:numId w:val="93"/>
        </w:numPr>
      </w:pPr>
      <w:r>
        <w:t>The state of the campaign in the Canoe campaign manager is past “Draft”</w:t>
      </w:r>
    </w:p>
    <w:p w:rsidR="00605EB9" w:rsidRDefault="00605EB9" w:rsidP="00D96454">
      <w:pPr>
        <w:numPr>
          <w:ilvl w:val="1"/>
          <w:numId w:val="93"/>
        </w:numPr>
      </w:pPr>
      <w:r>
        <w:t>The CI Flight Window has been established</w:t>
      </w:r>
    </w:p>
    <w:p w:rsidR="00A377C2" w:rsidRDefault="00605EB9" w:rsidP="00D96454">
      <w:pPr>
        <w:numPr>
          <w:ilvl w:val="1"/>
          <w:numId w:val="93"/>
        </w:numPr>
      </w:pPr>
      <w:r>
        <w:t>1 or more ad assets have been assigned to the CI</w:t>
      </w:r>
    </w:p>
    <w:p w:rsidR="00B30E97" w:rsidRDefault="00B30E97" w:rsidP="00D96454">
      <w:pPr>
        <w:numPr>
          <w:ilvl w:val="0"/>
          <w:numId w:val="93"/>
        </w:numPr>
      </w:pPr>
      <w:r>
        <w:t xml:space="preserve">The Canoe campaign manager communicates the </w:t>
      </w:r>
      <w:r w:rsidR="00605EB9">
        <w:t xml:space="preserve">CI with a recState=”com” </w:t>
      </w:r>
      <w:r w:rsidR="00367020">
        <w:t>(</w:t>
      </w:r>
      <w:r>
        <w:t xml:space="preserve">as a </w:t>
      </w:r>
      <w:r w:rsidR="0031234A">
        <w:t>C</w:t>
      </w:r>
      <w:r>
        <w:t>IP</w:t>
      </w:r>
      <w:r w:rsidR="00367020">
        <w:t xml:space="preserve"> in an UpdateNotice</w:t>
      </w:r>
      <w:proofErr w:type="gramStart"/>
      <w:r w:rsidR="00367020">
        <w:t>)</w:t>
      </w:r>
      <w:r>
        <w:t xml:space="preserve"> </w:t>
      </w:r>
      <w:r w:rsidR="00605EB9">
        <w:t xml:space="preserve"> as</w:t>
      </w:r>
      <w:proofErr w:type="gramEnd"/>
      <w:r w:rsidR="00605EB9">
        <w:t xml:space="preserve"> part of a standard </w:t>
      </w:r>
      <w:r w:rsidR="00EA6587">
        <w:t xml:space="preserve">scheduled </w:t>
      </w:r>
      <w:r w:rsidR="00605EB9">
        <w:t>CI update to the MSO</w:t>
      </w:r>
      <w:r>
        <w:t>.</w:t>
      </w:r>
      <w:r w:rsidR="00EA6587">
        <w:t xml:space="preserve">  </w:t>
      </w:r>
      <w:r w:rsidR="002B79C9">
        <w:t xml:space="preserve">The revision of all Bundles, Placements, Phases and StateFeedback elements will be “1”. </w:t>
      </w:r>
    </w:p>
    <w:p w:rsidR="00B30E97" w:rsidRDefault="00B30E97" w:rsidP="00D96454">
      <w:pPr>
        <w:numPr>
          <w:ilvl w:val="0"/>
          <w:numId w:val="93"/>
        </w:numPr>
      </w:pPr>
      <w:r>
        <w:t xml:space="preserve">The </w:t>
      </w:r>
      <w:r w:rsidR="005F19B6">
        <w:t>CIP consumer</w:t>
      </w:r>
      <w:r>
        <w:t xml:space="preserve"> </w:t>
      </w:r>
      <w:r w:rsidR="00DC1EBF">
        <w:t xml:space="preserve">must </w:t>
      </w:r>
      <w:r w:rsidR="00292C24">
        <w:t>achnowledge the UpdateNotice with an UpdateResponse.</w:t>
      </w:r>
    </w:p>
    <w:p w:rsidR="00292C24" w:rsidRDefault="00292C24" w:rsidP="00D96454">
      <w:pPr>
        <w:numPr>
          <w:ilvl w:val="1"/>
          <w:numId w:val="93"/>
        </w:numPr>
      </w:pPr>
      <w:r>
        <w:t xml:space="preserve">If the UpdateNotice is accepted, the campaign item is implemented within the </w:t>
      </w:r>
      <w:r w:rsidR="005F19B6">
        <w:t>CIP consumer</w:t>
      </w:r>
      <w:r>
        <w:t xml:space="preserve"> and the UpdateResponse </w:t>
      </w:r>
      <w:r w:rsidR="00DC1EBF">
        <w:t xml:space="preserve">must </w:t>
      </w:r>
      <w:r>
        <w:t xml:space="preserve">contain </w:t>
      </w:r>
      <w:proofErr w:type="gramStart"/>
      <w:r>
        <w:t>a</w:t>
      </w:r>
      <w:proofErr w:type="gramEnd"/>
      <w:r>
        <w:t xml:space="preserve"> msgResult=”OK”.  The Canoe campaign manager </w:t>
      </w:r>
      <w:r w:rsidR="00DC1EBF">
        <w:t xml:space="preserve">must </w:t>
      </w:r>
      <w:r>
        <w:t>log the Acknowledgement as successful.</w:t>
      </w:r>
    </w:p>
    <w:p w:rsidR="00292C24" w:rsidRDefault="00292C24" w:rsidP="00D96454">
      <w:pPr>
        <w:numPr>
          <w:ilvl w:val="1"/>
          <w:numId w:val="93"/>
        </w:numPr>
      </w:pPr>
      <w:r>
        <w:t xml:space="preserve">If the UpdateNotice is not accepted, the </w:t>
      </w:r>
      <w:r w:rsidR="005F19B6">
        <w:t>CIP consumer</w:t>
      </w:r>
      <w:r>
        <w:t xml:space="preserve"> do not implement the campaign item and the UpdateResponse </w:t>
      </w:r>
      <w:r w:rsidR="00DC1EBF">
        <w:t xml:space="preserve">must </w:t>
      </w:r>
      <w:r>
        <w:t xml:space="preserve">contain </w:t>
      </w:r>
      <w:proofErr w:type="gramStart"/>
      <w:r>
        <w:t>a</w:t>
      </w:r>
      <w:proofErr w:type="gramEnd"/>
      <w:r>
        <w:t xml:space="preserve"> msgResult=“FAIL”</w:t>
      </w:r>
      <w:r w:rsidR="00F31685">
        <w:t xml:space="preserve"> and contain a Notes element containing specific details of the failure</w:t>
      </w:r>
      <w:r>
        <w:t xml:space="preserve">.  The Canoe campaign manager </w:t>
      </w:r>
      <w:r w:rsidR="00DC1EBF">
        <w:t xml:space="preserve">must </w:t>
      </w:r>
      <w:r>
        <w:t>log the Acknowledgement as unsuccessful.</w:t>
      </w:r>
      <w:r w:rsidR="00CC234D">
        <w:t xml:space="preserve">  </w:t>
      </w:r>
      <w:r w:rsidR="00A377C2">
        <w:t>Canoe Operations will monitor the log and facilitate resolution.</w:t>
      </w:r>
      <w:r w:rsidR="00EF51F2">
        <w:t xml:space="preserve">  MSO operations must also log, monitor and facilitate resolution of all </w:t>
      </w:r>
      <w:r w:rsidR="00F31685">
        <w:t>failed</w:t>
      </w:r>
      <w:r w:rsidR="00EF51F2">
        <w:t xml:space="preserve"> FeedbackResponses.</w:t>
      </w:r>
    </w:p>
    <w:p w:rsidR="00364F14" w:rsidRDefault="00364F14" w:rsidP="00D96454">
      <w:pPr>
        <w:numPr>
          <w:ilvl w:val="0"/>
          <w:numId w:val="93"/>
        </w:numPr>
      </w:pPr>
      <w:r>
        <w:lastRenderedPageBreak/>
        <w:t xml:space="preserve">The </w:t>
      </w:r>
      <w:r w:rsidR="00EB28EB">
        <w:t xml:space="preserve">CIP consumer </w:t>
      </w:r>
      <w:r w:rsidR="00DC1EBF">
        <w:t xml:space="preserve">must </w:t>
      </w:r>
      <w:r>
        <w:t xml:space="preserve">begin checking asset availability (mediaState) based on the date/time represented in the beginRequired attribute of the ContentMgmt element.  The beginRequired date/time will </w:t>
      </w:r>
      <w:r w:rsidR="00A377C2">
        <w:t>be the current date/t</w:t>
      </w:r>
      <w:r w:rsidR="00F3159C">
        <w:t>ime</w:t>
      </w:r>
      <w:r w:rsidR="00A377C2">
        <w:t xml:space="preserve"> when the Canoe campaign manager created the UpdateNotice.  The endRequired attribute will equal the flight endDate.</w:t>
      </w:r>
    </w:p>
    <w:p w:rsidR="00C8093B" w:rsidRDefault="00364F14" w:rsidP="00D96454">
      <w:pPr>
        <w:numPr>
          <w:ilvl w:val="0"/>
          <w:numId w:val="93"/>
        </w:numPr>
      </w:pPr>
      <w:r>
        <w:t xml:space="preserve">The </w:t>
      </w:r>
      <w:r w:rsidR="005F19B6">
        <w:t>CIP consumer</w:t>
      </w:r>
      <w:r w:rsidR="00C8093B">
        <w:t xml:space="preserve"> generate</w:t>
      </w:r>
      <w:r w:rsidR="00C9682E">
        <w:t>s</w:t>
      </w:r>
      <w:r w:rsidR="00C8093B">
        <w:t xml:space="preserve"> a FeedbackNotice for each campai</w:t>
      </w:r>
      <w:r w:rsidR="00F51C2D">
        <w:t>g</w:t>
      </w:r>
      <w:r w:rsidR="00C8093B">
        <w:t>n item.  It is communicated with other FeedbackNotices in a batch communication.  The FeedbackNotice</w:t>
      </w:r>
      <w:r w:rsidR="001C4790">
        <w:t xml:space="preserve">(s) </w:t>
      </w:r>
      <w:r w:rsidR="00C8093B">
        <w:t>must:</w:t>
      </w:r>
    </w:p>
    <w:p w:rsidR="00364F14" w:rsidRDefault="00C8093B" w:rsidP="00D96454">
      <w:pPr>
        <w:numPr>
          <w:ilvl w:val="1"/>
          <w:numId w:val="93"/>
        </w:numPr>
      </w:pPr>
      <w:r>
        <w:t>R</w:t>
      </w:r>
      <w:r w:rsidR="00364F14">
        <w:t xml:space="preserve">eport mediaState for </w:t>
      </w:r>
      <w:r w:rsidR="002B79C9">
        <w:t>each as</w:t>
      </w:r>
      <w:r w:rsidR="00364F14">
        <w:t>set</w:t>
      </w:r>
      <w:r w:rsidR="001C4790">
        <w:t xml:space="preserve"> in the campaign item</w:t>
      </w:r>
      <w:r w:rsidR="00364F14">
        <w:t>.</w:t>
      </w:r>
    </w:p>
    <w:p w:rsidR="00364F14" w:rsidRDefault="001C4790" w:rsidP="00D96454">
      <w:pPr>
        <w:numPr>
          <w:ilvl w:val="1"/>
          <w:numId w:val="93"/>
        </w:numPr>
      </w:pPr>
      <w:r>
        <w:t>R</w:t>
      </w:r>
      <w:r w:rsidR="00364F14">
        <w:t>eport executionState for the campaign item</w:t>
      </w:r>
      <w:r>
        <w:t>.</w:t>
      </w:r>
    </w:p>
    <w:p w:rsidR="00F51C2D" w:rsidRDefault="00F51C2D" w:rsidP="00D96454">
      <w:pPr>
        <w:numPr>
          <w:ilvl w:val="1"/>
          <w:numId w:val="93"/>
        </w:numPr>
      </w:pPr>
      <w:r>
        <w:t xml:space="preserve">Occur no less </w:t>
      </w:r>
      <w:r w:rsidR="00DC351F">
        <w:t>than every X configurable minutes.  Initially X=15 minutes.</w:t>
      </w:r>
    </w:p>
    <w:p w:rsidR="00F51C2D" w:rsidRDefault="00F51C2D" w:rsidP="00D96454">
      <w:pPr>
        <w:numPr>
          <w:ilvl w:val="0"/>
          <w:numId w:val="93"/>
        </w:numPr>
      </w:pPr>
      <w:r>
        <w:t xml:space="preserve">The Canoe campaign manager </w:t>
      </w:r>
      <w:r w:rsidR="00DC1EBF">
        <w:t xml:space="preserve">must </w:t>
      </w:r>
      <w:r>
        <w:t>acknowledge each FeedbackNotice with a FeedbackResponse.</w:t>
      </w:r>
    </w:p>
    <w:p w:rsidR="00F51C2D" w:rsidRDefault="00F51C2D" w:rsidP="00D96454">
      <w:pPr>
        <w:numPr>
          <w:ilvl w:val="1"/>
          <w:numId w:val="93"/>
        </w:numPr>
      </w:pPr>
      <w:r>
        <w:t>If the FeedbackNotice is accepted, the Feedback</w:t>
      </w:r>
      <w:r w:rsidR="00EF51F2">
        <w:t>Response</w:t>
      </w:r>
      <w:r>
        <w:t xml:space="preserve"> </w:t>
      </w:r>
      <w:r w:rsidR="00DC1EBF">
        <w:t>must have</w:t>
      </w:r>
      <w:r>
        <w:t xml:space="preserve"> a msgResult=”OK”</w:t>
      </w:r>
      <w:r w:rsidR="00DC351F">
        <w:t xml:space="preserve"> </w:t>
      </w:r>
    </w:p>
    <w:p w:rsidR="00C9682E" w:rsidRDefault="00DC351F" w:rsidP="00D96454">
      <w:pPr>
        <w:numPr>
          <w:ilvl w:val="1"/>
          <w:numId w:val="93"/>
        </w:numPr>
      </w:pPr>
      <w:r>
        <w:t xml:space="preserve">If the UpdateNotice is not accepted, the </w:t>
      </w:r>
      <w:r w:rsidR="005F19B6">
        <w:t>CIP consumer</w:t>
      </w:r>
      <w:r>
        <w:t xml:space="preserve"> do not implement the campaign item and the UpdateResponse must contain </w:t>
      </w:r>
      <w:proofErr w:type="gramStart"/>
      <w:r>
        <w:t>a</w:t>
      </w:r>
      <w:proofErr w:type="gramEnd"/>
      <w:r>
        <w:t xml:space="preserve"> msgResult=“FAIL” and contain a Notes element containing specific details of the failure.  The Canoe campaign manager must log the Acknowledgement as unsuccessful.  Canoe Operations will monitor the log and facilitate resolution.  MSO operations must also log, monitor and facilitate resolution of all failed FeedbackResponses.</w:t>
      </w:r>
    </w:p>
    <w:p w:rsidR="00DC351F" w:rsidRDefault="00DC351F" w:rsidP="00D96454">
      <w:pPr>
        <w:numPr>
          <w:ilvl w:val="0"/>
          <w:numId w:val="93"/>
        </w:numPr>
      </w:pPr>
      <w:r>
        <w:t>The Canoe campaign manager may communicate pre-flight updates to the CIP.  Any pre-flight updates to the CIP must be transmitted in an UpdateNotice with the batch update.  Revision of Bundles, Placements, Phases and StateFeedback elements are incremented with each UpdateNotice.</w:t>
      </w:r>
    </w:p>
    <w:p w:rsidR="00F51C2D" w:rsidRDefault="00F51C2D" w:rsidP="00D96454">
      <w:pPr>
        <w:numPr>
          <w:ilvl w:val="0"/>
          <w:numId w:val="93"/>
        </w:numPr>
      </w:pPr>
      <w:r>
        <w:t xml:space="preserve">The </w:t>
      </w:r>
      <w:r w:rsidR="005F19B6">
        <w:t>CIP consumer</w:t>
      </w:r>
      <w:r>
        <w:t xml:space="preserve"> </w:t>
      </w:r>
      <w:r w:rsidR="00DC1EBF">
        <w:t>must</w:t>
      </w:r>
      <w:r>
        <w:t xml:space="preserve"> acknowledge these UpdateNotices with a</w:t>
      </w:r>
      <w:r w:rsidR="00392ECF">
        <w:t>n</w:t>
      </w:r>
      <w:r>
        <w:t xml:space="preserve"> UpdateResponse in the manner described in step 3.  </w:t>
      </w:r>
    </w:p>
    <w:p w:rsidR="00F51C2D" w:rsidRDefault="00F51C2D" w:rsidP="00D96454">
      <w:pPr>
        <w:numPr>
          <w:ilvl w:val="1"/>
          <w:numId w:val="93"/>
        </w:numPr>
      </w:pPr>
      <w:r>
        <w:t xml:space="preserve">If an UpdateNotice is not accepted the </w:t>
      </w:r>
      <w:r w:rsidR="005F19B6">
        <w:t>CIP consumer</w:t>
      </w:r>
      <w:r>
        <w:t xml:space="preserve"> </w:t>
      </w:r>
      <w:r w:rsidR="00DC1EBF">
        <w:t>must</w:t>
      </w:r>
      <w:r>
        <w:t xml:space="preserve"> continue to execute </w:t>
      </w:r>
      <w:r w:rsidR="00EF51F2">
        <w:t xml:space="preserve">readiness checks </w:t>
      </w:r>
      <w:r>
        <w:t xml:space="preserve">using the </w:t>
      </w:r>
      <w:r w:rsidR="00EF51F2">
        <w:t>currently implemented CI information</w:t>
      </w:r>
      <w:r w:rsidR="00392ECF">
        <w:t>.</w:t>
      </w:r>
    </w:p>
    <w:p w:rsidR="00F51C2D" w:rsidRDefault="00DC1EBF" w:rsidP="00D96454">
      <w:pPr>
        <w:numPr>
          <w:ilvl w:val="0"/>
          <w:numId w:val="93"/>
        </w:numPr>
      </w:pPr>
      <w:r>
        <w:t xml:space="preserve">The Canoe campaign manager must communicate the </w:t>
      </w:r>
      <w:r w:rsidR="00EF51F2">
        <w:t>CI</w:t>
      </w:r>
      <w:r>
        <w:t xml:space="preserve"> </w:t>
      </w:r>
      <w:r w:rsidR="00392ECF">
        <w:t xml:space="preserve">to the CIP consumer </w:t>
      </w:r>
      <w:r w:rsidR="00EF51F2">
        <w:t>X</w:t>
      </w:r>
      <w:r>
        <w:t xml:space="preserve"> configurable duration prior to the flight start date/time</w:t>
      </w:r>
      <w:r w:rsidR="007D40FC">
        <w:t xml:space="preserve"> (</w:t>
      </w:r>
      <w:r w:rsidR="006D74F4">
        <w:t>referred</w:t>
      </w:r>
      <w:r w:rsidR="007D40FC">
        <w:t xml:space="preserve"> to as the </w:t>
      </w:r>
      <w:r w:rsidR="00116F03">
        <w:t>“Activate Duration”</w:t>
      </w:r>
      <w:r w:rsidR="002B79C9">
        <w:t>)</w:t>
      </w:r>
      <w:r>
        <w:t xml:space="preserve">.  In this UC, </w:t>
      </w:r>
      <w:r w:rsidR="00116F03">
        <w:t>Activate Duration</w:t>
      </w:r>
      <w:r>
        <w:t xml:space="preserve">=1 hour.  The </w:t>
      </w:r>
      <w:r w:rsidR="00EF51F2">
        <w:t xml:space="preserve">CI is communicated within a </w:t>
      </w:r>
      <w:r>
        <w:t>CIP</w:t>
      </w:r>
      <w:r w:rsidR="00C54391">
        <w:t xml:space="preserve"> within an UpdateNotice.  The CI is communicated with a recState=”act”</w:t>
      </w:r>
      <w:r w:rsidR="00116F03">
        <w:t xml:space="preserve">.  </w:t>
      </w:r>
      <w:r w:rsidR="006D74F4">
        <w:t xml:space="preserve">Revision of Bundles, Placements, Phases and StateFeedback elements are incremented.  </w:t>
      </w:r>
      <w:r w:rsidR="00116F03">
        <w:t>This update only occurs when the CI contains the following</w:t>
      </w:r>
      <w:r w:rsidR="00361965">
        <w:t xml:space="preserve"> execution </w:t>
      </w:r>
      <w:r w:rsidR="00116F03">
        <w:t>information incremental to the readiness requirements defined in step 1.</w:t>
      </w:r>
    </w:p>
    <w:p w:rsidR="00116F03" w:rsidRDefault="00116F03" w:rsidP="00D96454">
      <w:pPr>
        <w:numPr>
          <w:ilvl w:val="1"/>
          <w:numId w:val="93"/>
        </w:numPr>
      </w:pPr>
      <w:r>
        <w:t>The CI must have a priority</w:t>
      </w:r>
    </w:p>
    <w:p w:rsidR="00116F03" w:rsidRDefault="00116F03" w:rsidP="00D96454">
      <w:pPr>
        <w:numPr>
          <w:ilvl w:val="1"/>
          <w:numId w:val="93"/>
        </w:numPr>
      </w:pPr>
      <w:r>
        <w:t>Each Asset must have a defined Category</w:t>
      </w:r>
    </w:p>
    <w:p w:rsidR="00DC1EBF" w:rsidRDefault="00DC1EBF" w:rsidP="00D96454">
      <w:pPr>
        <w:numPr>
          <w:ilvl w:val="0"/>
          <w:numId w:val="93"/>
        </w:numPr>
      </w:pPr>
      <w:r>
        <w:t xml:space="preserve">The </w:t>
      </w:r>
      <w:r w:rsidR="005F19B6">
        <w:t>CIP consumer</w:t>
      </w:r>
      <w:r>
        <w:t xml:space="preserve"> must acknowledge </w:t>
      </w:r>
      <w:r w:rsidR="00983337">
        <w:t xml:space="preserve">each </w:t>
      </w:r>
      <w:r>
        <w:t>UpdateNotice with a</w:t>
      </w:r>
      <w:r w:rsidR="00983337">
        <w:t>n</w:t>
      </w:r>
      <w:r>
        <w:t xml:space="preserve"> UpdateResponse in the manner described in step 8.</w:t>
      </w:r>
    </w:p>
    <w:p w:rsidR="00983337" w:rsidRDefault="00983337" w:rsidP="00D96454">
      <w:pPr>
        <w:numPr>
          <w:ilvl w:val="0"/>
          <w:numId w:val="93"/>
        </w:numPr>
      </w:pPr>
      <w:r>
        <w:t xml:space="preserve">The </w:t>
      </w:r>
      <w:r w:rsidR="005F19B6">
        <w:t>CIP consumer</w:t>
      </w:r>
      <w:r>
        <w:t xml:space="preserve"> generate</w:t>
      </w:r>
      <w:r w:rsidR="00C9682E">
        <w:t>s</w:t>
      </w:r>
      <w:r>
        <w:t xml:space="preserve"> a FeedbackNotice for each </w:t>
      </w:r>
      <w:r w:rsidR="006D74F4">
        <w:t>campaign item</w:t>
      </w:r>
      <w:r>
        <w:t>.  It is communicated with other FeedbackNotices in a batch communication.  The FeedbackNotice(s) must:</w:t>
      </w:r>
    </w:p>
    <w:p w:rsidR="00983337" w:rsidRDefault="00983337" w:rsidP="00D96454">
      <w:pPr>
        <w:numPr>
          <w:ilvl w:val="1"/>
          <w:numId w:val="93"/>
        </w:numPr>
      </w:pPr>
      <w:r>
        <w:t xml:space="preserve">Report </w:t>
      </w:r>
      <w:r w:rsidR="00C54391">
        <w:t xml:space="preserve">current </w:t>
      </w:r>
      <w:r>
        <w:t>mediaState for all assets in the campaign item.</w:t>
      </w:r>
    </w:p>
    <w:p w:rsidR="00983337" w:rsidRDefault="00983337" w:rsidP="00D96454">
      <w:pPr>
        <w:numPr>
          <w:ilvl w:val="1"/>
          <w:numId w:val="93"/>
        </w:numPr>
      </w:pPr>
      <w:r>
        <w:lastRenderedPageBreak/>
        <w:t xml:space="preserve">Report </w:t>
      </w:r>
      <w:r w:rsidR="00C54391">
        <w:t xml:space="preserve">current </w:t>
      </w:r>
      <w:r>
        <w:t>executionState for the campaign item.</w:t>
      </w:r>
    </w:p>
    <w:p w:rsidR="00983337" w:rsidRDefault="00983337" w:rsidP="00D96454">
      <w:pPr>
        <w:numPr>
          <w:ilvl w:val="1"/>
          <w:numId w:val="93"/>
        </w:numPr>
      </w:pPr>
      <w:r>
        <w:t xml:space="preserve">Report </w:t>
      </w:r>
      <w:r w:rsidR="00F3159C">
        <w:t xml:space="preserve">cumulative </w:t>
      </w:r>
      <w:r>
        <w:t>occurences of insertions for each ad asset</w:t>
      </w:r>
      <w:r w:rsidR="00F3159C">
        <w:t>.</w:t>
      </w:r>
    </w:p>
    <w:p w:rsidR="00983337" w:rsidRDefault="00983337" w:rsidP="00D96454">
      <w:pPr>
        <w:numPr>
          <w:ilvl w:val="1"/>
          <w:numId w:val="93"/>
        </w:numPr>
      </w:pPr>
      <w:r>
        <w:t xml:space="preserve">Report </w:t>
      </w:r>
      <w:r w:rsidR="00F3159C">
        <w:t xml:space="preserve">cumulative </w:t>
      </w:r>
      <w:r>
        <w:t>occurences of views for each ad asset</w:t>
      </w:r>
      <w:r w:rsidR="00F3159C">
        <w:t>.</w:t>
      </w:r>
    </w:p>
    <w:p w:rsidR="00983337" w:rsidRDefault="00983337" w:rsidP="00D96454">
      <w:pPr>
        <w:numPr>
          <w:ilvl w:val="1"/>
          <w:numId w:val="93"/>
        </w:numPr>
      </w:pPr>
      <w:r>
        <w:t xml:space="preserve">Occur no less than every </w:t>
      </w:r>
      <w:r w:rsidR="00F3159C">
        <w:t>X configurable minutes.  Initially X=</w:t>
      </w:r>
      <w:r>
        <w:t>15 minutes.</w:t>
      </w:r>
    </w:p>
    <w:p w:rsidR="00983337" w:rsidRDefault="00983337" w:rsidP="00D96454">
      <w:pPr>
        <w:numPr>
          <w:ilvl w:val="0"/>
          <w:numId w:val="93"/>
        </w:numPr>
      </w:pPr>
      <w:r>
        <w:t>The Canoe campaign manager must acknowledge each FeedbackNotice with a FeedbackResponse.</w:t>
      </w:r>
    </w:p>
    <w:p w:rsidR="00983337" w:rsidRDefault="00983337" w:rsidP="00D96454">
      <w:pPr>
        <w:numPr>
          <w:ilvl w:val="1"/>
          <w:numId w:val="93"/>
        </w:numPr>
      </w:pPr>
      <w:r>
        <w:t>If the FeedbackNotice is accepted, the Feedback</w:t>
      </w:r>
      <w:r w:rsidR="0058306A">
        <w:t>Response</w:t>
      </w:r>
      <w:r>
        <w:t xml:space="preserve"> must have a msgResult=”OK”</w:t>
      </w:r>
    </w:p>
    <w:p w:rsidR="00983337" w:rsidRDefault="00983337" w:rsidP="00D96454">
      <w:pPr>
        <w:numPr>
          <w:ilvl w:val="1"/>
          <w:numId w:val="93"/>
        </w:numPr>
      </w:pPr>
      <w:r>
        <w:t>If the FeedbackNotice is not accepted, the Feedback</w:t>
      </w:r>
      <w:r w:rsidR="0058306A">
        <w:t>Response</w:t>
      </w:r>
      <w:r>
        <w:t xml:space="preserve"> must have </w:t>
      </w:r>
      <w:proofErr w:type="gramStart"/>
      <w:r>
        <w:t>a</w:t>
      </w:r>
      <w:proofErr w:type="gramEnd"/>
      <w:r>
        <w:t xml:space="preserve"> msgResult=”FAIL”.</w:t>
      </w:r>
      <w:r w:rsidR="00C54391">
        <w:t xml:space="preserve">  The Canoe campaign manager must log the Acknowledgement as unsuccessful.  Canoe Operations will monitor the log and facilitate resolution. MSO operations must also log, monitor and facilitate resolution of all non-“OK” FeedbackResponses.</w:t>
      </w:r>
    </w:p>
    <w:p w:rsidR="00983337" w:rsidRDefault="00983337" w:rsidP="00D96454">
      <w:pPr>
        <w:numPr>
          <w:ilvl w:val="0"/>
          <w:numId w:val="93"/>
        </w:numPr>
      </w:pPr>
      <w:r>
        <w:t>The Canoe campaign manager will communicate changes to the CIP.  Certain changes to the CIP must be transmitted in an immediate manner (see 2.7.9 &amp; 2.7.10).  Other changes are communicated with the batch update.  All changes are transmitted in an UpdateNotice.</w:t>
      </w:r>
      <w:r w:rsidR="006D74F4">
        <w:t xml:space="preserve">  Every UpdateNotice will result in incrementing the revision of Bundles, Placements, Phases and StateFeedback elements.  </w:t>
      </w:r>
    </w:p>
    <w:p w:rsidR="00983337" w:rsidRDefault="00983337" w:rsidP="00D96454">
      <w:pPr>
        <w:numPr>
          <w:ilvl w:val="0"/>
          <w:numId w:val="93"/>
        </w:numPr>
      </w:pPr>
      <w:r>
        <w:t xml:space="preserve">The </w:t>
      </w:r>
      <w:r w:rsidR="005F19B6">
        <w:t>CIP consumer</w:t>
      </w:r>
      <w:r>
        <w:t xml:space="preserve"> must acknowledge each UpdateNotice with an UpdateResponse in the manner described in step 3.  </w:t>
      </w:r>
    </w:p>
    <w:p w:rsidR="00983337" w:rsidRDefault="00983337" w:rsidP="00D96454">
      <w:pPr>
        <w:numPr>
          <w:ilvl w:val="1"/>
          <w:numId w:val="93"/>
        </w:numPr>
      </w:pPr>
      <w:r>
        <w:t>If an UpdateNotice is not accepted</w:t>
      </w:r>
      <w:r w:rsidR="00C54391">
        <w:t xml:space="preserve"> the </w:t>
      </w:r>
      <w:r w:rsidR="005F19B6">
        <w:t>CIP consumer</w:t>
      </w:r>
      <w:r w:rsidR="00C54391">
        <w:t xml:space="preserve"> must continue to execute using the currently implemented CI information</w:t>
      </w:r>
      <w:r w:rsidR="00E26BB5">
        <w:t xml:space="preserve">CIP </w:t>
      </w:r>
      <w:proofErr w:type="gramStart"/>
      <w:r w:rsidR="00E26BB5">
        <w:t xml:space="preserve">consumer </w:t>
      </w:r>
      <w:r>
        <w:t>.</w:t>
      </w:r>
      <w:proofErr w:type="gramEnd"/>
    </w:p>
    <w:p w:rsidR="00364F14" w:rsidRDefault="00364F14" w:rsidP="00364F14">
      <w:pPr>
        <w:rPr>
          <w:b/>
        </w:rPr>
      </w:pPr>
    </w:p>
    <w:p w:rsidR="00C54391" w:rsidRDefault="00364F14" w:rsidP="00364F14">
      <w:r w:rsidRPr="00976AB7">
        <w:rPr>
          <w:b/>
        </w:rPr>
        <w:t>Alternative course</w:t>
      </w:r>
      <w:r w:rsidRPr="00312546">
        <w:t>: </w:t>
      </w:r>
      <w:r w:rsidR="007D40FC">
        <w:fldChar w:fldCharType="begin"/>
      </w:r>
      <w:r w:rsidR="007D40FC">
        <w:instrText xml:space="preserve"> REF _Ref309275441 \h </w:instrText>
      </w:r>
      <w:r w:rsidR="007D40FC">
        <w:fldChar w:fldCharType="separate"/>
      </w:r>
      <w:r w:rsidR="004C4B35">
        <w:t>recState Transition</w:t>
      </w:r>
      <w:r w:rsidR="007D40FC">
        <w:fldChar w:fldCharType="end"/>
      </w:r>
      <w:r w:rsidR="007D40FC">
        <w:t xml:space="preserve"> </w:t>
      </w:r>
      <w:r w:rsidR="00C54391">
        <w:t>below demonstrates the recState flows that occur in the normal path as well as the alternate paths described below.</w:t>
      </w:r>
    </w:p>
    <w:p w:rsidR="00C54391" w:rsidRDefault="00C54391" w:rsidP="00364F14"/>
    <w:p w:rsidR="00C54391" w:rsidRDefault="007D40FC" w:rsidP="00364F14">
      <w:r w:rsidRPr="007D40FC">
        <w:rPr>
          <w:noProof/>
        </w:rPr>
        <w:drawing>
          <wp:inline distT="0" distB="0" distL="0" distR="0" wp14:anchorId="5EB14BD0" wp14:editId="32104F48">
            <wp:extent cx="5943600" cy="153547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5477"/>
                    </a:xfrm>
                    <a:prstGeom prst="rect">
                      <a:avLst/>
                    </a:prstGeom>
                    <a:noFill/>
                    <a:ln>
                      <a:noFill/>
                    </a:ln>
                  </pic:spPr>
                </pic:pic>
              </a:graphicData>
            </a:graphic>
          </wp:inline>
        </w:drawing>
      </w:r>
    </w:p>
    <w:p w:rsidR="00C54391" w:rsidRDefault="007D40FC" w:rsidP="00B52D9D">
      <w:pPr>
        <w:pStyle w:val="Caption"/>
        <w:outlineLvl w:val="9"/>
      </w:pPr>
      <w:r>
        <w:t xml:space="preserve">Figure </w:t>
      </w:r>
      <w:fldSimple w:instr=" SEQ Figure \* ARABIC ">
        <w:r w:rsidR="004C4B35">
          <w:rPr>
            <w:noProof/>
          </w:rPr>
          <w:t>5</w:t>
        </w:r>
      </w:fldSimple>
      <w:r>
        <w:t xml:space="preserve"> - </w:t>
      </w:r>
      <w:bookmarkStart w:id="88" w:name="_Ref309275441"/>
      <w:r>
        <w:t>recState Transition</w:t>
      </w:r>
      <w:bookmarkEnd w:id="88"/>
    </w:p>
    <w:p w:rsidR="007D40FC" w:rsidRDefault="007D40FC" w:rsidP="00364F14"/>
    <w:p w:rsidR="00364F14" w:rsidRDefault="00364F14" w:rsidP="00364F14">
      <w:r>
        <w:t>The alternative paths may consist of:</w:t>
      </w:r>
    </w:p>
    <w:p w:rsidR="0082549C" w:rsidRDefault="0082549C" w:rsidP="00364F14"/>
    <w:p w:rsidR="007D40FC" w:rsidRDefault="007D40FC" w:rsidP="00364F14">
      <w:r>
        <w:t xml:space="preserve">A campaign item is created within the </w:t>
      </w:r>
      <w:r w:rsidR="00116F03">
        <w:t>Activate Duration or later</w:t>
      </w:r>
    </w:p>
    <w:p w:rsidR="00116F03" w:rsidRDefault="00116F03" w:rsidP="00D96454">
      <w:pPr>
        <w:pStyle w:val="ListParagraph"/>
        <w:numPr>
          <w:ilvl w:val="0"/>
          <w:numId w:val="96"/>
        </w:numPr>
      </w:pPr>
      <w:r w:rsidRPr="008701B4">
        <w:rPr>
          <w:rFonts w:ascii="Times New Roman" w:hAnsi="Times New Roman"/>
          <w:sz w:val="20"/>
          <w:szCs w:val="20"/>
        </w:rPr>
        <w:t>The User</w:t>
      </w:r>
      <w:r>
        <w:rPr>
          <w:rFonts w:ascii="Times New Roman" w:hAnsi="Times New Roman"/>
          <w:sz w:val="20"/>
          <w:szCs w:val="20"/>
        </w:rPr>
        <w:t xml:space="preserve"> creates a CI during the flight window</w:t>
      </w:r>
      <w:r w:rsidRPr="008701B4">
        <w:rPr>
          <w:rFonts w:ascii="Times New Roman" w:hAnsi="Times New Roman"/>
          <w:sz w:val="20"/>
          <w:szCs w:val="20"/>
        </w:rPr>
        <w:t xml:space="preserve"> </w:t>
      </w:r>
      <w:r>
        <w:rPr>
          <w:rFonts w:ascii="Times New Roman" w:hAnsi="Times New Roman"/>
          <w:sz w:val="20"/>
          <w:szCs w:val="20"/>
        </w:rPr>
        <w:t>or within the Activate Duration of the flight.window.</w:t>
      </w:r>
    </w:p>
    <w:p w:rsidR="00116F03" w:rsidRDefault="00361965" w:rsidP="00D96454">
      <w:pPr>
        <w:pStyle w:val="ListParagraph"/>
        <w:numPr>
          <w:ilvl w:val="0"/>
          <w:numId w:val="96"/>
        </w:numPr>
      </w:pPr>
      <w:r>
        <w:rPr>
          <w:rFonts w:ascii="Times New Roman" w:hAnsi="Times New Roman"/>
          <w:sz w:val="20"/>
          <w:szCs w:val="20"/>
        </w:rPr>
        <w:t>If both the readiness information requirements (see step 1 in the main flow) and execution information requirements (se step 9 in the main flow) have been met, t</w:t>
      </w:r>
      <w:r w:rsidR="00116F03">
        <w:rPr>
          <w:rFonts w:ascii="Times New Roman" w:hAnsi="Times New Roman"/>
          <w:sz w:val="20"/>
          <w:szCs w:val="20"/>
        </w:rPr>
        <w:t xml:space="preserve">he Canoe campaign manager sends an immediate </w:t>
      </w:r>
      <w:r w:rsidR="00116F03">
        <w:rPr>
          <w:rFonts w:ascii="Times New Roman" w:hAnsi="Times New Roman"/>
          <w:sz w:val="20"/>
          <w:szCs w:val="20"/>
        </w:rPr>
        <w:lastRenderedPageBreak/>
        <w:t xml:space="preserve">update for the CI.  The update must communicate </w:t>
      </w:r>
      <w:proofErr w:type="gramStart"/>
      <w:r w:rsidR="00116F03">
        <w:rPr>
          <w:rFonts w:ascii="Times New Roman" w:hAnsi="Times New Roman"/>
          <w:sz w:val="20"/>
          <w:szCs w:val="20"/>
        </w:rPr>
        <w:t>a  recState</w:t>
      </w:r>
      <w:proofErr w:type="gramEnd"/>
      <w:r w:rsidR="00116F03">
        <w:rPr>
          <w:rFonts w:ascii="Times New Roman" w:hAnsi="Times New Roman"/>
          <w:sz w:val="20"/>
          <w:szCs w:val="20"/>
        </w:rPr>
        <w:t xml:space="preserve"> of “act” (rather than “com” as would be the normal case when a CI is created).</w:t>
      </w:r>
    </w:p>
    <w:p w:rsidR="00116F03" w:rsidRPr="008701B4" w:rsidRDefault="00116F03" w:rsidP="00D96454">
      <w:pPr>
        <w:pStyle w:val="ListParagraph"/>
        <w:numPr>
          <w:ilvl w:val="0"/>
          <w:numId w:val="96"/>
        </w:num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w:t>
      </w:r>
      <w:r w:rsidR="005F19B6">
        <w:rPr>
          <w:rFonts w:ascii="Times New Roman" w:hAnsi="Times New Roman"/>
          <w:sz w:val="20"/>
          <w:szCs w:val="20"/>
        </w:rPr>
        <w:t>s</w:t>
      </w:r>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8701B4" w:rsidRDefault="00F121A9" w:rsidP="00364F14">
      <w:r>
        <w:t>An active c</w:t>
      </w:r>
      <w:r w:rsidR="00AF255F" w:rsidRPr="008701B4">
        <w:t xml:space="preserve">ampaign is </w:t>
      </w:r>
      <w:r>
        <w:t>paused</w:t>
      </w:r>
    </w:p>
    <w:p w:rsidR="00364F14" w:rsidRDefault="008701B4" w:rsidP="00D96454">
      <w:pPr>
        <w:pStyle w:val="ListParagraph"/>
        <w:numPr>
          <w:ilvl w:val="0"/>
          <w:numId w:val="121"/>
        </w:numPr>
      </w:pPr>
      <w:r w:rsidRPr="008701B4">
        <w:rPr>
          <w:rFonts w:ascii="Times New Roman" w:hAnsi="Times New Roman"/>
          <w:sz w:val="20"/>
          <w:szCs w:val="20"/>
        </w:rPr>
        <w:t>The User change</w:t>
      </w:r>
      <w:r>
        <w:rPr>
          <w:rFonts w:ascii="Times New Roman" w:hAnsi="Times New Roman"/>
          <w:sz w:val="20"/>
          <w:szCs w:val="20"/>
        </w:rPr>
        <w:t>s</w:t>
      </w:r>
      <w:r w:rsidRPr="008701B4">
        <w:rPr>
          <w:rFonts w:ascii="Times New Roman" w:hAnsi="Times New Roman"/>
          <w:sz w:val="20"/>
          <w:szCs w:val="20"/>
        </w:rPr>
        <w:t xml:space="preserve"> the state of a campaign within the Canoe campaign manager</w:t>
      </w:r>
      <w:r>
        <w:rPr>
          <w:rFonts w:ascii="Times New Roman" w:hAnsi="Times New Roman"/>
          <w:sz w:val="20"/>
          <w:szCs w:val="20"/>
        </w:rPr>
        <w:t xml:space="preserve"> from “Active” to “Paused”.  This will </w:t>
      </w:r>
      <w:proofErr w:type="gramStart"/>
      <w:r>
        <w:rPr>
          <w:rFonts w:ascii="Times New Roman" w:hAnsi="Times New Roman"/>
          <w:sz w:val="20"/>
          <w:szCs w:val="20"/>
        </w:rPr>
        <w:t>pause</w:t>
      </w:r>
      <w:proofErr w:type="gramEnd"/>
      <w:r>
        <w:rPr>
          <w:rFonts w:ascii="Times New Roman" w:hAnsi="Times New Roman"/>
          <w:sz w:val="20"/>
          <w:szCs w:val="20"/>
        </w:rPr>
        <w:t xml:space="preserve"> </w:t>
      </w:r>
      <w:r w:rsidRPr="008701B4">
        <w:rPr>
          <w:rFonts w:ascii="Times New Roman" w:hAnsi="Times New Roman"/>
          <w:sz w:val="20"/>
          <w:szCs w:val="20"/>
        </w:rPr>
        <w:t>every campaign item in the campaign.</w:t>
      </w:r>
      <w:r w:rsidR="00D33BD5">
        <w:rPr>
          <w:rFonts w:ascii="Times New Roman" w:hAnsi="Times New Roman"/>
          <w:sz w:val="20"/>
          <w:szCs w:val="20"/>
        </w:rPr>
        <w:t xml:space="preserve">  A user can also have the same impact by changing the “Active Flag” for the campaign from “true” to “false”</w:t>
      </w:r>
      <w:r w:rsidR="00F02E4B">
        <w:rPr>
          <w:rFonts w:ascii="Times New Roman" w:hAnsi="Times New Roman"/>
          <w:sz w:val="20"/>
          <w:szCs w:val="20"/>
        </w:rPr>
        <w:t>.</w:t>
      </w:r>
    </w:p>
    <w:p w:rsidR="008701B4" w:rsidRDefault="008701B4" w:rsidP="00D96454">
      <w:pPr>
        <w:pStyle w:val="ListParagraph"/>
        <w:numPr>
          <w:ilvl w:val="0"/>
          <w:numId w:val="121"/>
        </w:numPr>
      </w:pPr>
      <w:r>
        <w:rPr>
          <w:rFonts w:ascii="Times New Roman" w:hAnsi="Times New Roman"/>
          <w:sz w:val="20"/>
          <w:szCs w:val="20"/>
        </w:rPr>
        <w:t xml:space="preserve">The Canoe campaign manager sends an immediate update for every campaign item in the paused campaign to the </w:t>
      </w:r>
      <w:r w:rsidR="005F19B6">
        <w:rPr>
          <w:rFonts w:ascii="Times New Roman" w:hAnsi="Times New Roman"/>
          <w:sz w:val="20"/>
          <w:szCs w:val="20"/>
        </w:rPr>
        <w:t>CIP consumer</w:t>
      </w:r>
      <w:r>
        <w:rPr>
          <w:rFonts w:ascii="Times New Roman" w:hAnsi="Times New Roman"/>
          <w:sz w:val="20"/>
          <w:szCs w:val="20"/>
        </w:rPr>
        <w:t>.  The update changes the recState of each bundle and placement element from “act” to “pse”</w:t>
      </w:r>
    </w:p>
    <w:p w:rsidR="00BB4A5C" w:rsidRPr="008701B4" w:rsidRDefault="00BB4A5C" w:rsidP="00D96454">
      <w:pPr>
        <w:pStyle w:val="ListParagraph"/>
        <w:numPr>
          <w:ilvl w:val="0"/>
          <w:numId w:val="121"/>
        </w:num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BB4A5C" w:rsidRDefault="00F121A9" w:rsidP="00BB4A5C">
      <w:r>
        <w:t>A paused c</w:t>
      </w:r>
      <w:r w:rsidR="00BB4A5C" w:rsidRPr="008701B4">
        <w:t xml:space="preserve">ampaign is </w:t>
      </w:r>
      <w:r>
        <w:t>a</w:t>
      </w:r>
      <w:r w:rsidR="00BB4A5C">
        <w:t>ctivated</w:t>
      </w:r>
    </w:p>
    <w:p w:rsidR="00BB4A5C" w:rsidRDefault="00BB4A5C" w:rsidP="00D96454">
      <w:pPr>
        <w:pStyle w:val="ListParagraph"/>
        <w:numPr>
          <w:ilvl w:val="0"/>
          <w:numId w:val="97"/>
        </w:numPr>
        <w:rPr>
          <w:rFonts w:ascii="Times New Roman" w:hAnsi="Times New Roman"/>
          <w:sz w:val="20"/>
          <w:szCs w:val="20"/>
        </w:rPr>
      </w:pPr>
      <w:r w:rsidRPr="00B30F89">
        <w:rPr>
          <w:rFonts w:ascii="Times New Roman" w:hAnsi="Times New Roman"/>
          <w:sz w:val="20"/>
          <w:szCs w:val="20"/>
        </w:rPr>
        <w:t>The User change</w:t>
      </w:r>
      <w:r>
        <w:rPr>
          <w:rFonts w:ascii="Times New Roman" w:hAnsi="Times New Roman"/>
          <w:sz w:val="20"/>
          <w:szCs w:val="20"/>
        </w:rPr>
        <w:t>s</w:t>
      </w:r>
      <w:r w:rsidRPr="00B30F89">
        <w:rPr>
          <w:rFonts w:ascii="Times New Roman" w:hAnsi="Times New Roman"/>
          <w:sz w:val="20"/>
          <w:szCs w:val="20"/>
        </w:rPr>
        <w:t xml:space="preserve"> the state of a campaign within the Canoe campaign manager</w:t>
      </w:r>
      <w:r>
        <w:rPr>
          <w:rFonts w:ascii="Times New Roman" w:hAnsi="Times New Roman"/>
          <w:sz w:val="20"/>
          <w:szCs w:val="20"/>
        </w:rPr>
        <w:t xml:space="preserve"> from “Paused” to “Active”.  This will activate </w:t>
      </w:r>
      <w:r w:rsidRPr="00B30F89">
        <w:rPr>
          <w:rFonts w:ascii="Times New Roman" w:hAnsi="Times New Roman"/>
          <w:sz w:val="20"/>
          <w:szCs w:val="20"/>
        </w:rPr>
        <w:t>every campaign item in the campaign.</w:t>
      </w:r>
      <w:r w:rsidR="00F02E4B">
        <w:rPr>
          <w:rFonts w:ascii="Times New Roman" w:hAnsi="Times New Roman"/>
          <w:sz w:val="20"/>
          <w:szCs w:val="20"/>
        </w:rPr>
        <w:t xml:space="preserve">  A user can also have the same impact by changing the “Active Flag” for the campaign from “false” to “true”.</w:t>
      </w:r>
    </w:p>
    <w:p w:rsidR="00BB4A5C" w:rsidRDefault="00BB4A5C" w:rsidP="00D96454">
      <w:pPr>
        <w:pStyle w:val="ListParagraph"/>
        <w:numPr>
          <w:ilvl w:val="0"/>
          <w:numId w:val="97"/>
        </w:numPr>
        <w:rPr>
          <w:rFonts w:ascii="Times New Roman" w:hAnsi="Times New Roman"/>
          <w:sz w:val="20"/>
          <w:szCs w:val="20"/>
        </w:rPr>
      </w:pPr>
      <w:r>
        <w:rPr>
          <w:rFonts w:ascii="Times New Roman" w:hAnsi="Times New Roman"/>
          <w:sz w:val="20"/>
          <w:szCs w:val="20"/>
        </w:rPr>
        <w:t xml:space="preserve">The Canoe campaign manager sends an immediate update for every campaign item in the activated campaign to the </w:t>
      </w:r>
      <w:r w:rsidR="005F19B6">
        <w:rPr>
          <w:rFonts w:ascii="Times New Roman" w:hAnsi="Times New Roman"/>
          <w:sz w:val="20"/>
          <w:szCs w:val="20"/>
        </w:rPr>
        <w:t>CIP consumer</w:t>
      </w:r>
      <w:r>
        <w:rPr>
          <w:rFonts w:ascii="Times New Roman" w:hAnsi="Times New Roman"/>
          <w:sz w:val="20"/>
          <w:szCs w:val="20"/>
        </w:rPr>
        <w:t>.  The update changes the recState of each bundle and placement element from “pse” to “act”</w:t>
      </w:r>
    </w:p>
    <w:p w:rsidR="00BB4A5C" w:rsidRPr="00B30F89" w:rsidRDefault="00BB4A5C" w:rsidP="00D96454">
      <w:pPr>
        <w:pStyle w:val="ListParagraph"/>
        <w:numPr>
          <w:ilvl w:val="0"/>
          <w:numId w:val="97"/>
        </w:numPr>
        <w:rPr>
          <w:rFonts w:ascii="Times New Roman" w:hAnsi="Times New Roman"/>
          <w:sz w:val="20"/>
          <w:szCs w:val="20"/>
        </w:r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D33BD5" w:rsidRDefault="00D33BD5" w:rsidP="00D33BD5">
      <w:r>
        <w:t>The campaign item “Active Flag” is changed from “true” to “false”</w:t>
      </w:r>
    </w:p>
    <w:p w:rsidR="00D33BD5" w:rsidRDefault="00D33BD5" w:rsidP="00D96454">
      <w:pPr>
        <w:pStyle w:val="ListParagraph"/>
        <w:numPr>
          <w:ilvl w:val="0"/>
          <w:numId w:val="119"/>
        </w:numPr>
      </w:pPr>
      <w:r w:rsidRPr="008701B4">
        <w:rPr>
          <w:rFonts w:ascii="Times New Roman" w:hAnsi="Times New Roman"/>
          <w:sz w:val="20"/>
          <w:szCs w:val="20"/>
        </w:rPr>
        <w:t>The User change</w:t>
      </w:r>
      <w:r>
        <w:rPr>
          <w:rFonts w:ascii="Times New Roman" w:hAnsi="Times New Roman"/>
          <w:sz w:val="20"/>
          <w:szCs w:val="20"/>
        </w:rPr>
        <w:t>s</w:t>
      </w:r>
      <w:r w:rsidRPr="008701B4">
        <w:rPr>
          <w:rFonts w:ascii="Times New Roman" w:hAnsi="Times New Roman"/>
          <w:sz w:val="20"/>
          <w:szCs w:val="20"/>
        </w:rPr>
        <w:t xml:space="preserve"> the </w:t>
      </w:r>
      <w:r w:rsidR="00F02E4B">
        <w:rPr>
          <w:rFonts w:ascii="Times New Roman" w:hAnsi="Times New Roman"/>
          <w:sz w:val="20"/>
          <w:szCs w:val="20"/>
        </w:rPr>
        <w:t xml:space="preserve">campaign item “Active Flag” from </w:t>
      </w:r>
      <w:r w:rsidR="00F02E4B">
        <w:t>“true” to “false”</w:t>
      </w:r>
      <w:r w:rsidRPr="008701B4">
        <w:rPr>
          <w:rFonts w:ascii="Times New Roman" w:hAnsi="Times New Roman"/>
          <w:sz w:val="20"/>
          <w:szCs w:val="20"/>
        </w:rPr>
        <w:t xml:space="preserve"> within the Canoe campaign manager</w:t>
      </w:r>
      <w:r>
        <w:rPr>
          <w:rFonts w:ascii="Times New Roman" w:hAnsi="Times New Roman"/>
          <w:sz w:val="20"/>
          <w:szCs w:val="20"/>
        </w:rPr>
        <w:t xml:space="preserve">.  This will </w:t>
      </w:r>
      <w:proofErr w:type="gramStart"/>
      <w:r>
        <w:rPr>
          <w:rFonts w:ascii="Times New Roman" w:hAnsi="Times New Roman"/>
          <w:sz w:val="20"/>
          <w:szCs w:val="20"/>
        </w:rPr>
        <w:t>pause</w:t>
      </w:r>
      <w:proofErr w:type="gramEnd"/>
      <w:r>
        <w:rPr>
          <w:rFonts w:ascii="Times New Roman" w:hAnsi="Times New Roman"/>
          <w:sz w:val="20"/>
          <w:szCs w:val="20"/>
        </w:rPr>
        <w:t xml:space="preserve"> </w:t>
      </w:r>
      <w:r w:rsidR="00F02E4B">
        <w:rPr>
          <w:rFonts w:ascii="Times New Roman" w:hAnsi="Times New Roman"/>
          <w:sz w:val="20"/>
          <w:szCs w:val="20"/>
        </w:rPr>
        <w:t xml:space="preserve">the </w:t>
      </w:r>
      <w:r w:rsidRPr="008701B4">
        <w:rPr>
          <w:rFonts w:ascii="Times New Roman" w:hAnsi="Times New Roman"/>
          <w:sz w:val="20"/>
          <w:szCs w:val="20"/>
        </w:rPr>
        <w:t>campaign item.</w:t>
      </w:r>
    </w:p>
    <w:p w:rsidR="00D33BD5" w:rsidRDefault="00D33BD5" w:rsidP="00D96454">
      <w:pPr>
        <w:pStyle w:val="ListParagraph"/>
        <w:numPr>
          <w:ilvl w:val="0"/>
          <w:numId w:val="119"/>
        </w:numPr>
      </w:pPr>
      <w:r>
        <w:rPr>
          <w:rFonts w:ascii="Times New Roman" w:hAnsi="Times New Roman"/>
          <w:sz w:val="20"/>
          <w:szCs w:val="20"/>
        </w:rPr>
        <w:t xml:space="preserve">The Canoe campaign manager sends an immediate update for </w:t>
      </w:r>
      <w:r w:rsidR="00F02E4B">
        <w:rPr>
          <w:rFonts w:ascii="Times New Roman" w:hAnsi="Times New Roman"/>
          <w:sz w:val="20"/>
          <w:szCs w:val="20"/>
        </w:rPr>
        <w:t xml:space="preserve">the </w:t>
      </w:r>
      <w:r>
        <w:rPr>
          <w:rFonts w:ascii="Times New Roman" w:hAnsi="Times New Roman"/>
          <w:sz w:val="20"/>
          <w:szCs w:val="20"/>
        </w:rPr>
        <w:t xml:space="preserve">campaign item to the </w:t>
      </w:r>
      <w:r w:rsidR="005F19B6">
        <w:rPr>
          <w:rFonts w:ascii="Times New Roman" w:hAnsi="Times New Roman"/>
          <w:sz w:val="20"/>
          <w:szCs w:val="20"/>
        </w:rPr>
        <w:t>CIP consumer</w:t>
      </w:r>
      <w:r>
        <w:rPr>
          <w:rFonts w:ascii="Times New Roman" w:hAnsi="Times New Roman"/>
          <w:sz w:val="20"/>
          <w:szCs w:val="20"/>
        </w:rPr>
        <w:t>.  The update changes the recState of each bundle and placement element from “act” to “pse”</w:t>
      </w:r>
    </w:p>
    <w:p w:rsidR="00D33BD5" w:rsidRPr="008701B4" w:rsidRDefault="00D33BD5" w:rsidP="00D96454">
      <w:pPr>
        <w:pStyle w:val="ListParagraph"/>
        <w:numPr>
          <w:ilvl w:val="0"/>
          <w:numId w:val="119"/>
        </w:num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F02E4B" w:rsidRDefault="00F02E4B" w:rsidP="00F02E4B">
      <w:r>
        <w:t>The campaign item “Active Flag” is changed from “false” to “true”</w:t>
      </w:r>
    </w:p>
    <w:p w:rsidR="00F02E4B" w:rsidRDefault="00F02E4B" w:rsidP="00D96454">
      <w:pPr>
        <w:pStyle w:val="ListParagraph"/>
        <w:numPr>
          <w:ilvl w:val="0"/>
          <w:numId w:val="120"/>
        </w:numPr>
        <w:rPr>
          <w:rFonts w:ascii="Times New Roman" w:hAnsi="Times New Roman"/>
          <w:sz w:val="20"/>
          <w:szCs w:val="20"/>
        </w:rPr>
      </w:pPr>
      <w:r w:rsidRPr="00B30F89">
        <w:rPr>
          <w:rFonts w:ascii="Times New Roman" w:hAnsi="Times New Roman"/>
          <w:sz w:val="20"/>
          <w:szCs w:val="20"/>
        </w:rPr>
        <w:t>The User change</w:t>
      </w:r>
      <w:r>
        <w:rPr>
          <w:rFonts w:ascii="Times New Roman" w:hAnsi="Times New Roman"/>
          <w:sz w:val="20"/>
          <w:szCs w:val="20"/>
        </w:rPr>
        <w:t>s</w:t>
      </w:r>
      <w:r w:rsidRPr="00B30F89">
        <w:rPr>
          <w:rFonts w:ascii="Times New Roman" w:hAnsi="Times New Roman"/>
          <w:sz w:val="20"/>
          <w:szCs w:val="20"/>
        </w:rPr>
        <w:t xml:space="preserve"> the </w:t>
      </w:r>
      <w:r>
        <w:t xml:space="preserve">campaign item “Active Flag” from “false” to “true” </w:t>
      </w:r>
      <w:r w:rsidRPr="00B30F89">
        <w:rPr>
          <w:rFonts w:ascii="Times New Roman" w:hAnsi="Times New Roman"/>
          <w:sz w:val="20"/>
          <w:szCs w:val="20"/>
        </w:rPr>
        <w:t>within the Canoe campaign manager</w:t>
      </w:r>
      <w:r>
        <w:rPr>
          <w:rFonts w:ascii="Times New Roman" w:hAnsi="Times New Roman"/>
          <w:sz w:val="20"/>
          <w:szCs w:val="20"/>
        </w:rPr>
        <w:t xml:space="preserve">.  This will activate the </w:t>
      </w:r>
      <w:r w:rsidRPr="00B30F89">
        <w:rPr>
          <w:rFonts w:ascii="Times New Roman" w:hAnsi="Times New Roman"/>
          <w:sz w:val="20"/>
          <w:szCs w:val="20"/>
        </w:rPr>
        <w:t>campaign item.</w:t>
      </w:r>
      <w:r>
        <w:rPr>
          <w:rFonts w:ascii="Times New Roman" w:hAnsi="Times New Roman"/>
          <w:sz w:val="20"/>
          <w:szCs w:val="20"/>
        </w:rPr>
        <w:t xml:space="preserve"> </w:t>
      </w:r>
    </w:p>
    <w:p w:rsidR="00F02E4B" w:rsidRDefault="00F02E4B" w:rsidP="00D96454">
      <w:pPr>
        <w:pStyle w:val="ListParagraph"/>
        <w:numPr>
          <w:ilvl w:val="0"/>
          <w:numId w:val="120"/>
        </w:numPr>
        <w:rPr>
          <w:rFonts w:ascii="Times New Roman" w:hAnsi="Times New Roman"/>
          <w:sz w:val="20"/>
          <w:szCs w:val="20"/>
        </w:rPr>
      </w:pPr>
      <w:r>
        <w:rPr>
          <w:rFonts w:ascii="Times New Roman" w:hAnsi="Times New Roman"/>
          <w:sz w:val="20"/>
          <w:szCs w:val="20"/>
        </w:rPr>
        <w:t xml:space="preserve">The Canoe campaign manager sends an immediate update for the campaign item to the </w:t>
      </w:r>
      <w:r w:rsidR="005F19B6">
        <w:rPr>
          <w:rFonts w:ascii="Times New Roman" w:hAnsi="Times New Roman"/>
          <w:sz w:val="20"/>
          <w:szCs w:val="20"/>
        </w:rPr>
        <w:t>CIP consumer</w:t>
      </w:r>
      <w:r>
        <w:rPr>
          <w:rFonts w:ascii="Times New Roman" w:hAnsi="Times New Roman"/>
          <w:sz w:val="20"/>
          <w:szCs w:val="20"/>
        </w:rPr>
        <w:t>.  The update changes the recState of each bundle and placement element from “pse” to “act”</w:t>
      </w:r>
    </w:p>
    <w:p w:rsidR="00F02E4B" w:rsidRPr="00B30F89" w:rsidRDefault="00F02E4B" w:rsidP="00D96454">
      <w:pPr>
        <w:pStyle w:val="ListParagraph"/>
        <w:numPr>
          <w:ilvl w:val="0"/>
          <w:numId w:val="120"/>
        </w:numPr>
        <w:rPr>
          <w:rFonts w:ascii="Times New Roman" w:hAnsi="Times New Roman"/>
          <w:sz w:val="20"/>
          <w:szCs w:val="20"/>
        </w:r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BB4A5C" w:rsidRDefault="00F121A9" w:rsidP="00BB4A5C">
      <w:r>
        <w:t>A</w:t>
      </w:r>
      <w:r w:rsidR="00361965">
        <w:t xml:space="preserve"> </w:t>
      </w:r>
      <w:r>
        <w:t>c</w:t>
      </w:r>
      <w:r w:rsidR="00BB4A5C" w:rsidRPr="008701B4">
        <w:t>ampaign</w:t>
      </w:r>
      <w:r w:rsidR="00BB4A5C">
        <w:t xml:space="preserve"> </w:t>
      </w:r>
      <w:r>
        <w:t xml:space="preserve">is </w:t>
      </w:r>
      <w:r w:rsidR="00361965">
        <w:t>moved from Draft</w:t>
      </w:r>
    </w:p>
    <w:p w:rsidR="00BB4A5C" w:rsidRDefault="00BB4A5C" w:rsidP="00D96454">
      <w:pPr>
        <w:pStyle w:val="ListParagraph"/>
        <w:numPr>
          <w:ilvl w:val="0"/>
          <w:numId w:val="98"/>
        </w:numPr>
        <w:rPr>
          <w:rFonts w:ascii="Times New Roman" w:hAnsi="Times New Roman"/>
          <w:sz w:val="20"/>
          <w:szCs w:val="20"/>
        </w:rPr>
      </w:pPr>
      <w:r w:rsidRPr="00B30F89">
        <w:rPr>
          <w:rFonts w:ascii="Times New Roman" w:hAnsi="Times New Roman"/>
          <w:sz w:val="20"/>
          <w:szCs w:val="20"/>
        </w:rPr>
        <w:t>The User can change the state of a campaign within the Canoe campaign manager</w:t>
      </w:r>
      <w:r>
        <w:rPr>
          <w:rFonts w:ascii="Times New Roman" w:hAnsi="Times New Roman"/>
          <w:sz w:val="20"/>
          <w:szCs w:val="20"/>
        </w:rPr>
        <w:t xml:space="preserve"> from “</w:t>
      </w:r>
      <w:r w:rsidR="00361965">
        <w:rPr>
          <w:rFonts w:ascii="Times New Roman" w:hAnsi="Times New Roman"/>
          <w:sz w:val="20"/>
          <w:szCs w:val="20"/>
        </w:rPr>
        <w:t>Draft” to more mature states like “</w:t>
      </w:r>
      <w:r w:rsidR="00F121A9">
        <w:rPr>
          <w:rFonts w:ascii="Times New Roman" w:hAnsi="Times New Roman"/>
          <w:sz w:val="20"/>
          <w:szCs w:val="20"/>
        </w:rPr>
        <w:t>Requires Approval</w:t>
      </w:r>
      <w:r>
        <w:rPr>
          <w:rFonts w:ascii="Times New Roman" w:hAnsi="Times New Roman"/>
          <w:sz w:val="20"/>
          <w:szCs w:val="20"/>
        </w:rPr>
        <w:t xml:space="preserve">” </w:t>
      </w:r>
      <w:r w:rsidR="00361965">
        <w:rPr>
          <w:rFonts w:ascii="Times New Roman" w:hAnsi="Times New Roman"/>
          <w:sz w:val="20"/>
          <w:szCs w:val="20"/>
        </w:rPr>
        <w:t>or</w:t>
      </w:r>
      <w:r>
        <w:rPr>
          <w:rFonts w:ascii="Times New Roman" w:hAnsi="Times New Roman"/>
          <w:sz w:val="20"/>
          <w:szCs w:val="20"/>
        </w:rPr>
        <w:t xml:space="preserve"> “</w:t>
      </w:r>
      <w:r w:rsidR="00F121A9">
        <w:rPr>
          <w:rFonts w:ascii="Times New Roman" w:hAnsi="Times New Roman"/>
          <w:sz w:val="20"/>
          <w:szCs w:val="20"/>
        </w:rPr>
        <w:t>Active</w:t>
      </w:r>
      <w:r>
        <w:rPr>
          <w:rFonts w:ascii="Times New Roman" w:hAnsi="Times New Roman"/>
          <w:sz w:val="20"/>
          <w:szCs w:val="20"/>
        </w:rPr>
        <w:t>”.  This will</w:t>
      </w:r>
      <w:r w:rsidR="00361965">
        <w:rPr>
          <w:rFonts w:ascii="Times New Roman" w:hAnsi="Times New Roman"/>
          <w:sz w:val="20"/>
          <w:szCs w:val="20"/>
        </w:rPr>
        <w:t xml:space="preserve"> impact </w:t>
      </w:r>
      <w:r w:rsidRPr="00B30F89">
        <w:rPr>
          <w:rFonts w:ascii="Times New Roman" w:hAnsi="Times New Roman"/>
          <w:sz w:val="20"/>
          <w:szCs w:val="20"/>
        </w:rPr>
        <w:t>every campaign item in the campaign.</w:t>
      </w:r>
    </w:p>
    <w:p w:rsidR="00BB4A5C" w:rsidRDefault="002D38BC" w:rsidP="00D96454">
      <w:pPr>
        <w:pStyle w:val="ListParagraph"/>
        <w:numPr>
          <w:ilvl w:val="0"/>
          <w:numId w:val="98"/>
        </w:numPr>
        <w:rPr>
          <w:rFonts w:ascii="Times New Roman" w:hAnsi="Times New Roman"/>
          <w:sz w:val="20"/>
          <w:szCs w:val="20"/>
        </w:rPr>
      </w:pPr>
      <w:r>
        <w:rPr>
          <w:rFonts w:ascii="Times New Roman" w:hAnsi="Times New Roman"/>
          <w:sz w:val="20"/>
          <w:szCs w:val="20"/>
        </w:rPr>
        <w:t>For each CI that meets readiness information requirements, t</w:t>
      </w:r>
      <w:r w:rsidR="00BB4A5C">
        <w:rPr>
          <w:rFonts w:ascii="Times New Roman" w:hAnsi="Times New Roman"/>
          <w:sz w:val="20"/>
          <w:szCs w:val="20"/>
        </w:rPr>
        <w:t xml:space="preserve">he Canoe campaign manager </w:t>
      </w:r>
      <w:r>
        <w:rPr>
          <w:rFonts w:ascii="Times New Roman" w:hAnsi="Times New Roman"/>
          <w:sz w:val="20"/>
          <w:szCs w:val="20"/>
        </w:rPr>
        <w:t xml:space="preserve">communicates the CI to </w:t>
      </w:r>
      <w:r w:rsidR="00BB4A5C">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with a recStae=”com</w:t>
      </w:r>
      <w:proofErr w:type="gramStart"/>
      <w:r>
        <w:rPr>
          <w:rFonts w:ascii="Times New Roman" w:hAnsi="Times New Roman"/>
          <w:sz w:val="20"/>
          <w:szCs w:val="20"/>
        </w:rPr>
        <w:t xml:space="preserve">” </w:t>
      </w:r>
      <w:r w:rsidR="00BB4A5C">
        <w:rPr>
          <w:rFonts w:ascii="Times New Roman" w:hAnsi="Times New Roman"/>
          <w:sz w:val="20"/>
          <w:szCs w:val="20"/>
        </w:rPr>
        <w:t>.</w:t>
      </w:r>
      <w:proofErr w:type="gramEnd"/>
      <w:r w:rsidR="00BB4A5C">
        <w:rPr>
          <w:rFonts w:ascii="Times New Roman" w:hAnsi="Times New Roman"/>
          <w:sz w:val="20"/>
          <w:szCs w:val="20"/>
        </w:rPr>
        <w:t xml:space="preserve">  </w:t>
      </w:r>
    </w:p>
    <w:p w:rsidR="00BB4A5C" w:rsidRPr="00B30F89" w:rsidRDefault="00BB4A5C" w:rsidP="00D96454">
      <w:pPr>
        <w:pStyle w:val="ListParagraph"/>
        <w:numPr>
          <w:ilvl w:val="0"/>
          <w:numId w:val="98"/>
        </w:numPr>
        <w:rPr>
          <w:rFonts w:ascii="Times New Roman" w:hAnsi="Times New Roman"/>
          <w:sz w:val="20"/>
          <w:szCs w:val="20"/>
        </w:r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637700" w:rsidRDefault="00637700" w:rsidP="00637700">
      <w:r>
        <w:t>An active c</w:t>
      </w:r>
      <w:r w:rsidRPr="008701B4">
        <w:t>ampaign</w:t>
      </w:r>
      <w:r>
        <w:t xml:space="preserve"> is disapproved</w:t>
      </w:r>
    </w:p>
    <w:p w:rsidR="00637700" w:rsidRDefault="00637700" w:rsidP="00D96454">
      <w:pPr>
        <w:pStyle w:val="ListParagraph"/>
        <w:numPr>
          <w:ilvl w:val="0"/>
          <w:numId w:val="99"/>
        </w:numPr>
        <w:rPr>
          <w:rFonts w:ascii="Times New Roman" w:hAnsi="Times New Roman"/>
          <w:sz w:val="20"/>
          <w:szCs w:val="20"/>
        </w:rPr>
      </w:pPr>
      <w:r w:rsidRPr="00B30F89">
        <w:rPr>
          <w:rFonts w:ascii="Times New Roman" w:hAnsi="Times New Roman"/>
          <w:sz w:val="20"/>
          <w:szCs w:val="20"/>
        </w:rPr>
        <w:t>The User can change the state of a campaign within the Canoe campaign manager</w:t>
      </w:r>
      <w:r>
        <w:rPr>
          <w:rFonts w:ascii="Times New Roman" w:hAnsi="Times New Roman"/>
          <w:sz w:val="20"/>
          <w:szCs w:val="20"/>
        </w:rPr>
        <w:t xml:space="preserve"> from “Active” to “Requires Approval”.  This will </w:t>
      </w:r>
      <w:r w:rsidR="002D38BC">
        <w:rPr>
          <w:rFonts w:ascii="Times New Roman" w:hAnsi="Times New Roman"/>
          <w:sz w:val="20"/>
          <w:szCs w:val="20"/>
        </w:rPr>
        <w:t xml:space="preserve">impact </w:t>
      </w:r>
      <w:r w:rsidRPr="00B30F89">
        <w:rPr>
          <w:rFonts w:ascii="Times New Roman" w:hAnsi="Times New Roman"/>
          <w:sz w:val="20"/>
          <w:szCs w:val="20"/>
        </w:rPr>
        <w:t>every campaign item in the campaign.</w:t>
      </w:r>
    </w:p>
    <w:p w:rsidR="002D38BC" w:rsidRDefault="002D38BC" w:rsidP="00D96454">
      <w:pPr>
        <w:pStyle w:val="ListParagraph"/>
        <w:numPr>
          <w:ilvl w:val="0"/>
          <w:numId w:val="99"/>
        </w:numPr>
        <w:rPr>
          <w:rFonts w:ascii="Times New Roman" w:hAnsi="Times New Roman"/>
          <w:sz w:val="20"/>
          <w:szCs w:val="20"/>
        </w:rPr>
      </w:pPr>
      <w:r>
        <w:rPr>
          <w:rFonts w:ascii="Times New Roman" w:hAnsi="Times New Roman"/>
          <w:sz w:val="20"/>
          <w:szCs w:val="20"/>
        </w:rPr>
        <w:t>If the current recState of the CI is “com”, no update is sent to the MSO.</w:t>
      </w:r>
    </w:p>
    <w:p w:rsidR="00637700" w:rsidRDefault="002D38BC" w:rsidP="00D96454">
      <w:pPr>
        <w:pStyle w:val="ListParagraph"/>
        <w:numPr>
          <w:ilvl w:val="0"/>
          <w:numId w:val="99"/>
        </w:numPr>
        <w:rPr>
          <w:rFonts w:ascii="Times New Roman" w:hAnsi="Times New Roman"/>
          <w:sz w:val="20"/>
          <w:szCs w:val="20"/>
        </w:rPr>
      </w:pPr>
      <w:r>
        <w:rPr>
          <w:rFonts w:ascii="Times New Roman" w:hAnsi="Times New Roman"/>
          <w:sz w:val="20"/>
          <w:szCs w:val="20"/>
        </w:rPr>
        <w:t>If the current recState of the CI is “act”, t</w:t>
      </w:r>
      <w:r w:rsidR="00637700">
        <w:rPr>
          <w:rFonts w:ascii="Times New Roman" w:hAnsi="Times New Roman"/>
          <w:sz w:val="20"/>
          <w:szCs w:val="20"/>
        </w:rPr>
        <w:t xml:space="preserve">he Canoe campaign manager sends an immediate update to the </w:t>
      </w:r>
      <w:r w:rsidR="005F19B6">
        <w:rPr>
          <w:rFonts w:ascii="Times New Roman" w:hAnsi="Times New Roman"/>
          <w:sz w:val="20"/>
          <w:szCs w:val="20"/>
        </w:rPr>
        <w:t>CIP consumer</w:t>
      </w:r>
      <w:r w:rsidR="00637700">
        <w:rPr>
          <w:rFonts w:ascii="Times New Roman" w:hAnsi="Times New Roman"/>
          <w:sz w:val="20"/>
          <w:szCs w:val="20"/>
        </w:rPr>
        <w:t>.  The update changes the recState of each bundle and placement element from “act” to “</w:t>
      </w:r>
      <w:r w:rsidR="00272986">
        <w:rPr>
          <w:rFonts w:ascii="Times New Roman" w:hAnsi="Times New Roman"/>
          <w:sz w:val="20"/>
          <w:szCs w:val="20"/>
        </w:rPr>
        <w:t>pse</w:t>
      </w:r>
      <w:r w:rsidR="00637700">
        <w:rPr>
          <w:rFonts w:ascii="Times New Roman" w:hAnsi="Times New Roman"/>
          <w:sz w:val="20"/>
          <w:szCs w:val="20"/>
        </w:rPr>
        <w:t>”</w:t>
      </w:r>
    </w:p>
    <w:p w:rsidR="00637700" w:rsidRPr="00B30F89" w:rsidRDefault="00637700" w:rsidP="00D96454">
      <w:pPr>
        <w:pStyle w:val="ListParagraph"/>
        <w:numPr>
          <w:ilvl w:val="0"/>
          <w:numId w:val="99"/>
        </w:numPr>
        <w:rPr>
          <w:rFonts w:ascii="Times New Roman" w:hAnsi="Times New Roman"/>
          <w:sz w:val="20"/>
          <w:szCs w:val="20"/>
        </w:rPr>
      </w:pPr>
      <w:r>
        <w:rPr>
          <w:rFonts w:ascii="Times New Roman" w:hAnsi="Times New Roman"/>
          <w:sz w:val="20"/>
          <w:szCs w:val="20"/>
        </w:rPr>
        <w:lastRenderedPageBreak/>
        <w:t xml:space="preserve">The </w:t>
      </w:r>
      <w:r w:rsidR="005F19B6">
        <w:rPr>
          <w:rFonts w:ascii="Times New Roman" w:hAnsi="Times New Roman"/>
          <w:sz w:val="20"/>
          <w:szCs w:val="20"/>
        </w:rPr>
        <w:t>CIP consumer</w:t>
      </w:r>
      <w:r>
        <w:rPr>
          <w:rFonts w:ascii="Times New Roman" w:hAnsi="Times New Roman"/>
          <w:sz w:val="20"/>
          <w:szCs w:val="20"/>
        </w:rPr>
        <w:t xml:space="preserve"> respond</w:t>
      </w:r>
      <w:r w:rsidR="005F19B6">
        <w:rPr>
          <w:rFonts w:ascii="Times New Roman" w:hAnsi="Times New Roman"/>
          <w:sz w:val="20"/>
          <w:szCs w:val="20"/>
        </w:rPr>
        <w:t>s</w:t>
      </w:r>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272986" w:rsidRDefault="00272986" w:rsidP="00272986">
      <w:r>
        <w:t>A c</w:t>
      </w:r>
      <w:r w:rsidRPr="008701B4">
        <w:t>ampaign</w:t>
      </w:r>
      <w:r>
        <w:t xml:space="preserve"> is cancelled</w:t>
      </w:r>
    </w:p>
    <w:p w:rsidR="00272986" w:rsidRDefault="00272986" w:rsidP="00D96454">
      <w:pPr>
        <w:pStyle w:val="ListParagraph"/>
        <w:numPr>
          <w:ilvl w:val="0"/>
          <w:numId w:val="101"/>
        </w:numPr>
        <w:rPr>
          <w:rFonts w:ascii="Times New Roman" w:hAnsi="Times New Roman"/>
          <w:sz w:val="20"/>
          <w:szCs w:val="20"/>
        </w:rPr>
      </w:pPr>
      <w:r w:rsidRPr="00B30F89">
        <w:rPr>
          <w:rFonts w:ascii="Times New Roman" w:hAnsi="Times New Roman"/>
          <w:sz w:val="20"/>
          <w:szCs w:val="20"/>
        </w:rPr>
        <w:t>The User can change the state of a campaign within the Canoe campaign manager</w:t>
      </w:r>
      <w:r>
        <w:rPr>
          <w:rFonts w:ascii="Times New Roman" w:hAnsi="Times New Roman"/>
          <w:sz w:val="20"/>
          <w:szCs w:val="20"/>
        </w:rPr>
        <w:t xml:space="preserve"> from any state to “Cancelled”.  This will de-activate </w:t>
      </w:r>
      <w:r w:rsidRPr="00B30F89">
        <w:rPr>
          <w:rFonts w:ascii="Times New Roman" w:hAnsi="Times New Roman"/>
          <w:sz w:val="20"/>
          <w:szCs w:val="20"/>
        </w:rPr>
        <w:t>every campaign item in the campaign.</w:t>
      </w:r>
    </w:p>
    <w:p w:rsidR="00272986" w:rsidRDefault="00272986" w:rsidP="00D96454">
      <w:pPr>
        <w:pStyle w:val="ListParagraph"/>
        <w:numPr>
          <w:ilvl w:val="0"/>
          <w:numId w:val="101"/>
        </w:numPr>
        <w:rPr>
          <w:rFonts w:ascii="Times New Roman" w:hAnsi="Times New Roman"/>
          <w:sz w:val="20"/>
          <w:szCs w:val="20"/>
        </w:rPr>
      </w:pPr>
      <w:r>
        <w:rPr>
          <w:rFonts w:ascii="Times New Roman" w:hAnsi="Times New Roman"/>
          <w:sz w:val="20"/>
          <w:szCs w:val="20"/>
        </w:rPr>
        <w:t xml:space="preserve">If </w:t>
      </w:r>
      <w:r w:rsidR="0030357F">
        <w:rPr>
          <w:rFonts w:ascii="Times New Roman" w:hAnsi="Times New Roman"/>
          <w:sz w:val="20"/>
          <w:szCs w:val="20"/>
        </w:rPr>
        <w:t>an UpdateNotice has never been sent for the c</w:t>
      </w:r>
      <w:r>
        <w:rPr>
          <w:rFonts w:ascii="Times New Roman" w:hAnsi="Times New Roman"/>
          <w:sz w:val="20"/>
          <w:szCs w:val="20"/>
        </w:rPr>
        <w:t>ampaign</w:t>
      </w:r>
      <w:r w:rsidR="0030357F">
        <w:rPr>
          <w:rFonts w:ascii="Times New Roman" w:hAnsi="Times New Roman"/>
          <w:sz w:val="20"/>
          <w:szCs w:val="20"/>
        </w:rPr>
        <w:t xml:space="preserve">, no UpdateNotice will be generated.  Otherwise the </w:t>
      </w:r>
      <w:r>
        <w:rPr>
          <w:rFonts w:ascii="Times New Roman" w:hAnsi="Times New Roman"/>
          <w:sz w:val="20"/>
          <w:szCs w:val="20"/>
        </w:rPr>
        <w:t xml:space="preserve">Canoe campaign manager sends an immediate update for every </w:t>
      </w:r>
      <w:r w:rsidR="002D38BC">
        <w:rPr>
          <w:rFonts w:ascii="Times New Roman" w:hAnsi="Times New Roman"/>
          <w:sz w:val="20"/>
          <w:szCs w:val="20"/>
        </w:rPr>
        <w:t>CI</w:t>
      </w:r>
      <w:r>
        <w:rPr>
          <w:rFonts w:ascii="Times New Roman" w:hAnsi="Times New Roman"/>
          <w:sz w:val="20"/>
          <w:szCs w:val="20"/>
        </w:rPr>
        <w:t xml:space="preserve"> in the</w:t>
      </w:r>
      <w:r w:rsidR="0030357F">
        <w:rPr>
          <w:rFonts w:ascii="Times New Roman" w:hAnsi="Times New Roman"/>
          <w:sz w:val="20"/>
          <w:szCs w:val="20"/>
        </w:rPr>
        <w:t xml:space="preserve"> cancelled </w:t>
      </w:r>
      <w:r>
        <w:rPr>
          <w:rFonts w:ascii="Times New Roman" w:hAnsi="Times New Roman"/>
          <w:sz w:val="20"/>
          <w:szCs w:val="20"/>
        </w:rPr>
        <w:t xml:space="preserve">campaign to the </w:t>
      </w:r>
      <w:r w:rsidR="005F19B6">
        <w:rPr>
          <w:rFonts w:ascii="Times New Roman" w:hAnsi="Times New Roman"/>
          <w:sz w:val="20"/>
          <w:szCs w:val="20"/>
        </w:rPr>
        <w:t>CIP consumer</w:t>
      </w:r>
      <w:r>
        <w:rPr>
          <w:rFonts w:ascii="Times New Roman" w:hAnsi="Times New Roman"/>
          <w:sz w:val="20"/>
          <w:szCs w:val="20"/>
        </w:rPr>
        <w:t>.  The update changes the recState of each bundle and placement element to “wnd”.</w:t>
      </w:r>
    </w:p>
    <w:p w:rsidR="00272986" w:rsidRPr="00B30F89" w:rsidRDefault="00272986" w:rsidP="00D96454">
      <w:pPr>
        <w:pStyle w:val="ListParagraph"/>
        <w:numPr>
          <w:ilvl w:val="0"/>
          <w:numId w:val="101"/>
        </w:numPr>
        <w:rPr>
          <w:rFonts w:ascii="Times New Roman" w:hAnsi="Times New Roman"/>
          <w:sz w:val="20"/>
          <w:szCs w:val="20"/>
        </w:rPr>
      </w:pPr>
      <w:r>
        <w:rPr>
          <w:rFonts w:ascii="Times New Roman" w:hAnsi="Times New Roman"/>
          <w:sz w:val="20"/>
          <w:szCs w:val="20"/>
        </w:rPr>
        <w:t xml:space="preserve">The </w:t>
      </w:r>
      <w:r w:rsidR="005F19B6">
        <w:rPr>
          <w:rFonts w:ascii="Times New Roman" w:hAnsi="Times New Roman"/>
          <w:sz w:val="20"/>
          <w:szCs w:val="20"/>
        </w:rPr>
        <w:t>CIP consumer</w:t>
      </w:r>
      <w:r>
        <w:rPr>
          <w:rFonts w:ascii="Times New Roman" w:hAnsi="Times New Roman"/>
          <w:sz w:val="20"/>
          <w:szCs w:val="20"/>
        </w:rPr>
        <w:t xml:space="preserve"> respond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272986" w:rsidRDefault="00272986" w:rsidP="00272986">
      <w:r>
        <w:t>A campaign item is completed</w:t>
      </w:r>
    </w:p>
    <w:p w:rsidR="0030357F" w:rsidRDefault="00272986" w:rsidP="00D96454">
      <w:pPr>
        <w:pStyle w:val="ListParagraph"/>
        <w:numPr>
          <w:ilvl w:val="0"/>
          <w:numId w:val="100"/>
        </w:numPr>
        <w:rPr>
          <w:rFonts w:ascii="Times New Roman" w:hAnsi="Times New Roman"/>
          <w:sz w:val="20"/>
          <w:szCs w:val="20"/>
        </w:rPr>
      </w:pPr>
      <w:r w:rsidRPr="00B30F89">
        <w:rPr>
          <w:rFonts w:ascii="Times New Roman" w:hAnsi="Times New Roman"/>
          <w:sz w:val="20"/>
          <w:szCs w:val="20"/>
        </w:rPr>
        <w:t xml:space="preserve">The </w:t>
      </w:r>
      <w:r>
        <w:rPr>
          <w:rFonts w:ascii="Times New Roman" w:hAnsi="Times New Roman"/>
          <w:sz w:val="20"/>
          <w:szCs w:val="20"/>
        </w:rPr>
        <w:t xml:space="preserve">Canoe campaign manager can recognize the completion of a campaign in </w:t>
      </w:r>
      <w:r w:rsidR="0030357F">
        <w:rPr>
          <w:rFonts w:ascii="Times New Roman" w:hAnsi="Times New Roman"/>
          <w:sz w:val="20"/>
          <w:szCs w:val="20"/>
        </w:rPr>
        <w:t>two ways:</w:t>
      </w:r>
    </w:p>
    <w:p w:rsidR="0030357F" w:rsidRDefault="0030357F" w:rsidP="00D96454">
      <w:pPr>
        <w:pStyle w:val="ListParagraph"/>
        <w:numPr>
          <w:ilvl w:val="1"/>
          <w:numId w:val="100"/>
        </w:numPr>
        <w:rPr>
          <w:rFonts w:ascii="Times New Roman" w:hAnsi="Times New Roman"/>
          <w:sz w:val="20"/>
          <w:szCs w:val="20"/>
        </w:rPr>
      </w:pPr>
      <w:r>
        <w:rPr>
          <w:rFonts w:ascii="Times New Roman" w:hAnsi="Times New Roman"/>
          <w:sz w:val="20"/>
          <w:szCs w:val="20"/>
        </w:rPr>
        <w:t>The flight end date/time is reached</w:t>
      </w:r>
    </w:p>
    <w:p w:rsidR="0030357F" w:rsidRDefault="0030357F" w:rsidP="00D96454">
      <w:pPr>
        <w:pStyle w:val="ListParagraph"/>
        <w:numPr>
          <w:ilvl w:val="1"/>
          <w:numId w:val="100"/>
        </w:numPr>
        <w:rPr>
          <w:rFonts w:ascii="Times New Roman" w:hAnsi="Times New Roman"/>
          <w:sz w:val="20"/>
          <w:szCs w:val="20"/>
        </w:rPr>
      </w:pPr>
      <w:r>
        <w:rPr>
          <w:rFonts w:ascii="Times New Roman" w:hAnsi="Times New Roman"/>
          <w:sz w:val="20"/>
          <w:szCs w:val="20"/>
        </w:rPr>
        <w:t>The goal is achieved</w:t>
      </w:r>
    </w:p>
    <w:p w:rsidR="00272986" w:rsidRPr="002D1BC9" w:rsidRDefault="0030357F" w:rsidP="00D96454">
      <w:pPr>
        <w:pStyle w:val="ListParagraph"/>
        <w:numPr>
          <w:ilvl w:val="0"/>
          <w:numId w:val="100"/>
        </w:numPr>
        <w:rPr>
          <w:rFonts w:ascii="Times New Roman" w:hAnsi="Times New Roman"/>
          <w:sz w:val="20"/>
          <w:szCs w:val="20"/>
        </w:rPr>
      </w:pPr>
      <w:r w:rsidRPr="0030357F">
        <w:rPr>
          <w:rFonts w:ascii="Times New Roman" w:hAnsi="Times New Roman"/>
          <w:sz w:val="20"/>
          <w:szCs w:val="20"/>
        </w:rPr>
        <w:t xml:space="preserve">If either of these occurs </w:t>
      </w:r>
      <w:r>
        <w:rPr>
          <w:rFonts w:ascii="Times New Roman" w:hAnsi="Times New Roman"/>
          <w:sz w:val="20"/>
          <w:szCs w:val="20"/>
        </w:rPr>
        <w:t>t</w:t>
      </w:r>
      <w:r w:rsidR="00272986" w:rsidRPr="0030357F">
        <w:rPr>
          <w:rFonts w:ascii="Times New Roman" w:hAnsi="Times New Roman"/>
          <w:sz w:val="20"/>
          <w:szCs w:val="20"/>
        </w:rPr>
        <w:t xml:space="preserve">he Canoe campaign manager sends an immediate update for </w:t>
      </w:r>
      <w:r>
        <w:rPr>
          <w:rFonts w:ascii="Times New Roman" w:hAnsi="Times New Roman"/>
          <w:sz w:val="20"/>
          <w:szCs w:val="20"/>
        </w:rPr>
        <w:t xml:space="preserve">the </w:t>
      </w:r>
      <w:r w:rsidR="00272986" w:rsidRPr="0030357F">
        <w:rPr>
          <w:rFonts w:ascii="Times New Roman" w:hAnsi="Times New Roman"/>
          <w:sz w:val="20"/>
          <w:szCs w:val="20"/>
        </w:rPr>
        <w:t xml:space="preserve">campaign item </w:t>
      </w:r>
      <w:r w:rsidR="002D1BC9">
        <w:rPr>
          <w:rFonts w:ascii="Times New Roman" w:hAnsi="Times New Roman"/>
          <w:sz w:val="20"/>
          <w:szCs w:val="20"/>
        </w:rPr>
        <w:t>to</w:t>
      </w:r>
      <w:r w:rsidR="00272986" w:rsidRPr="0030357F">
        <w:rPr>
          <w:rFonts w:ascii="Times New Roman" w:hAnsi="Times New Roman"/>
          <w:sz w:val="20"/>
          <w:szCs w:val="20"/>
        </w:rPr>
        <w:t xml:space="preserve">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sidR="00272986" w:rsidRPr="0030357F">
        <w:rPr>
          <w:rFonts w:ascii="Times New Roman" w:hAnsi="Times New Roman"/>
          <w:sz w:val="20"/>
          <w:szCs w:val="20"/>
        </w:rPr>
        <w:t>.</w:t>
      </w:r>
      <w:proofErr w:type="gramEnd"/>
      <w:r w:rsidR="00272986" w:rsidRPr="0030357F">
        <w:rPr>
          <w:rFonts w:ascii="Times New Roman" w:hAnsi="Times New Roman"/>
          <w:sz w:val="20"/>
          <w:szCs w:val="20"/>
        </w:rPr>
        <w:t xml:space="preserve">  The update changes the recState of each bundle and placement</w:t>
      </w:r>
      <w:r w:rsidR="00272986" w:rsidRPr="002D1BC9">
        <w:rPr>
          <w:rFonts w:ascii="Times New Roman" w:hAnsi="Times New Roman"/>
          <w:sz w:val="20"/>
          <w:szCs w:val="20"/>
        </w:rPr>
        <w:t xml:space="preserve"> element </w:t>
      </w:r>
      <w:r w:rsidR="002D1BC9">
        <w:rPr>
          <w:rFonts w:ascii="Times New Roman" w:hAnsi="Times New Roman"/>
          <w:sz w:val="20"/>
          <w:szCs w:val="20"/>
        </w:rPr>
        <w:t>to “pse”.</w:t>
      </w:r>
    </w:p>
    <w:p w:rsidR="00272986" w:rsidRDefault="00272986" w:rsidP="00D96454">
      <w:pPr>
        <w:pStyle w:val="ListParagraph"/>
        <w:numPr>
          <w:ilvl w:val="0"/>
          <w:numId w:val="100"/>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consumer </w:t>
      </w:r>
      <w:r>
        <w:rPr>
          <w:rFonts w:ascii="Times New Roman" w:hAnsi="Times New Roman"/>
          <w:sz w:val="20"/>
          <w:szCs w:val="20"/>
        </w:rPr>
        <w:t>respond</w:t>
      </w:r>
      <w:r w:rsidR="00E26BB5">
        <w:rPr>
          <w:rFonts w:ascii="Times New Roman" w:hAnsi="Times New Roman"/>
          <w:sz w:val="20"/>
          <w:szCs w:val="20"/>
        </w:rPr>
        <w:t>s</w:t>
      </w:r>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932A07" w:rsidRPr="002D1BC9" w:rsidRDefault="00932A07" w:rsidP="00D96454">
      <w:pPr>
        <w:pStyle w:val="ListParagraph"/>
        <w:numPr>
          <w:ilvl w:val="0"/>
          <w:numId w:val="100"/>
        </w:numPr>
        <w:rPr>
          <w:rFonts w:ascii="Times New Roman" w:hAnsi="Times New Roman"/>
          <w:sz w:val="20"/>
          <w:szCs w:val="20"/>
        </w:rPr>
      </w:pPr>
      <w:r>
        <w:rPr>
          <w:rFonts w:ascii="Times New Roman" w:hAnsi="Times New Roman"/>
          <w:sz w:val="20"/>
          <w:szCs w:val="20"/>
        </w:rPr>
        <w:t xml:space="preserve">The Canoe campaign manager allows the user to extend the flight window after a campaign has completed.  The user is allowed to perform </w:t>
      </w:r>
      <w:proofErr w:type="gramStart"/>
      <w:r>
        <w:rPr>
          <w:rFonts w:ascii="Times New Roman" w:hAnsi="Times New Roman"/>
          <w:sz w:val="20"/>
          <w:szCs w:val="20"/>
        </w:rPr>
        <w:t>this action Z configurable days</w:t>
      </w:r>
      <w:proofErr w:type="gramEnd"/>
      <w:r>
        <w:rPr>
          <w:rFonts w:ascii="Times New Roman" w:hAnsi="Times New Roman"/>
          <w:sz w:val="20"/>
          <w:szCs w:val="20"/>
        </w:rPr>
        <w:t xml:space="preserve"> after the end of the flight window.  If the flight end date/time and/or goal (whichever prompted the completion of the campaign item) is not modified in Z days, the Canoe campaign manager </w:t>
      </w:r>
      <w:r w:rsidRPr="0030357F">
        <w:rPr>
          <w:rFonts w:ascii="Times New Roman" w:hAnsi="Times New Roman"/>
          <w:sz w:val="20"/>
          <w:szCs w:val="20"/>
        </w:rPr>
        <w:t xml:space="preserve">sends an update for </w:t>
      </w:r>
      <w:r>
        <w:rPr>
          <w:rFonts w:ascii="Times New Roman" w:hAnsi="Times New Roman"/>
          <w:sz w:val="20"/>
          <w:szCs w:val="20"/>
        </w:rPr>
        <w:t xml:space="preserve">the </w:t>
      </w:r>
      <w:r w:rsidRPr="0030357F">
        <w:rPr>
          <w:rFonts w:ascii="Times New Roman" w:hAnsi="Times New Roman"/>
          <w:sz w:val="20"/>
          <w:szCs w:val="20"/>
        </w:rPr>
        <w:t xml:space="preserve">campaign item </w:t>
      </w:r>
      <w:r>
        <w:rPr>
          <w:rFonts w:ascii="Times New Roman" w:hAnsi="Times New Roman"/>
          <w:sz w:val="20"/>
          <w:szCs w:val="20"/>
        </w:rPr>
        <w:t>to</w:t>
      </w:r>
      <w:r w:rsidRPr="0030357F">
        <w:rPr>
          <w:rFonts w:ascii="Times New Roman" w:hAnsi="Times New Roman"/>
          <w:sz w:val="20"/>
          <w:szCs w:val="20"/>
        </w:rPr>
        <w:t xml:space="preserve"> the </w:t>
      </w:r>
      <w:r w:rsidR="00E26BB5">
        <w:rPr>
          <w:rFonts w:ascii="Times New Roman" w:hAnsi="Times New Roman"/>
          <w:sz w:val="20"/>
          <w:szCs w:val="20"/>
        </w:rPr>
        <w:t>CIP consumer</w:t>
      </w:r>
      <w:r w:rsidRPr="0030357F">
        <w:rPr>
          <w:rFonts w:ascii="Times New Roman" w:hAnsi="Times New Roman"/>
          <w:sz w:val="20"/>
          <w:szCs w:val="20"/>
        </w:rPr>
        <w:t>.  The update changes the recState of each bundle and placement</w:t>
      </w:r>
      <w:r w:rsidRPr="002D1BC9">
        <w:rPr>
          <w:rFonts w:ascii="Times New Roman" w:hAnsi="Times New Roman"/>
          <w:sz w:val="20"/>
          <w:szCs w:val="20"/>
        </w:rPr>
        <w:t xml:space="preserve"> element </w:t>
      </w:r>
      <w:r>
        <w:rPr>
          <w:rFonts w:ascii="Times New Roman" w:hAnsi="Times New Roman"/>
          <w:sz w:val="20"/>
          <w:szCs w:val="20"/>
        </w:rPr>
        <w:t>to “</w:t>
      </w:r>
      <w:r w:rsidR="00663A01">
        <w:rPr>
          <w:rFonts w:ascii="Times New Roman" w:hAnsi="Times New Roman"/>
          <w:sz w:val="20"/>
          <w:szCs w:val="20"/>
        </w:rPr>
        <w:t>act</w:t>
      </w:r>
      <w:r>
        <w:rPr>
          <w:rFonts w:ascii="Times New Roman" w:hAnsi="Times New Roman"/>
          <w:sz w:val="20"/>
          <w:szCs w:val="20"/>
        </w:rPr>
        <w:t>”.</w:t>
      </w:r>
    </w:p>
    <w:p w:rsidR="002D1BC9" w:rsidRPr="00932A07" w:rsidRDefault="00932A07" w:rsidP="00D96454">
      <w:pPr>
        <w:pStyle w:val="ListParagraph"/>
        <w:numPr>
          <w:ilvl w:val="0"/>
          <w:numId w:val="100"/>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respond</w:t>
      </w:r>
      <w:r w:rsidR="00E26BB5">
        <w:rPr>
          <w:rFonts w:ascii="Times New Roman" w:hAnsi="Times New Roman"/>
          <w:sz w:val="20"/>
          <w:szCs w:val="20"/>
        </w:rPr>
        <w:t>s</w:t>
      </w:r>
      <w:proofErr w:type="gramEnd"/>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2D1BC9" w:rsidRDefault="002D1BC9" w:rsidP="002D1BC9">
      <w:r>
        <w:t>A campaign item flight window is extended after completion</w:t>
      </w:r>
    </w:p>
    <w:p w:rsidR="002D1BC9" w:rsidRDefault="002D1BC9" w:rsidP="00D96454">
      <w:pPr>
        <w:pStyle w:val="ListParagraph"/>
        <w:numPr>
          <w:ilvl w:val="0"/>
          <w:numId w:val="102"/>
        </w:numPr>
        <w:rPr>
          <w:rFonts w:ascii="Times New Roman" w:hAnsi="Times New Roman"/>
          <w:sz w:val="20"/>
          <w:szCs w:val="20"/>
        </w:rPr>
      </w:pPr>
      <w:r w:rsidRPr="00B30F89">
        <w:rPr>
          <w:rFonts w:ascii="Times New Roman" w:hAnsi="Times New Roman"/>
          <w:sz w:val="20"/>
          <w:szCs w:val="20"/>
        </w:rPr>
        <w:t xml:space="preserve">The </w:t>
      </w:r>
      <w:r>
        <w:rPr>
          <w:rFonts w:ascii="Times New Roman" w:hAnsi="Times New Roman"/>
          <w:sz w:val="20"/>
          <w:szCs w:val="20"/>
        </w:rPr>
        <w:t xml:space="preserve">Canoe campaign manager allows the user to extend the flight window after a campaign has completed.  The user is allowed to perform </w:t>
      </w:r>
      <w:proofErr w:type="gramStart"/>
      <w:r>
        <w:rPr>
          <w:rFonts w:ascii="Times New Roman" w:hAnsi="Times New Roman"/>
          <w:sz w:val="20"/>
          <w:szCs w:val="20"/>
        </w:rPr>
        <w:t>this action Z configurable days</w:t>
      </w:r>
      <w:proofErr w:type="gramEnd"/>
      <w:r>
        <w:rPr>
          <w:rFonts w:ascii="Times New Roman" w:hAnsi="Times New Roman"/>
          <w:sz w:val="20"/>
          <w:szCs w:val="20"/>
        </w:rPr>
        <w:t xml:space="preserve"> after the end of the flight window.</w:t>
      </w:r>
    </w:p>
    <w:p w:rsidR="002D1BC9" w:rsidRPr="002D1BC9" w:rsidRDefault="002D1BC9" w:rsidP="00D96454">
      <w:pPr>
        <w:pStyle w:val="ListParagraph"/>
        <w:numPr>
          <w:ilvl w:val="0"/>
          <w:numId w:val="102"/>
        </w:numPr>
        <w:rPr>
          <w:rFonts w:ascii="Times New Roman" w:hAnsi="Times New Roman"/>
          <w:sz w:val="20"/>
          <w:szCs w:val="20"/>
        </w:rPr>
      </w:pPr>
      <w:r>
        <w:rPr>
          <w:rFonts w:ascii="Times New Roman" w:hAnsi="Times New Roman"/>
          <w:sz w:val="20"/>
          <w:szCs w:val="20"/>
        </w:rPr>
        <w:t>When the flight window of a completed campaign (completed for reaching its flight end date/time) is extended, t</w:t>
      </w:r>
      <w:r w:rsidRPr="0030357F">
        <w:rPr>
          <w:rFonts w:ascii="Times New Roman" w:hAnsi="Times New Roman"/>
          <w:sz w:val="20"/>
          <w:szCs w:val="20"/>
        </w:rPr>
        <w:t xml:space="preserve">he Canoe campaign manager sends an immediate update for </w:t>
      </w:r>
      <w:r>
        <w:rPr>
          <w:rFonts w:ascii="Times New Roman" w:hAnsi="Times New Roman"/>
          <w:sz w:val="20"/>
          <w:szCs w:val="20"/>
        </w:rPr>
        <w:t xml:space="preserve">the </w:t>
      </w:r>
      <w:r w:rsidRPr="0030357F">
        <w:rPr>
          <w:rFonts w:ascii="Times New Roman" w:hAnsi="Times New Roman"/>
          <w:sz w:val="20"/>
          <w:szCs w:val="20"/>
        </w:rPr>
        <w:t xml:space="preserve">campaign item </w:t>
      </w:r>
      <w:r>
        <w:rPr>
          <w:rFonts w:ascii="Times New Roman" w:hAnsi="Times New Roman"/>
          <w:sz w:val="20"/>
          <w:szCs w:val="20"/>
        </w:rPr>
        <w:t>to</w:t>
      </w:r>
      <w:r w:rsidRPr="0030357F">
        <w:rPr>
          <w:rFonts w:ascii="Times New Roman" w:hAnsi="Times New Roman"/>
          <w:sz w:val="20"/>
          <w:szCs w:val="20"/>
        </w:rPr>
        <w:t xml:space="preserve">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sidRPr="0030357F">
        <w:rPr>
          <w:rFonts w:ascii="Times New Roman" w:hAnsi="Times New Roman"/>
          <w:sz w:val="20"/>
          <w:szCs w:val="20"/>
        </w:rPr>
        <w:t>.</w:t>
      </w:r>
      <w:proofErr w:type="gramEnd"/>
      <w:r w:rsidRPr="0030357F">
        <w:rPr>
          <w:rFonts w:ascii="Times New Roman" w:hAnsi="Times New Roman"/>
          <w:sz w:val="20"/>
          <w:szCs w:val="20"/>
        </w:rPr>
        <w:t xml:space="preserve">  The update changes the </w:t>
      </w:r>
      <w:r w:rsidR="00932A07">
        <w:rPr>
          <w:rFonts w:ascii="Times New Roman" w:hAnsi="Times New Roman"/>
          <w:sz w:val="20"/>
          <w:szCs w:val="20"/>
        </w:rPr>
        <w:t xml:space="preserve">flight window and also changes the </w:t>
      </w:r>
      <w:r w:rsidRPr="0030357F">
        <w:rPr>
          <w:rFonts w:ascii="Times New Roman" w:hAnsi="Times New Roman"/>
          <w:sz w:val="20"/>
          <w:szCs w:val="20"/>
        </w:rPr>
        <w:t>recState of each bundle and placement</w:t>
      </w:r>
      <w:r w:rsidRPr="002D1BC9">
        <w:rPr>
          <w:rFonts w:ascii="Times New Roman" w:hAnsi="Times New Roman"/>
          <w:sz w:val="20"/>
          <w:szCs w:val="20"/>
        </w:rPr>
        <w:t xml:space="preserve"> element </w:t>
      </w:r>
      <w:r>
        <w:rPr>
          <w:rFonts w:ascii="Times New Roman" w:hAnsi="Times New Roman"/>
          <w:sz w:val="20"/>
          <w:szCs w:val="20"/>
        </w:rPr>
        <w:t>to “</w:t>
      </w:r>
      <w:r w:rsidR="00932A07">
        <w:rPr>
          <w:rFonts w:ascii="Times New Roman" w:hAnsi="Times New Roman"/>
          <w:sz w:val="20"/>
          <w:szCs w:val="20"/>
        </w:rPr>
        <w:t>act</w:t>
      </w:r>
      <w:r>
        <w:rPr>
          <w:rFonts w:ascii="Times New Roman" w:hAnsi="Times New Roman"/>
          <w:sz w:val="20"/>
          <w:szCs w:val="20"/>
        </w:rPr>
        <w:t>”.</w:t>
      </w:r>
    </w:p>
    <w:p w:rsidR="002D1BC9" w:rsidRPr="00B30F89" w:rsidRDefault="002D1BC9" w:rsidP="00D96454">
      <w:pPr>
        <w:pStyle w:val="ListParagraph"/>
        <w:numPr>
          <w:ilvl w:val="0"/>
          <w:numId w:val="102"/>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respond</w:t>
      </w:r>
      <w:r w:rsidR="00E26BB5">
        <w:rPr>
          <w:rFonts w:ascii="Times New Roman" w:hAnsi="Times New Roman"/>
          <w:sz w:val="20"/>
          <w:szCs w:val="20"/>
        </w:rPr>
        <w:t>s</w:t>
      </w:r>
      <w:proofErr w:type="gramEnd"/>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932A07" w:rsidRDefault="00932A07" w:rsidP="00932A07">
      <w:r>
        <w:t>A campaign item goal is raised after completion</w:t>
      </w:r>
    </w:p>
    <w:p w:rsidR="00932A07" w:rsidRDefault="00932A07" w:rsidP="00D96454">
      <w:pPr>
        <w:pStyle w:val="ListParagraph"/>
        <w:numPr>
          <w:ilvl w:val="0"/>
          <w:numId w:val="103"/>
        </w:numPr>
        <w:rPr>
          <w:rFonts w:ascii="Times New Roman" w:hAnsi="Times New Roman"/>
          <w:sz w:val="20"/>
          <w:szCs w:val="20"/>
        </w:rPr>
      </w:pPr>
      <w:r w:rsidRPr="00B30F89">
        <w:rPr>
          <w:rFonts w:ascii="Times New Roman" w:hAnsi="Times New Roman"/>
          <w:sz w:val="20"/>
          <w:szCs w:val="20"/>
        </w:rPr>
        <w:t xml:space="preserve">The </w:t>
      </w:r>
      <w:r>
        <w:rPr>
          <w:rFonts w:ascii="Times New Roman" w:hAnsi="Times New Roman"/>
          <w:sz w:val="20"/>
          <w:szCs w:val="20"/>
        </w:rPr>
        <w:t xml:space="preserve">Canoe campaign manager allows the user to raise the goal after a campaign has completed.  The user is allowed to perform </w:t>
      </w:r>
      <w:proofErr w:type="gramStart"/>
      <w:r>
        <w:rPr>
          <w:rFonts w:ascii="Times New Roman" w:hAnsi="Times New Roman"/>
          <w:sz w:val="20"/>
          <w:szCs w:val="20"/>
        </w:rPr>
        <w:t>this action Z configurable days</w:t>
      </w:r>
      <w:proofErr w:type="gramEnd"/>
      <w:r>
        <w:rPr>
          <w:rFonts w:ascii="Times New Roman" w:hAnsi="Times New Roman"/>
          <w:sz w:val="20"/>
          <w:szCs w:val="20"/>
        </w:rPr>
        <w:t xml:space="preserve"> after the existing goal had been reached.</w:t>
      </w:r>
      <w:r w:rsidR="000E6917">
        <w:rPr>
          <w:rFonts w:ascii="Times New Roman" w:hAnsi="Times New Roman"/>
          <w:sz w:val="20"/>
          <w:szCs w:val="20"/>
        </w:rPr>
        <w:t xml:space="preserve">  The goal can be raised in any of three ways:</w:t>
      </w:r>
    </w:p>
    <w:p w:rsidR="000E6917" w:rsidRDefault="000E6917" w:rsidP="00D96454">
      <w:pPr>
        <w:pStyle w:val="ListParagraph"/>
        <w:numPr>
          <w:ilvl w:val="1"/>
          <w:numId w:val="103"/>
        </w:numPr>
        <w:rPr>
          <w:rFonts w:ascii="Times New Roman" w:hAnsi="Times New Roman"/>
          <w:sz w:val="20"/>
          <w:szCs w:val="20"/>
        </w:rPr>
      </w:pPr>
      <w:r>
        <w:rPr>
          <w:rFonts w:ascii="Times New Roman" w:hAnsi="Times New Roman"/>
          <w:sz w:val="20"/>
          <w:szCs w:val="20"/>
        </w:rPr>
        <w:t>The quantity can be increased, leaving the goal type unchanged.  This will alw</w:t>
      </w:r>
      <w:r w:rsidR="002D38BC">
        <w:rPr>
          <w:rFonts w:ascii="Times New Roman" w:hAnsi="Times New Roman"/>
          <w:sz w:val="20"/>
          <w:szCs w:val="20"/>
        </w:rPr>
        <w:t>a</w:t>
      </w:r>
      <w:r>
        <w:rPr>
          <w:rFonts w:ascii="Times New Roman" w:hAnsi="Times New Roman"/>
          <w:sz w:val="20"/>
          <w:szCs w:val="20"/>
        </w:rPr>
        <w:t xml:space="preserve">ys result in an update to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w:t>
      </w:r>
      <w:proofErr w:type="gramEnd"/>
    </w:p>
    <w:p w:rsidR="000E6917" w:rsidRDefault="000E6917" w:rsidP="00D96454">
      <w:pPr>
        <w:pStyle w:val="ListParagraph"/>
        <w:numPr>
          <w:ilvl w:val="1"/>
          <w:numId w:val="103"/>
        </w:numPr>
        <w:rPr>
          <w:rFonts w:ascii="Times New Roman" w:hAnsi="Times New Roman"/>
          <w:sz w:val="20"/>
          <w:szCs w:val="20"/>
        </w:rPr>
      </w:pPr>
      <w:r>
        <w:rPr>
          <w:rFonts w:ascii="Times New Roman" w:hAnsi="Times New Roman"/>
          <w:sz w:val="20"/>
          <w:szCs w:val="20"/>
        </w:rPr>
        <w:t xml:space="preserve">The quantity can be left as is, and the goal type changed.  In some cases this may not result in an Update to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w:t>
      </w:r>
      <w:proofErr w:type="gramEnd"/>
    </w:p>
    <w:p w:rsidR="000E6917" w:rsidRDefault="000E6917" w:rsidP="00D96454">
      <w:pPr>
        <w:pStyle w:val="ListParagraph"/>
        <w:numPr>
          <w:ilvl w:val="1"/>
          <w:numId w:val="103"/>
        </w:numPr>
        <w:rPr>
          <w:rFonts w:ascii="Times New Roman" w:hAnsi="Times New Roman"/>
          <w:sz w:val="20"/>
          <w:szCs w:val="20"/>
        </w:rPr>
      </w:pPr>
      <w:r>
        <w:rPr>
          <w:rFonts w:ascii="Times New Roman" w:hAnsi="Times New Roman"/>
          <w:sz w:val="20"/>
          <w:szCs w:val="20"/>
        </w:rPr>
        <w:t xml:space="preserve">The quantity and goal type can be changed.  In some cases this may not result in an Update to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w:t>
      </w:r>
      <w:proofErr w:type="gramEnd"/>
    </w:p>
    <w:p w:rsidR="00932A07" w:rsidRPr="002D1BC9" w:rsidRDefault="00932A07" w:rsidP="00D96454">
      <w:pPr>
        <w:pStyle w:val="ListParagraph"/>
        <w:numPr>
          <w:ilvl w:val="0"/>
          <w:numId w:val="103"/>
        </w:numPr>
        <w:rPr>
          <w:rFonts w:ascii="Times New Roman" w:hAnsi="Times New Roman"/>
          <w:sz w:val="20"/>
          <w:szCs w:val="20"/>
        </w:rPr>
      </w:pPr>
      <w:r>
        <w:rPr>
          <w:rFonts w:ascii="Times New Roman" w:hAnsi="Times New Roman"/>
          <w:sz w:val="20"/>
          <w:szCs w:val="20"/>
        </w:rPr>
        <w:t>When the goal of a completed campaign (completed for reaching its goal) is raised, t</w:t>
      </w:r>
      <w:r w:rsidRPr="0030357F">
        <w:rPr>
          <w:rFonts w:ascii="Times New Roman" w:hAnsi="Times New Roman"/>
          <w:sz w:val="20"/>
          <w:szCs w:val="20"/>
        </w:rPr>
        <w:t xml:space="preserve">he Canoe campaign manager sends an immediate update for </w:t>
      </w:r>
      <w:r>
        <w:rPr>
          <w:rFonts w:ascii="Times New Roman" w:hAnsi="Times New Roman"/>
          <w:sz w:val="20"/>
          <w:szCs w:val="20"/>
        </w:rPr>
        <w:t xml:space="preserve">the </w:t>
      </w:r>
      <w:r w:rsidRPr="0030357F">
        <w:rPr>
          <w:rFonts w:ascii="Times New Roman" w:hAnsi="Times New Roman"/>
          <w:sz w:val="20"/>
          <w:szCs w:val="20"/>
        </w:rPr>
        <w:t xml:space="preserve">campaign item </w:t>
      </w:r>
      <w:r>
        <w:rPr>
          <w:rFonts w:ascii="Times New Roman" w:hAnsi="Times New Roman"/>
          <w:sz w:val="20"/>
          <w:szCs w:val="20"/>
        </w:rPr>
        <w:t>to</w:t>
      </w:r>
      <w:r w:rsidRPr="0030357F">
        <w:rPr>
          <w:rFonts w:ascii="Times New Roman" w:hAnsi="Times New Roman"/>
          <w:sz w:val="20"/>
          <w:szCs w:val="20"/>
        </w:rPr>
        <w:t xml:space="preserve">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sidRPr="0030357F">
        <w:rPr>
          <w:rFonts w:ascii="Times New Roman" w:hAnsi="Times New Roman"/>
          <w:sz w:val="20"/>
          <w:szCs w:val="20"/>
        </w:rPr>
        <w:t>.</w:t>
      </w:r>
      <w:proofErr w:type="gramEnd"/>
      <w:r w:rsidRPr="0030357F">
        <w:rPr>
          <w:rFonts w:ascii="Times New Roman" w:hAnsi="Times New Roman"/>
          <w:sz w:val="20"/>
          <w:szCs w:val="20"/>
        </w:rPr>
        <w:t xml:space="preserve">  The update changes the </w:t>
      </w:r>
      <w:r w:rsidR="000E6917">
        <w:rPr>
          <w:rFonts w:ascii="Times New Roman" w:hAnsi="Times New Roman"/>
          <w:sz w:val="20"/>
          <w:szCs w:val="20"/>
        </w:rPr>
        <w:t xml:space="preserve">goal and/or goal type as appropriate </w:t>
      </w:r>
      <w:r>
        <w:rPr>
          <w:rFonts w:ascii="Times New Roman" w:hAnsi="Times New Roman"/>
          <w:sz w:val="20"/>
          <w:szCs w:val="20"/>
        </w:rPr>
        <w:t xml:space="preserve">and also changes the </w:t>
      </w:r>
      <w:r w:rsidRPr="0030357F">
        <w:rPr>
          <w:rFonts w:ascii="Times New Roman" w:hAnsi="Times New Roman"/>
          <w:sz w:val="20"/>
          <w:szCs w:val="20"/>
        </w:rPr>
        <w:t>recState of each bundle and placement</w:t>
      </w:r>
      <w:r w:rsidRPr="002D1BC9">
        <w:rPr>
          <w:rFonts w:ascii="Times New Roman" w:hAnsi="Times New Roman"/>
          <w:sz w:val="20"/>
          <w:szCs w:val="20"/>
        </w:rPr>
        <w:t xml:space="preserve"> element </w:t>
      </w:r>
      <w:r>
        <w:rPr>
          <w:rFonts w:ascii="Times New Roman" w:hAnsi="Times New Roman"/>
          <w:sz w:val="20"/>
          <w:szCs w:val="20"/>
        </w:rPr>
        <w:t>to “act”.</w:t>
      </w:r>
    </w:p>
    <w:p w:rsidR="00932A07" w:rsidRPr="00B30F89" w:rsidRDefault="00932A07" w:rsidP="00D96454">
      <w:pPr>
        <w:pStyle w:val="ListParagraph"/>
        <w:numPr>
          <w:ilvl w:val="0"/>
          <w:numId w:val="103"/>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respond</w:t>
      </w:r>
      <w:r w:rsidR="00E26BB5">
        <w:rPr>
          <w:rFonts w:ascii="Times New Roman" w:hAnsi="Times New Roman"/>
          <w:sz w:val="20"/>
          <w:szCs w:val="20"/>
        </w:rPr>
        <w:t>s</w:t>
      </w:r>
      <w:proofErr w:type="gramEnd"/>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0E6917" w:rsidRDefault="000E6917" w:rsidP="000E6917">
      <w:r>
        <w:t>A c</w:t>
      </w:r>
      <w:r w:rsidRPr="008701B4">
        <w:t>ampaign</w:t>
      </w:r>
      <w:r>
        <w:t xml:space="preserve"> item reaches windup duration</w:t>
      </w:r>
    </w:p>
    <w:p w:rsidR="007476BC" w:rsidRDefault="000E6917" w:rsidP="00D96454">
      <w:pPr>
        <w:pStyle w:val="ListParagraph"/>
        <w:numPr>
          <w:ilvl w:val="0"/>
          <w:numId w:val="104"/>
        </w:numPr>
        <w:rPr>
          <w:rFonts w:ascii="Times New Roman" w:hAnsi="Times New Roman"/>
          <w:sz w:val="20"/>
          <w:szCs w:val="20"/>
        </w:rPr>
      </w:pPr>
      <w:r w:rsidRPr="00B30F89">
        <w:rPr>
          <w:rFonts w:ascii="Times New Roman" w:hAnsi="Times New Roman"/>
          <w:sz w:val="20"/>
          <w:szCs w:val="20"/>
        </w:rPr>
        <w:lastRenderedPageBreak/>
        <w:t xml:space="preserve">The </w:t>
      </w:r>
      <w:r>
        <w:rPr>
          <w:rFonts w:ascii="Times New Roman" w:hAnsi="Times New Roman"/>
          <w:sz w:val="20"/>
          <w:szCs w:val="20"/>
        </w:rPr>
        <w:t xml:space="preserve">Canoe campaign manager allows for a campaign item to remain in the recState of “wnd” (Windup) for W configurable duration.  </w:t>
      </w:r>
      <w:r w:rsidR="007476BC">
        <w:rPr>
          <w:rFonts w:ascii="Times New Roman" w:hAnsi="Times New Roman"/>
          <w:sz w:val="20"/>
          <w:szCs w:val="20"/>
        </w:rPr>
        <w:t xml:space="preserve">The measurement of the duration begins when the Canoe campaign manager sends the UpdateNotice that changes the recState to “wnd”.  </w:t>
      </w:r>
      <w:r>
        <w:rPr>
          <w:rFonts w:ascii="Times New Roman" w:hAnsi="Times New Roman"/>
          <w:sz w:val="20"/>
          <w:szCs w:val="20"/>
        </w:rPr>
        <w:t>The Canoe campaign manager recognizes when a campaign item has reached this windup duration.</w:t>
      </w:r>
      <w:r w:rsidR="007476BC">
        <w:rPr>
          <w:rFonts w:ascii="Times New Roman" w:hAnsi="Times New Roman"/>
          <w:sz w:val="20"/>
          <w:szCs w:val="20"/>
        </w:rPr>
        <w:t xml:space="preserve">  </w:t>
      </w:r>
    </w:p>
    <w:p w:rsidR="000E6917" w:rsidRDefault="007476BC" w:rsidP="00D96454">
      <w:pPr>
        <w:pStyle w:val="ListParagraph"/>
        <w:numPr>
          <w:ilvl w:val="0"/>
          <w:numId w:val="104"/>
        </w:numPr>
        <w:rPr>
          <w:rFonts w:ascii="Times New Roman" w:hAnsi="Times New Roman"/>
          <w:sz w:val="20"/>
          <w:szCs w:val="20"/>
        </w:rPr>
      </w:pPr>
      <w:r>
        <w:rPr>
          <w:rFonts w:ascii="Times New Roman" w:hAnsi="Times New Roman"/>
          <w:sz w:val="20"/>
          <w:szCs w:val="20"/>
        </w:rPr>
        <w:t xml:space="preserve">When the windup duration is reached for a campaign item the </w:t>
      </w:r>
      <w:r w:rsidR="000E6917">
        <w:rPr>
          <w:rFonts w:ascii="Times New Roman" w:hAnsi="Times New Roman"/>
          <w:sz w:val="20"/>
          <w:szCs w:val="20"/>
        </w:rPr>
        <w:t xml:space="preserve">Canoe campaign manager sends an update to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sidR="000E6917">
        <w:rPr>
          <w:rFonts w:ascii="Times New Roman" w:hAnsi="Times New Roman"/>
          <w:sz w:val="20"/>
          <w:szCs w:val="20"/>
        </w:rPr>
        <w:t>.</w:t>
      </w:r>
      <w:proofErr w:type="gramEnd"/>
      <w:r w:rsidR="000E6917">
        <w:rPr>
          <w:rFonts w:ascii="Times New Roman" w:hAnsi="Times New Roman"/>
          <w:sz w:val="20"/>
          <w:szCs w:val="20"/>
        </w:rPr>
        <w:t xml:space="preserve">  </w:t>
      </w:r>
      <w:r w:rsidR="002D38BC">
        <w:rPr>
          <w:rFonts w:ascii="Times New Roman" w:hAnsi="Times New Roman"/>
          <w:sz w:val="20"/>
          <w:szCs w:val="20"/>
        </w:rPr>
        <w:t xml:space="preserve">The update is sent with the batch.  </w:t>
      </w:r>
      <w:r w:rsidR="000E6917">
        <w:rPr>
          <w:rFonts w:ascii="Times New Roman" w:hAnsi="Times New Roman"/>
          <w:sz w:val="20"/>
          <w:szCs w:val="20"/>
        </w:rPr>
        <w:t>The update changes the recState of each bundle and placement element to “</w:t>
      </w:r>
      <w:r>
        <w:rPr>
          <w:rFonts w:ascii="Times New Roman" w:hAnsi="Times New Roman"/>
          <w:sz w:val="20"/>
          <w:szCs w:val="20"/>
        </w:rPr>
        <w:t>cls</w:t>
      </w:r>
      <w:r w:rsidR="000E6917">
        <w:rPr>
          <w:rFonts w:ascii="Times New Roman" w:hAnsi="Times New Roman"/>
          <w:sz w:val="20"/>
          <w:szCs w:val="20"/>
        </w:rPr>
        <w:t>”.</w:t>
      </w:r>
    </w:p>
    <w:p w:rsidR="000E6917" w:rsidRPr="00B30F89" w:rsidRDefault="000E6917" w:rsidP="00D96454">
      <w:pPr>
        <w:pStyle w:val="ListParagraph"/>
        <w:numPr>
          <w:ilvl w:val="0"/>
          <w:numId w:val="104"/>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respond</w:t>
      </w:r>
      <w:r w:rsidR="00E26BB5">
        <w:rPr>
          <w:rFonts w:ascii="Times New Roman" w:hAnsi="Times New Roman"/>
          <w:sz w:val="20"/>
          <w:szCs w:val="20"/>
        </w:rPr>
        <w:t>s</w:t>
      </w:r>
      <w:proofErr w:type="gramEnd"/>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7476BC" w:rsidRDefault="007476BC" w:rsidP="007476BC">
      <w:r>
        <w:t xml:space="preserve">Ad </w:t>
      </w:r>
      <w:r w:rsidR="00AF255F">
        <w:t xml:space="preserve">Assets </w:t>
      </w:r>
      <w:r>
        <w:t>are changed for a c</w:t>
      </w:r>
      <w:r w:rsidRPr="008701B4">
        <w:t>ampaign</w:t>
      </w:r>
      <w:r>
        <w:t xml:space="preserve"> item</w:t>
      </w:r>
    </w:p>
    <w:p w:rsidR="007476BC" w:rsidRDefault="007476BC" w:rsidP="00D96454">
      <w:pPr>
        <w:pStyle w:val="ListParagraph"/>
        <w:numPr>
          <w:ilvl w:val="0"/>
          <w:numId w:val="105"/>
        </w:numPr>
        <w:rPr>
          <w:rFonts w:ascii="Times New Roman" w:hAnsi="Times New Roman"/>
          <w:sz w:val="20"/>
          <w:szCs w:val="20"/>
        </w:rPr>
      </w:pPr>
      <w:r w:rsidRPr="00B30F89">
        <w:rPr>
          <w:rFonts w:ascii="Times New Roman" w:hAnsi="Times New Roman"/>
          <w:sz w:val="20"/>
          <w:szCs w:val="20"/>
        </w:rPr>
        <w:t>The User change</w:t>
      </w:r>
      <w:r>
        <w:rPr>
          <w:rFonts w:ascii="Times New Roman" w:hAnsi="Times New Roman"/>
          <w:sz w:val="20"/>
          <w:szCs w:val="20"/>
        </w:rPr>
        <w:t>s</w:t>
      </w:r>
      <w:r w:rsidRPr="00B30F89">
        <w:rPr>
          <w:rFonts w:ascii="Times New Roman" w:hAnsi="Times New Roman"/>
          <w:sz w:val="20"/>
          <w:szCs w:val="20"/>
        </w:rPr>
        <w:t xml:space="preserve"> the </w:t>
      </w:r>
      <w:r>
        <w:rPr>
          <w:rFonts w:ascii="Times New Roman" w:hAnsi="Times New Roman"/>
          <w:sz w:val="20"/>
          <w:szCs w:val="20"/>
        </w:rPr>
        <w:t xml:space="preserve">ad assets assigned to a campaign item using the </w:t>
      </w:r>
      <w:r w:rsidRPr="00B30F89">
        <w:rPr>
          <w:rFonts w:ascii="Times New Roman" w:hAnsi="Times New Roman"/>
          <w:sz w:val="20"/>
          <w:szCs w:val="20"/>
        </w:rPr>
        <w:t>Canoe campaign manager</w:t>
      </w:r>
      <w:r>
        <w:rPr>
          <w:rFonts w:ascii="Times New Roman" w:hAnsi="Times New Roman"/>
          <w:sz w:val="20"/>
          <w:szCs w:val="20"/>
        </w:rPr>
        <w:t>.</w:t>
      </w:r>
    </w:p>
    <w:p w:rsidR="000D2F36" w:rsidRDefault="007476BC" w:rsidP="00D96454">
      <w:pPr>
        <w:pStyle w:val="ListParagraph"/>
        <w:numPr>
          <w:ilvl w:val="0"/>
          <w:numId w:val="105"/>
        </w:numPr>
        <w:rPr>
          <w:rFonts w:ascii="Times New Roman" w:hAnsi="Times New Roman"/>
          <w:sz w:val="20"/>
          <w:szCs w:val="20"/>
        </w:rPr>
      </w:pPr>
      <w:r>
        <w:rPr>
          <w:rFonts w:ascii="Times New Roman" w:hAnsi="Times New Roman"/>
          <w:sz w:val="20"/>
          <w:szCs w:val="20"/>
        </w:rPr>
        <w:t xml:space="preserve">The Canoe campaign manager sends an immediate update to 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w:t>
      </w:r>
      <w:proofErr w:type="gramEnd"/>
      <w:r>
        <w:rPr>
          <w:rFonts w:ascii="Times New Roman" w:hAnsi="Times New Roman"/>
          <w:sz w:val="20"/>
          <w:szCs w:val="20"/>
        </w:rPr>
        <w:t xml:space="preserve">  </w:t>
      </w:r>
    </w:p>
    <w:p w:rsidR="000D2F36" w:rsidRDefault="007476BC" w:rsidP="00D96454">
      <w:pPr>
        <w:pStyle w:val="ListParagraph"/>
        <w:numPr>
          <w:ilvl w:val="0"/>
          <w:numId w:val="105"/>
        </w:numPr>
        <w:rPr>
          <w:rFonts w:ascii="Times New Roman" w:hAnsi="Times New Roman"/>
          <w:sz w:val="20"/>
          <w:szCs w:val="20"/>
        </w:rPr>
      </w:pPr>
      <w:r>
        <w:rPr>
          <w:rFonts w:ascii="Times New Roman" w:hAnsi="Times New Roman"/>
          <w:sz w:val="20"/>
          <w:szCs w:val="20"/>
        </w:rPr>
        <w:t xml:space="preserve">The update </w:t>
      </w:r>
      <w:r w:rsidR="00F02E4B">
        <w:rPr>
          <w:rFonts w:ascii="Times New Roman" w:hAnsi="Times New Roman"/>
          <w:sz w:val="20"/>
          <w:szCs w:val="20"/>
        </w:rPr>
        <w:t>changes the recState of the child bundle and placement</w:t>
      </w:r>
      <w:r w:rsidR="000D2F36">
        <w:rPr>
          <w:rFonts w:ascii="Times New Roman" w:hAnsi="Times New Roman"/>
          <w:sz w:val="20"/>
          <w:szCs w:val="20"/>
        </w:rPr>
        <w:t>s that contain a “removed” asset (recState changed to “wnd”).</w:t>
      </w:r>
      <w:r w:rsidR="00F02E4B">
        <w:rPr>
          <w:rFonts w:ascii="Times New Roman" w:hAnsi="Times New Roman"/>
          <w:sz w:val="20"/>
          <w:szCs w:val="20"/>
        </w:rPr>
        <w:t xml:space="preserve"> </w:t>
      </w:r>
      <w:r>
        <w:rPr>
          <w:rFonts w:ascii="Times New Roman" w:hAnsi="Times New Roman"/>
          <w:sz w:val="20"/>
          <w:szCs w:val="20"/>
        </w:rPr>
        <w:t xml:space="preserve">  </w:t>
      </w:r>
    </w:p>
    <w:p w:rsidR="007476BC" w:rsidRDefault="000D2F36" w:rsidP="00D96454">
      <w:pPr>
        <w:pStyle w:val="ListParagraph"/>
        <w:numPr>
          <w:ilvl w:val="0"/>
          <w:numId w:val="105"/>
        </w:numPr>
        <w:rPr>
          <w:rFonts w:ascii="Times New Roman" w:hAnsi="Times New Roman"/>
          <w:sz w:val="20"/>
          <w:szCs w:val="20"/>
        </w:rPr>
      </w:pPr>
      <w:r>
        <w:rPr>
          <w:rFonts w:ascii="Times New Roman" w:hAnsi="Times New Roman"/>
          <w:sz w:val="20"/>
          <w:szCs w:val="20"/>
        </w:rPr>
        <w:t xml:space="preserve">The update adds a child bundle and placement for each “added” asset (recState=“act”).  </w:t>
      </w:r>
      <w:r w:rsidR="007476BC" w:rsidRPr="00B52D9D">
        <w:rPr>
          <w:rFonts w:ascii="Times New Roman" w:hAnsi="Times New Roman"/>
          <w:b/>
          <w:sz w:val="20"/>
          <w:szCs w:val="20"/>
        </w:rPr>
        <w:t>Newly added assets may not be available.  If so, they won’t be included in the rotation pool (see</w:t>
      </w:r>
      <w:r w:rsidR="00372EE6" w:rsidRPr="00B52D9D">
        <w:rPr>
          <w:rFonts w:ascii="Times New Roman" w:hAnsi="Times New Roman"/>
          <w:b/>
          <w:sz w:val="20"/>
          <w:szCs w:val="20"/>
        </w:rPr>
        <w:t xml:space="preserve"> 2.7.2 – Ad</w:t>
      </w:r>
      <w:r w:rsidR="00372EE6">
        <w:rPr>
          <w:rFonts w:ascii="Times New Roman" w:hAnsi="Times New Roman"/>
          <w:sz w:val="20"/>
          <w:szCs w:val="20"/>
        </w:rPr>
        <w:t xml:space="preserve"> </w:t>
      </w:r>
      <w:r w:rsidR="00372EE6" w:rsidRPr="00B52D9D">
        <w:rPr>
          <w:rFonts w:ascii="Times New Roman" w:hAnsi="Times New Roman"/>
          <w:b/>
          <w:sz w:val="20"/>
          <w:szCs w:val="20"/>
        </w:rPr>
        <w:t>Rotation)</w:t>
      </w:r>
      <w:r w:rsidR="00372EE6">
        <w:rPr>
          <w:rFonts w:ascii="Times New Roman" w:hAnsi="Times New Roman"/>
          <w:sz w:val="20"/>
          <w:szCs w:val="20"/>
        </w:rPr>
        <w:t xml:space="preserve">.   </w:t>
      </w:r>
    </w:p>
    <w:p w:rsidR="007476BC" w:rsidRPr="00B30F89" w:rsidRDefault="007476BC" w:rsidP="00D96454">
      <w:pPr>
        <w:pStyle w:val="ListParagraph"/>
        <w:numPr>
          <w:ilvl w:val="0"/>
          <w:numId w:val="105"/>
        </w:numPr>
        <w:rPr>
          <w:rFonts w:ascii="Times New Roman" w:hAnsi="Times New Roman"/>
          <w:sz w:val="20"/>
          <w:szCs w:val="20"/>
        </w:rPr>
      </w:pPr>
      <w:r>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respond</w:t>
      </w:r>
      <w:r w:rsidR="00E26BB5">
        <w:rPr>
          <w:rFonts w:ascii="Times New Roman" w:hAnsi="Times New Roman"/>
          <w:sz w:val="20"/>
          <w:szCs w:val="20"/>
        </w:rPr>
        <w:t>s</w:t>
      </w:r>
      <w:proofErr w:type="gramEnd"/>
      <w:r>
        <w:rPr>
          <w:rFonts w:ascii="Times New Roman" w:hAnsi="Times New Roman"/>
          <w:sz w:val="20"/>
          <w:szCs w:val="20"/>
        </w:rPr>
        <w:t xml:space="preserve"> to each UpdateNotice with an UpdateResponse in the same manner as described in step 1</w:t>
      </w:r>
      <w:r w:rsidR="00DC351F">
        <w:rPr>
          <w:rFonts w:ascii="Times New Roman" w:hAnsi="Times New Roman"/>
          <w:sz w:val="20"/>
          <w:szCs w:val="20"/>
        </w:rPr>
        <w:t>3</w:t>
      </w:r>
      <w:r>
        <w:rPr>
          <w:rFonts w:ascii="Times New Roman" w:hAnsi="Times New Roman"/>
          <w:sz w:val="20"/>
          <w:szCs w:val="20"/>
        </w:rPr>
        <w:t>.</w:t>
      </w:r>
    </w:p>
    <w:p w:rsidR="001211EC" w:rsidRDefault="001211EC" w:rsidP="001211EC">
      <w:r>
        <w:t xml:space="preserve">The </w:t>
      </w:r>
      <w:r w:rsidR="00E26BB5">
        <w:t xml:space="preserve">CIP </w:t>
      </w:r>
      <w:proofErr w:type="gramStart"/>
      <w:r w:rsidR="00E26BB5">
        <w:t xml:space="preserve">consumer </w:t>
      </w:r>
      <w:r>
        <w:t xml:space="preserve"> prepare</w:t>
      </w:r>
      <w:r w:rsidR="00E26BB5">
        <w:t>s</w:t>
      </w:r>
      <w:proofErr w:type="gramEnd"/>
      <w:r>
        <w:t xml:space="preserve"> for a planned outage or experience an unplanned outage</w:t>
      </w:r>
    </w:p>
    <w:p w:rsidR="001211EC" w:rsidRDefault="001211EC" w:rsidP="00D96454">
      <w:pPr>
        <w:pStyle w:val="ListParagraph"/>
        <w:numPr>
          <w:ilvl w:val="0"/>
          <w:numId w:val="118"/>
        </w:numPr>
        <w:rPr>
          <w:rFonts w:ascii="Times New Roman" w:hAnsi="Times New Roman"/>
          <w:sz w:val="20"/>
          <w:szCs w:val="20"/>
        </w:rPr>
      </w:pPr>
      <w:r w:rsidRPr="00B30F89">
        <w:rPr>
          <w:rFonts w:ascii="Times New Roman" w:hAnsi="Times New Roman"/>
          <w:sz w:val="20"/>
          <w:szCs w:val="20"/>
        </w:rPr>
        <w:t xml:space="preserve">The </w:t>
      </w:r>
      <w:r w:rsidR="00E26BB5">
        <w:rPr>
          <w:rFonts w:ascii="Times New Roman" w:hAnsi="Times New Roman"/>
          <w:sz w:val="20"/>
          <w:szCs w:val="20"/>
        </w:rPr>
        <w:t xml:space="preserve">CIP </w:t>
      </w:r>
      <w:proofErr w:type="gramStart"/>
      <w:r w:rsidR="00E26BB5">
        <w:rPr>
          <w:rFonts w:ascii="Times New Roman" w:hAnsi="Times New Roman"/>
          <w:sz w:val="20"/>
          <w:szCs w:val="20"/>
        </w:rPr>
        <w:t xml:space="preserve">consumer </w:t>
      </w:r>
      <w:r>
        <w:rPr>
          <w:rFonts w:ascii="Times New Roman" w:hAnsi="Times New Roman"/>
          <w:sz w:val="20"/>
          <w:szCs w:val="20"/>
        </w:rPr>
        <w:t xml:space="preserve"> may</w:t>
      </w:r>
      <w:proofErr w:type="gramEnd"/>
      <w:r>
        <w:rPr>
          <w:rFonts w:ascii="Times New Roman" w:hAnsi="Times New Roman"/>
          <w:sz w:val="20"/>
          <w:szCs w:val="20"/>
        </w:rPr>
        <w:t xml:space="preserve"> require suspension of campaign item execution to facilitate planned maintenance outages of unplanned outages.</w:t>
      </w:r>
    </w:p>
    <w:p w:rsidR="001211EC" w:rsidRDefault="001211EC" w:rsidP="00D96454">
      <w:pPr>
        <w:pStyle w:val="ListParagraph"/>
        <w:numPr>
          <w:ilvl w:val="0"/>
          <w:numId w:val="118"/>
        </w:numPr>
        <w:rPr>
          <w:rFonts w:ascii="Times New Roman" w:hAnsi="Times New Roman"/>
          <w:sz w:val="20"/>
          <w:szCs w:val="20"/>
        </w:rPr>
      </w:pPr>
      <w:r>
        <w:rPr>
          <w:rFonts w:ascii="Times New Roman" w:hAnsi="Times New Roman"/>
          <w:sz w:val="20"/>
          <w:szCs w:val="20"/>
        </w:rPr>
        <w:t xml:space="preserve">To the extent that campaign item execution cannot be halted through the suspension of Decision Engine processing, the </w:t>
      </w:r>
      <w:r w:rsidR="00E26BB5">
        <w:rPr>
          <w:rFonts w:ascii="Times New Roman" w:hAnsi="Times New Roman"/>
          <w:sz w:val="20"/>
          <w:szCs w:val="20"/>
        </w:rPr>
        <w:t xml:space="preserve">CIP consumer </w:t>
      </w:r>
      <w:r>
        <w:rPr>
          <w:rFonts w:ascii="Times New Roman" w:hAnsi="Times New Roman"/>
          <w:sz w:val="20"/>
          <w:szCs w:val="20"/>
        </w:rPr>
        <w:t xml:space="preserve"> may suspend execution </w:t>
      </w:r>
    </w:p>
    <w:p w:rsidR="00D52694" w:rsidRDefault="001211EC" w:rsidP="00D96454">
      <w:pPr>
        <w:pStyle w:val="ListParagraph"/>
        <w:numPr>
          <w:ilvl w:val="1"/>
          <w:numId w:val="118"/>
        </w:numPr>
        <w:rPr>
          <w:rFonts w:ascii="Times New Roman" w:hAnsi="Times New Roman"/>
          <w:sz w:val="20"/>
          <w:szCs w:val="20"/>
        </w:rPr>
      </w:pPr>
      <w:r>
        <w:rPr>
          <w:rFonts w:ascii="Times New Roman" w:hAnsi="Times New Roman"/>
          <w:sz w:val="20"/>
          <w:szCs w:val="20"/>
        </w:rPr>
        <w:t xml:space="preserve">By notifying Canoe Operations </w:t>
      </w:r>
      <w:r w:rsidR="00D52694">
        <w:rPr>
          <w:rFonts w:ascii="Times New Roman" w:hAnsi="Times New Roman"/>
          <w:sz w:val="20"/>
          <w:szCs w:val="20"/>
        </w:rPr>
        <w:t xml:space="preserve">7 days </w:t>
      </w:r>
      <w:r>
        <w:rPr>
          <w:rFonts w:ascii="Times New Roman" w:hAnsi="Times New Roman"/>
          <w:sz w:val="20"/>
          <w:szCs w:val="20"/>
        </w:rPr>
        <w:t>in advance for planned outages</w:t>
      </w:r>
    </w:p>
    <w:p w:rsidR="00661617" w:rsidRDefault="00661617" w:rsidP="00D96454">
      <w:pPr>
        <w:pStyle w:val="ListParagraph"/>
        <w:numPr>
          <w:ilvl w:val="1"/>
          <w:numId w:val="118"/>
        </w:numPr>
        <w:rPr>
          <w:rFonts w:ascii="Times New Roman" w:hAnsi="Times New Roman"/>
          <w:sz w:val="20"/>
          <w:szCs w:val="20"/>
        </w:rPr>
      </w:pPr>
      <w:r>
        <w:rPr>
          <w:rFonts w:ascii="Times New Roman" w:hAnsi="Times New Roman"/>
          <w:sz w:val="20"/>
          <w:szCs w:val="20"/>
        </w:rPr>
        <w:t xml:space="preserve">By halting the </w:t>
      </w:r>
      <w:r w:rsidR="00E26BB5">
        <w:rPr>
          <w:rFonts w:ascii="Times New Roman" w:hAnsi="Times New Roman"/>
          <w:sz w:val="20"/>
          <w:szCs w:val="20"/>
        </w:rPr>
        <w:t>CIP consumer’s</w:t>
      </w:r>
      <w:r>
        <w:rPr>
          <w:rFonts w:ascii="Times New Roman" w:hAnsi="Times New Roman"/>
          <w:sz w:val="20"/>
          <w:szCs w:val="20"/>
        </w:rPr>
        <w:t xml:space="preserve"> ingestion of UpdateNotifications (which should yield “unsuccessful aknowledgements”)</w:t>
      </w:r>
    </w:p>
    <w:p w:rsidR="00D52694" w:rsidRDefault="00D52694" w:rsidP="00D96454">
      <w:pPr>
        <w:pStyle w:val="ListParagraph"/>
        <w:numPr>
          <w:ilvl w:val="1"/>
          <w:numId w:val="118"/>
        </w:numPr>
        <w:rPr>
          <w:rFonts w:ascii="Times New Roman" w:hAnsi="Times New Roman"/>
          <w:sz w:val="20"/>
          <w:szCs w:val="20"/>
        </w:rPr>
      </w:pPr>
      <w:r>
        <w:rPr>
          <w:rFonts w:ascii="Times New Roman" w:hAnsi="Times New Roman"/>
          <w:sz w:val="20"/>
          <w:szCs w:val="20"/>
        </w:rPr>
        <w:t>B</w:t>
      </w:r>
      <w:r w:rsidR="001211EC">
        <w:rPr>
          <w:rFonts w:ascii="Times New Roman" w:hAnsi="Times New Roman"/>
          <w:sz w:val="20"/>
          <w:szCs w:val="20"/>
        </w:rPr>
        <w:t xml:space="preserve">y changing the recState to “pse” </w:t>
      </w:r>
      <w:r w:rsidR="00661617">
        <w:rPr>
          <w:rFonts w:ascii="Times New Roman" w:hAnsi="Times New Roman"/>
          <w:sz w:val="20"/>
          <w:szCs w:val="20"/>
        </w:rPr>
        <w:t>for any</w:t>
      </w:r>
      <w:r>
        <w:rPr>
          <w:rFonts w:ascii="Times New Roman" w:hAnsi="Times New Roman"/>
          <w:sz w:val="20"/>
          <w:szCs w:val="20"/>
        </w:rPr>
        <w:t xml:space="preserve"> CI’s </w:t>
      </w:r>
      <w:r w:rsidR="00661617">
        <w:rPr>
          <w:rFonts w:ascii="Times New Roman" w:hAnsi="Times New Roman"/>
          <w:sz w:val="20"/>
          <w:szCs w:val="20"/>
        </w:rPr>
        <w:t xml:space="preserve">with a recState of “act” </w:t>
      </w:r>
      <w:r w:rsidR="001211EC">
        <w:rPr>
          <w:rFonts w:ascii="Times New Roman" w:hAnsi="Times New Roman"/>
          <w:sz w:val="20"/>
          <w:szCs w:val="20"/>
        </w:rPr>
        <w:t>as required</w:t>
      </w:r>
      <w:r>
        <w:rPr>
          <w:rFonts w:ascii="Times New Roman" w:hAnsi="Times New Roman"/>
          <w:sz w:val="20"/>
          <w:szCs w:val="20"/>
        </w:rPr>
        <w:t>.</w:t>
      </w:r>
      <w:r w:rsidR="0005361C">
        <w:rPr>
          <w:rFonts w:ascii="Times New Roman" w:hAnsi="Times New Roman"/>
          <w:sz w:val="20"/>
          <w:szCs w:val="20"/>
        </w:rPr>
        <w:t xml:space="preserve">  CI’s in recStates other than “act” should not be changed.  </w:t>
      </w:r>
      <w:r w:rsidR="00E26BB5">
        <w:rPr>
          <w:rFonts w:ascii="Times New Roman" w:hAnsi="Times New Roman"/>
          <w:sz w:val="20"/>
          <w:szCs w:val="20"/>
        </w:rPr>
        <w:t xml:space="preserve">CIP consumer </w:t>
      </w:r>
      <w:r w:rsidR="0005361C">
        <w:rPr>
          <w:rFonts w:ascii="Times New Roman" w:hAnsi="Times New Roman"/>
          <w:sz w:val="20"/>
          <w:szCs w:val="20"/>
        </w:rPr>
        <w:t xml:space="preserve"> should never change recState to anything other than “pse”</w:t>
      </w:r>
    </w:p>
    <w:p w:rsidR="0005361C" w:rsidRDefault="0005361C" w:rsidP="00D96454">
      <w:pPr>
        <w:pStyle w:val="ListParagraph"/>
        <w:numPr>
          <w:ilvl w:val="1"/>
          <w:numId w:val="118"/>
        </w:numPr>
        <w:rPr>
          <w:rFonts w:ascii="Times New Roman" w:hAnsi="Times New Roman"/>
          <w:sz w:val="20"/>
          <w:szCs w:val="20"/>
        </w:rPr>
      </w:pPr>
      <w:r>
        <w:rPr>
          <w:rFonts w:ascii="Times New Roman" w:hAnsi="Times New Roman"/>
          <w:sz w:val="20"/>
          <w:szCs w:val="20"/>
        </w:rPr>
        <w:t>By producing a FeedbackNotice to inform Canoe that the recState has been changed.</w:t>
      </w:r>
    </w:p>
    <w:p w:rsidR="00661617" w:rsidRDefault="00D52694" w:rsidP="00D96454">
      <w:pPr>
        <w:pStyle w:val="ListParagraph"/>
        <w:numPr>
          <w:ilvl w:val="1"/>
          <w:numId w:val="118"/>
        </w:numPr>
        <w:rPr>
          <w:rFonts w:ascii="Times New Roman" w:hAnsi="Times New Roman"/>
          <w:sz w:val="20"/>
          <w:szCs w:val="20"/>
        </w:rPr>
      </w:pPr>
      <w:r>
        <w:rPr>
          <w:rFonts w:ascii="Times New Roman" w:hAnsi="Times New Roman"/>
          <w:sz w:val="20"/>
          <w:szCs w:val="20"/>
        </w:rPr>
        <w:t xml:space="preserve">By </w:t>
      </w:r>
      <w:r w:rsidR="00661617">
        <w:rPr>
          <w:rFonts w:ascii="Times New Roman" w:hAnsi="Times New Roman"/>
          <w:sz w:val="20"/>
          <w:szCs w:val="20"/>
        </w:rPr>
        <w:t xml:space="preserve">enabling the </w:t>
      </w:r>
      <w:r w:rsidR="00E26BB5">
        <w:rPr>
          <w:rFonts w:ascii="Times New Roman" w:hAnsi="Times New Roman"/>
          <w:sz w:val="20"/>
          <w:szCs w:val="20"/>
        </w:rPr>
        <w:t>CIP consumer’s</w:t>
      </w:r>
      <w:r w:rsidR="00661617">
        <w:rPr>
          <w:rFonts w:ascii="Times New Roman" w:hAnsi="Times New Roman"/>
          <w:sz w:val="20"/>
          <w:szCs w:val="20"/>
        </w:rPr>
        <w:t xml:space="preserve"> ingestion of UpdateNotifications when the maintenanc</w:t>
      </w:r>
      <w:r w:rsidR="0005361C">
        <w:rPr>
          <w:rFonts w:ascii="Times New Roman" w:hAnsi="Times New Roman"/>
          <w:sz w:val="20"/>
          <w:szCs w:val="20"/>
        </w:rPr>
        <w:t>e or downtime has been resolved (this would allow the recStates to be reset to the correct current state).</w:t>
      </w:r>
    </w:p>
    <w:p w:rsidR="00364F14" w:rsidRDefault="00364F14" w:rsidP="00364F14">
      <w:pPr>
        <w:ind w:left="720" w:hanging="720"/>
      </w:pPr>
      <w:r w:rsidRPr="00976AB7">
        <w:rPr>
          <w:b/>
        </w:rPr>
        <w:t>Exceptions</w:t>
      </w:r>
      <w:r w:rsidRPr="00312546">
        <w:t>: </w:t>
      </w:r>
      <w:r>
        <w:t>The following exceptions may occur</w:t>
      </w:r>
    </w:p>
    <w:p w:rsidR="00364F14" w:rsidRPr="002228CA" w:rsidRDefault="00364F14" w:rsidP="00364F14">
      <w:pPr>
        <w:ind w:left="720" w:hanging="720"/>
      </w:pPr>
      <w:r>
        <w:t>Not included</w:t>
      </w:r>
    </w:p>
    <w:p w:rsidR="00364F14" w:rsidRDefault="00364F14" w:rsidP="00364F14">
      <w:pPr>
        <w:ind w:left="720" w:hanging="720"/>
        <w:rPr>
          <w:b/>
        </w:rPr>
      </w:pPr>
    </w:p>
    <w:p w:rsidR="00364F14" w:rsidRDefault="00364F14" w:rsidP="00364F14">
      <w:pPr>
        <w:ind w:left="720" w:hanging="720"/>
      </w:pPr>
      <w:r w:rsidRPr="00976AB7">
        <w:rPr>
          <w:b/>
        </w:rPr>
        <w:t>Postconditions</w:t>
      </w:r>
      <w:r w:rsidRPr="00312546">
        <w:t>: </w:t>
      </w:r>
      <w:r>
        <w:t>The following post conditions are expected:</w:t>
      </w:r>
    </w:p>
    <w:p w:rsidR="00364F14" w:rsidRDefault="00364F14" w:rsidP="00D96454">
      <w:pPr>
        <w:numPr>
          <w:ilvl w:val="0"/>
          <w:numId w:val="94"/>
        </w:numPr>
      </w:pPr>
      <w:r>
        <w:t>The Canoe campaign manager can monitor asset availability and execution readiness for each campai</w:t>
      </w:r>
      <w:r w:rsidR="002D38BC">
        <w:t>gn</w:t>
      </w:r>
      <w:r>
        <w:t xml:space="preserve"> item.  The Canoe campaign manager has very current statistics on insertions and views for each campaign item.</w:t>
      </w:r>
    </w:p>
    <w:p w:rsidR="00364F14" w:rsidRDefault="00364F14" w:rsidP="00364F14">
      <w:pPr>
        <w:ind w:left="720" w:hanging="720"/>
        <w:rPr>
          <w:b/>
        </w:rPr>
      </w:pPr>
    </w:p>
    <w:p w:rsidR="00364F14" w:rsidRDefault="00364F14" w:rsidP="00364F14">
      <w:pPr>
        <w:ind w:left="720" w:hanging="720"/>
      </w:pPr>
      <w:r w:rsidRPr="00976AB7">
        <w:rPr>
          <w:b/>
        </w:rPr>
        <w:t>Related Use Cases</w:t>
      </w:r>
      <w:r w:rsidRPr="00312546">
        <w:t xml:space="preserve">: </w:t>
      </w:r>
    </w:p>
    <w:p w:rsidR="001523BE" w:rsidRDefault="001523BE" w:rsidP="00AB3666">
      <w:pPr>
        <w:pStyle w:val="BodyText1"/>
      </w:pPr>
      <w:r>
        <w:fldChar w:fldCharType="begin"/>
      </w:r>
      <w:r>
        <w:instrText xml:space="preserve"> REF _Ref308674382 \n \h </w:instrText>
      </w:r>
      <w:r>
        <w:fldChar w:fldCharType="separate"/>
      </w:r>
      <w:r w:rsidR="004C4B35">
        <w:t>2.7.9</w:t>
      </w:r>
      <w:r>
        <w:fldChar w:fldCharType="end"/>
      </w:r>
      <w:r>
        <w:t xml:space="preserve"> - </w:t>
      </w:r>
      <w:r>
        <w:fldChar w:fldCharType="begin"/>
      </w:r>
      <w:r>
        <w:instrText xml:space="preserve"> REF _Ref308674396 \h </w:instrText>
      </w:r>
      <w:r>
        <w:fldChar w:fldCharType="separate"/>
      </w:r>
      <w:r w:rsidR="004C4B35" w:rsidRPr="000A5CBD">
        <w:t>User Generated Campaign Updates</w:t>
      </w:r>
      <w:r>
        <w:fldChar w:fldCharType="end"/>
      </w:r>
    </w:p>
    <w:p w:rsidR="001523BE" w:rsidRDefault="001523BE" w:rsidP="00AB3666">
      <w:pPr>
        <w:pStyle w:val="BodyText1"/>
      </w:pPr>
      <w:r>
        <w:fldChar w:fldCharType="begin"/>
      </w:r>
      <w:r>
        <w:instrText xml:space="preserve"> REF _Ref308674423 \r \h </w:instrText>
      </w:r>
      <w:r>
        <w:fldChar w:fldCharType="separate"/>
      </w:r>
      <w:r w:rsidR="004C4B35">
        <w:t>2.7.10</w:t>
      </w:r>
      <w:r>
        <w:fldChar w:fldCharType="end"/>
      </w:r>
      <w:r>
        <w:t xml:space="preserve"> - </w:t>
      </w:r>
      <w:r>
        <w:fldChar w:fldCharType="begin"/>
      </w:r>
      <w:r>
        <w:instrText xml:space="preserve"> REF _Ref308674435 \h </w:instrText>
      </w:r>
      <w:r>
        <w:fldChar w:fldCharType="separate"/>
      </w:r>
      <w:r w:rsidR="004C4B35" w:rsidRPr="000A5CBD">
        <w:t>System Generated Campaign Updates</w:t>
      </w:r>
      <w:r>
        <w:fldChar w:fldCharType="end"/>
      </w:r>
    </w:p>
    <w:p w:rsidR="001523BE" w:rsidRDefault="001523BE" w:rsidP="00AB3666">
      <w:pPr>
        <w:pStyle w:val="BodyText1"/>
      </w:pPr>
      <w:r>
        <w:fldChar w:fldCharType="begin"/>
      </w:r>
      <w:r>
        <w:instrText xml:space="preserve"> REF _Ref308674568 \r \h </w:instrText>
      </w:r>
      <w:r>
        <w:fldChar w:fldCharType="separate"/>
      </w:r>
      <w:r w:rsidR="004C4B35">
        <w:t>2.7.11</w:t>
      </w:r>
      <w:r>
        <w:fldChar w:fldCharType="end"/>
      </w:r>
      <w:r>
        <w:t xml:space="preserve"> - </w:t>
      </w:r>
      <w:r>
        <w:fldChar w:fldCharType="begin"/>
      </w:r>
      <w:r>
        <w:instrText xml:space="preserve"> REF _Ref308674579 \h </w:instrText>
      </w:r>
      <w:r>
        <w:fldChar w:fldCharType="separate"/>
      </w:r>
      <w:r w:rsidR="004C4B35" w:rsidRPr="000A5CBD">
        <w:t>Invalid Campaign Instructions</w:t>
      </w:r>
      <w:r>
        <w:fldChar w:fldCharType="end"/>
      </w:r>
    </w:p>
    <w:p w:rsidR="001523BE" w:rsidRDefault="001523BE" w:rsidP="00AB3666">
      <w:pPr>
        <w:pStyle w:val="BodyText1"/>
      </w:pPr>
      <w:r>
        <w:fldChar w:fldCharType="begin"/>
      </w:r>
      <w:r>
        <w:instrText xml:space="preserve"> REF _Ref308674592 \r \h </w:instrText>
      </w:r>
      <w:r>
        <w:fldChar w:fldCharType="separate"/>
      </w:r>
      <w:r w:rsidR="004C4B35">
        <w:t>2.7.12</w:t>
      </w:r>
      <w:r>
        <w:fldChar w:fldCharType="end"/>
      </w:r>
      <w:r>
        <w:t xml:space="preserve"> - </w:t>
      </w:r>
      <w:r>
        <w:fldChar w:fldCharType="begin"/>
      </w:r>
      <w:r>
        <w:instrText xml:space="preserve"> REF _Ref308674603 \h </w:instrText>
      </w:r>
      <w:r>
        <w:fldChar w:fldCharType="separate"/>
      </w:r>
      <w:r w:rsidR="004C4B35" w:rsidRPr="000A5CBD">
        <w:t>Campaign Item Goal Achieved</w:t>
      </w:r>
      <w:r>
        <w:fldChar w:fldCharType="end"/>
      </w:r>
    </w:p>
    <w:p w:rsidR="001523BE" w:rsidRDefault="001523BE" w:rsidP="00AB3666">
      <w:pPr>
        <w:pStyle w:val="BodyText1"/>
      </w:pPr>
      <w:r>
        <w:fldChar w:fldCharType="begin"/>
      </w:r>
      <w:r>
        <w:instrText xml:space="preserve"> REF _Ref308674629 \r \h </w:instrText>
      </w:r>
      <w:r>
        <w:fldChar w:fldCharType="separate"/>
      </w:r>
      <w:r w:rsidR="004C4B35">
        <w:t>2.7.13</w:t>
      </w:r>
      <w:r>
        <w:fldChar w:fldCharType="end"/>
      </w:r>
      <w:r>
        <w:t xml:space="preserve"> - </w:t>
      </w:r>
      <w:r>
        <w:fldChar w:fldCharType="begin"/>
      </w:r>
      <w:r>
        <w:instrText xml:space="preserve"> REF _Ref308674637 \h </w:instrText>
      </w:r>
      <w:r>
        <w:fldChar w:fldCharType="separate"/>
      </w:r>
      <w:r w:rsidR="004C4B35" w:rsidRPr="000A5CBD">
        <w:t>Campaign Item Flight End Date Reached</w:t>
      </w:r>
      <w:r>
        <w:fldChar w:fldCharType="end"/>
      </w:r>
    </w:p>
    <w:p w:rsidR="003962E3" w:rsidRDefault="003962E3" w:rsidP="003962E3">
      <w:pPr>
        <w:ind w:left="720" w:hanging="720"/>
        <w:rPr>
          <w:b/>
        </w:rPr>
      </w:pPr>
    </w:p>
    <w:p w:rsidR="003962E3" w:rsidRDefault="003962E3" w:rsidP="003962E3">
      <w:pPr>
        <w:ind w:left="720" w:hanging="720"/>
      </w:pPr>
      <w:r>
        <w:rPr>
          <w:b/>
        </w:rPr>
        <w:t>Additional Information</w:t>
      </w:r>
      <w:r w:rsidRPr="00312546">
        <w:t xml:space="preserve">: </w:t>
      </w:r>
    </w:p>
    <w:p w:rsidR="001523BE" w:rsidRDefault="003962E3" w:rsidP="00AB3666">
      <w:pPr>
        <w:pStyle w:val="BodyText1"/>
      </w:pPr>
      <w:r>
        <w:fldChar w:fldCharType="begin"/>
      </w:r>
      <w:r>
        <w:instrText xml:space="preserve"> REF _Ref308677326 \h </w:instrText>
      </w:r>
      <w:r>
        <w:fldChar w:fldCharType="separate"/>
      </w:r>
      <w:r w:rsidR="004C4B35">
        <w:t xml:space="preserve">Figure </w:t>
      </w:r>
      <w:r w:rsidR="004C4B35">
        <w:rPr>
          <w:noProof/>
        </w:rPr>
        <w:t>6</w:t>
      </w:r>
      <w:r w:rsidR="004C4B35">
        <w:t xml:space="preserve"> - Campaign Item Information Flow</w:t>
      </w:r>
      <w:r>
        <w:fldChar w:fldCharType="end"/>
      </w:r>
      <w:r>
        <w:t xml:space="preserve"> describes the major components of campaign item communication.</w:t>
      </w:r>
    </w:p>
    <w:p w:rsidR="003962E3" w:rsidRDefault="003962E3" w:rsidP="00AB3666">
      <w:pPr>
        <w:pStyle w:val="BodyText1"/>
      </w:pPr>
    </w:p>
    <w:p w:rsidR="003962E3" w:rsidRDefault="00367020" w:rsidP="00AB3666">
      <w:pPr>
        <w:pStyle w:val="BodyText1"/>
      </w:pPr>
      <w:r w:rsidRPr="00367020">
        <w:rPr>
          <w:noProof/>
        </w:rPr>
        <w:drawing>
          <wp:inline distT="0" distB="0" distL="0" distR="0" wp14:anchorId="56801171" wp14:editId="06CE6A1F">
            <wp:extent cx="5943600" cy="598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87075"/>
                    </a:xfrm>
                    <a:prstGeom prst="rect">
                      <a:avLst/>
                    </a:prstGeom>
                    <a:noFill/>
                    <a:ln>
                      <a:noFill/>
                    </a:ln>
                  </pic:spPr>
                </pic:pic>
              </a:graphicData>
            </a:graphic>
          </wp:inline>
        </w:drawing>
      </w:r>
    </w:p>
    <w:p w:rsidR="003962E3" w:rsidRDefault="003962E3" w:rsidP="00894E4C">
      <w:pPr>
        <w:pStyle w:val="Caption"/>
        <w:outlineLvl w:val="9"/>
      </w:pPr>
      <w:bookmarkStart w:id="89" w:name="_Ref308677326"/>
      <w:r>
        <w:t xml:space="preserve">Figure </w:t>
      </w:r>
      <w:fldSimple w:instr=" SEQ Figure \* ARABIC ">
        <w:r w:rsidR="004C4B35">
          <w:rPr>
            <w:noProof/>
          </w:rPr>
          <w:t>6</w:t>
        </w:r>
      </w:fldSimple>
      <w:r>
        <w:t xml:space="preserve"> - Campaign Item Information Flow</w:t>
      </w:r>
      <w:bookmarkEnd w:id="89"/>
    </w:p>
    <w:p w:rsidR="003962E3" w:rsidRDefault="003962E3" w:rsidP="00AB3666">
      <w:pPr>
        <w:pStyle w:val="BodyText1"/>
      </w:pPr>
    </w:p>
    <w:p w:rsidR="00145F5C" w:rsidRPr="000A5CBD" w:rsidRDefault="00145F5C" w:rsidP="000A5CBD">
      <w:pPr>
        <w:pStyle w:val="Heading3"/>
      </w:pPr>
      <w:bookmarkStart w:id="90" w:name="_Ref308675321"/>
      <w:bookmarkStart w:id="91" w:name="_Ref308675331"/>
      <w:bookmarkStart w:id="92" w:name="_Ref309026486"/>
      <w:bookmarkStart w:id="93" w:name="_Ref309026498"/>
      <w:bookmarkStart w:id="94" w:name="_Toc312930354"/>
      <w:r w:rsidRPr="000A5CBD">
        <w:t>StateFeedback Communicated from the MSO</w:t>
      </w:r>
      <w:bookmarkEnd w:id="90"/>
      <w:bookmarkEnd w:id="91"/>
      <w:bookmarkEnd w:id="92"/>
      <w:bookmarkEnd w:id="93"/>
      <w:bookmarkEnd w:id="94"/>
    </w:p>
    <w:p w:rsidR="00145F5C" w:rsidRDefault="00145F5C" w:rsidP="00145F5C">
      <w:pPr>
        <w:ind w:left="720" w:hanging="720"/>
      </w:pPr>
      <w:r w:rsidRPr="00976AB7">
        <w:rPr>
          <w:b/>
        </w:rPr>
        <w:t>Summary</w:t>
      </w:r>
      <w:r w:rsidRPr="00312546">
        <w:t>: </w:t>
      </w:r>
      <w:r>
        <w:t xml:space="preserve">The </w:t>
      </w:r>
      <w:r w:rsidR="00E26BB5">
        <w:t xml:space="preserve">CIP consumer </w:t>
      </w:r>
      <w:r>
        <w:t>provide</w:t>
      </w:r>
      <w:r w:rsidR="00E26BB5">
        <w:t>s</w:t>
      </w:r>
      <w:r>
        <w:t xml:space="preserve"> the following information through the FeedbackNotice.</w:t>
      </w:r>
      <w:r w:rsidR="00A458B4">
        <w:t xml:space="preserve">  The FeedbackNotice will be communicated every X configurable minutes.  Initially x = 15.</w:t>
      </w:r>
    </w:p>
    <w:p w:rsidR="00C92F07" w:rsidRDefault="00C92F07" w:rsidP="00D96454">
      <w:pPr>
        <w:numPr>
          <w:ilvl w:val="0"/>
          <w:numId w:val="106"/>
        </w:numPr>
      </w:pPr>
      <w:r>
        <w:lastRenderedPageBreak/>
        <w:t>The mediaState of an asset</w:t>
      </w:r>
    </w:p>
    <w:p w:rsidR="00495B2D" w:rsidRDefault="00495B2D" w:rsidP="00D96454">
      <w:pPr>
        <w:numPr>
          <w:ilvl w:val="0"/>
          <w:numId w:val="106"/>
        </w:numPr>
      </w:pPr>
      <w:r>
        <w:t>The mediaState of the parent Bundle</w:t>
      </w:r>
    </w:p>
    <w:p w:rsidR="00C92F07" w:rsidRDefault="00C92F07" w:rsidP="00D96454">
      <w:pPr>
        <w:numPr>
          <w:ilvl w:val="0"/>
          <w:numId w:val="106"/>
        </w:numPr>
      </w:pPr>
      <w:r>
        <w:t xml:space="preserve">The executionState of </w:t>
      </w:r>
      <w:r w:rsidR="00392ECF">
        <w:t xml:space="preserve">the parent </w:t>
      </w:r>
      <w:r w:rsidR="00495B2D">
        <w:t>B</w:t>
      </w:r>
      <w:r>
        <w:t>undle</w:t>
      </w:r>
    </w:p>
    <w:p w:rsidR="00145F5C" w:rsidRDefault="00145F5C" w:rsidP="00D96454">
      <w:pPr>
        <w:numPr>
          <w:ilvl w:val="0"/>
          <w:numId w:val="106"/>
        </w:numPr>
      </w:pPr>
      <w:r>
        <w:t xml:space="preserve">The </w:t>
      </w:r>
      <w:r w:rsidR="00A458B4">
        <w:t xml:space="preserve">cumulative totals </w:t>
      </w:r>
      <w:r>
        <w:t>of</w:t>
      </w:r>
      <w:r w:rsidR="00A458B4">
        <w:t xml:space="preserve"> insertions</w:t>
      </w:r>
      <w:r>
        <w:t xml:space="preserve"> for </w:t>
      </w:r>
      <w:r w:rsidR="00392ECF">
        <w:t>the CI</w:t>
      </w:r>
    </w:p>
    <w:p w:rsidR="00145F5C" w:rsidRDefault="00145F5C" w:rsidP="00D96454">
      <w:pPr>
        <w:numPr>
          <w:ilvl w:val="0"/>
          <w:numId w:val="106"/>
        </w:numPr>
      </w:pPr>
      <w:r>
        <w:t xml:space="preserve">The </w:t>
      </w:r>
      <w:r w:rsidR="00A458B4">
        <w:t xml:space="preserve">cumulative totals </w:t>
      </w:r>
      <w:r>
        <w:t xml:space="preserve"> of  view</w:t>
      </w:r>
      <w:r w:rsidR="00A458B4">
        <w:t>s</w:t>
      </w:r>
      <w:r>
        <w:t xml:space="preserve"> for </w:t>
      </w:r>
      <w:r w:rsidR="00392ECF">
        <w:t>the CI</w:t>
      </w:r>
    </w:p>
    <w:p w:rsidR="00C92F07" w:rsidRDefault="00C92F07" w:rsidP="00D96454">
      <w:pPr>
        <w:numPr>
          <w:ilvl w:val="0"/>
          <w:numId w:val="106"/>
        </w:numPr>
      </w:pPr>
      <w:r>
        <w:t>Notification when the recState of an element containing a StateFeedback element changes</w:t>
      </w:r>
    </w:p>
    <w:p w:rsidR="00145F5C" w:rsidRDefault="00145F5C" w:rsidP="00145F5C">
      <w:pPr>
        <w:ind w:left="720" w:hanging="720"/>
      </w:pPr>
    </w:p>
    <w:p w:rsidR="00145F5C" w:rsidRDefault="00145F5C" w:rsidP="00145F5C">
      <w:pPr>
        <w:ind w:left="720" w:hanging="720"/>
      </w:pPr>
      <w:r w:rsidRPr="00976AB7">
        <w:rPr>
          <w:b/>
        </w:rPr>
        <w:t>Actors</w:t>
      </w:r>
      <w:r w:rsidRPr="00312546">
        <w:t>:</w:t>
      </w:r>
      <w:r>
        <w:t xml:space="preserve"> The following actors are engaged:</w:t>
      </w:r>
    </w:p>
    <w:p w:rsidR="00145F5C" w:rsidRDefault="00EB28EB" w:rsidP="00D96454">
      <w:pPr>
        <w:numPr>
          <w:ilvl w:val="0"/>
          <w:numId w:val="107"/>
        </w:numPr>
      </w:pPr>
      <w:r>
        <w:t xml:space="preserve">CIP consumer </w:t>
      </w:r>
    </w:p>
    <w:p w:rsidR="00145F5C" w:rsidRDefault="00145F5C" w:rsidP="00D96454">
      <w:pPr>
        <w:numPr>
          <w:ilvl w:val="0"/>
          <w:numId w:val="107"/>
        </w:numPr>
      </w:pPr>
      <w:r>
        <w:t>Canoe campaign manager</w:t>
      </w:r>
    </w:p>
    <w:p w:rsidR="00145F5C" w:rsidRDefault="00145F5C" w:rsidP="00145F5C">
      <w:pPr>
        <w:rPr>
          <w:b/>
        </w:rPr>
      </w:pPr>
    </w:p>
    <w:p w:rsidR="00145F5C" w:rsidRDefault="00145F5C" w:rsidP="00145F5C">
      <w:r w:rsidRPr="00976AB7">
        <w:rPr>
          <w:b/>
        </w:rPr>
        <w:t>Preconditions</w:t>
      </w:r>
      <w:r w:rsidRPr="00312546">
        <w:t>: </w:t>
      </w:r>
      <w:r>
        <w:t>The following pre conditions are expected:</w:t>
      </w:r>
    </w:p>
    <w:p w:rsidR="00FF0FF5" w:rsidRDefault="00145F5C" w:rsidP="00D96454">
      <w:pPr>
        <w:numPr>
          <w:ilvl w:val="0"/>
          <w:numId w:val="108"/>
        </w:numPr>
      </w:pPr>
      <w:r>
        <w:t xml:space="preserve">The campaign item has </w:t>
      </w:r>
      <w:r w:rsidR="00FF0FF5">
        <w:t xml:space="preserve">been communicated by the Canoe campaign manager and ingested and implemented by the </w:t>
      </w:r>
      <w:r w:rsidR="00EB28EB">
        <w:t>CIP consumer</w:t>
      </w:r>
      <w:r w:rsidR="00FF0FF5">
        <w:t>.</w:t>
      </w:r>
    </w:p>
    <w:p w:rsidR="00145F5C" w:rsidRDefault="00FF0FF5" w:rsidP="00D96454">
      <w:pPr>
        <w:numPr>
          <w:ilvl w:val="0"/>
          <w:numId w:val="108"/>
        </w:numPr>
      </w:pPr>
      <w:r>
        <w:t>The campaign item has generated placements.</w:t>
      </w:r>
    </w:p>
    <w:p w:rsidR="00145F5C" w:rsidRDefault="00145F5C" w:rsidP="00145F5C">
      <w:pPr>
        <w:rPr>
          <w:b/>
        </w:rPr>
      </w:pPr>
    </w:p>
    <w:p w:rsidR="00145F5C" w:rsidRDefault="00145F5C" w:rsidP="00145F5C">
      <w:r w:rsidRPr="00976AB7">
        <w:rPr>
          <w:b/>
        </w:rPr>
        <w:t>Basic course</w:t>
      </w:r>
      <w:r w:rsidRPr="00312546">
        <w:t>: </w:t>
      </w:r>
      <w:r>
        <w:t>The nominal path consists of:</w:t>
      </w:r>
    </w:p>
    <w:p w:rsidR="00FF0FF5" w:rsidRDefault="00145F5C" w:rsidP="00D96454">
      <w:pPr>
        <w:numPr>
          <w:ilvl w:val="0"/>
          <w:numId w:val="109"/>
        </w:numPr>
      </w:pPr>
      <w:r>
        <w:t xml:space="preserve">The </w:t>
      </w:r>
      <w:r w:rsidR="00EB28EB">
        <w:t xml:space="preserve">CIP consumer </w:t>
      </w:r>
      <w:r w:rsidR="00FF0FF5">
        <w:t xml:space="preserve">ingests and </w:t>
      </w:r>
      <w:r w:rsidR="00B01770">
        <w:t>implements</w:t>
      </w:r>
      <w:r w:rsidR="00FF0FF5">
        <w:t xml:space="preserve"> the campaign item.</w:t>
      </w:r>
    </w:p>
    <w:p w:rsidR="004B5E67" w:rsidRDefault="00FF0FF5" w:rsidP="00D96454">
      <w:pPr>
        <w:numPr>
          <w:ilvl w:val="0"/>
          <w:numId w:val="109"/>
        </w:numPr>
      </w:pPr>
      <w:r>
        <w:t xml:space="preserve">The </w:t>
      </w:r>
      <w:r w:rsidR="00EB28EB">
        <w:t xml:space="preserve">CIP consumer </w:t>
      </w:r>
      <w:r>
        <w:t xml:space="preserve">begins checking asset availability </w:t>
      </w:r>
      <w:r w:rsidR="00FE26DE">
        <w:t xml:space="preserve">(mediaState) </w:t>
      </w:r>
      <w:r>
        <w:t xml:space="preserve">based on the date/time represented in the beginRequired attribute of the ContentMgmt element.  The beginRequired date/time will </w:t>
      </w:r>
      <w:r w:rsidR="00B01770">
        <w:t>be set to the current date/time that the UpdateNotice was generated by the Canoe campaign manager.  The endRequired attribute will = the Flight end date.</w:t>
      </w:r>
    </w:p>
    <w:p w:rsidR="004B5E67" w:rsidRDefault="004B5E67" w:rsidP="00D96454">
      <w:pPr>
        <w:numPr>
          <w:ilvl w:val="0"/>
          <w:numId w:val="109"/>
        </w:numPr>
      </w:pPr>
      <w:r>
        <w:t>Availability is reported when the reportAsOf date/time is reached.</w:t>
      </w:r>
    </w:p>
    <w:p w:rsidR="00495B2D" w:rsidRDefault="00495B2D" w:rsidP="00D96454">
      <w:pPr>
        <w:numPr>
          <w:ilvl w:val="0"/>
          <w:numId w:val="109"/>
        </w:numPr>
      </w:pPr>
      <w:r>
        <w:t>Availability is reported when the mediaState of an asset changes.</w:t>
      </w:r>
    </w:p>
    <w:p w:rsidR="00145F5C" w:rsidRDefault="00FE26DE" w:rsidP="00D96454">
      <w:pPr>
        <w:numPr>
          <w:ilvl w:val="0"/>
          <w:numId w:val="109"/>
        </w:numPr>
      </w:pPr>
      <w:r>
        <w:t xml:space="preserve">The </w:t>
      </w:r>
      <w:r w:rsidR="00EB28EB">
        <w:t xml:space="preserve">CIP consumer </w:t>
      </w:r>
      <w:r w:rsidR="00145F5C">
        <w:t xml:space="preserve">must </w:t>
      </w:r>
      <w:r>
        <w:t>report mediaState for every asset</w:t>
      </w:r>
      <w:r w:rsidR="00B01770">
        <w:t>.</w:t>
      </w:r>
    </w:p>
    <w:p w:rsidR="00495B2D" w:rsidRDefault="00812045" w:rsidP="00D96454">
      <w:pPr>
        <w:numPr>
          <w:ilvl w:val="0"/>
          <w:numId w:val="109"/>
        </w:numPr>
      </w:pPr>
      <w:r>
        <w:t xml:space="preserve">The </w:t>
      </w:r>
      <w:r w:rsidR="00EB28EB">
        <w:t xml:space="preserve">CIP consumer </w:t>
      </w:r>
      <w:r>
        <w:t xml:space="preserve">must report executionState for the campaign item </w:t>
      </w:r>
      <w:r w:rsidR="00495B2D">
        <w:t>when the reportAsOf date/time.</w:t>
      </w:r>
    </w:p>
    <w:p w:rsidR="00812045" w:rsidRDefault="00495B2D" w:rsidP="00D96454">
      <w:pPr>
        <w:numPr>
          <w:ilvl w:val="0"/>
          <w:numId w:val="109"/>
        </w:numPr>
      </w:pPr>
      <w:r>
        <w:t>When executionState changes the CIP consumer must report executionStae with the next batch update.</w:t>
      </w:r>
    </w:p>
    <w:p w:rsidR="00FE26DE" w:rsidRDefault="00FE26DE" w:rsidP="00D96454">
      <w:pPr>
        <w:numPr>
          <w:ilvl w:val="0"/>
          <w:numId w:val="109"/>
        </w:numPr>
      </w:pPr>
      <w:r>
        <w:t xml:space="preserve">The </w:t>
      </w:r>
      <w:r w:rsidR="00EB28EB">
        <w:t xml:space="preserve">CIP consumer </w:t>
      </w:r>
      <w:r w:rsidR="004B5E67">
        <w:t>accumulates</w:t>
      </w:r>
      <w:r>
        <w:t xml:space="preserve"> an insertion occurrence each time an ad is placed.  Insertion </w:t>
      </w:r>
      <w:r w:rsidR="00135872">
        <w:t>occurrences</w:t>
      </w:r>
      <w:r>
        <w:t xml:space="preserve"> are reported regardless of the campaign item’s goalType</w:t>
      </w:r>
      <w:r w:rsidR="00A458B4">
        <w:t xml:space="preserve">.  Insertion </w:t>
      </w:r>
      <w:r w:rsidR="00135872">
        <w:t>occurrences</w:t>
      </w:r>
      <w:r w:rsidR="00A458B4">
        <w:t xml:space="preserve"> will be aggregated </w:t>
      </w:r>
      <w:r w:rsidR="00FF16A5">
        <w:t xml:space="preserve">at the parent Bundle </w:t>
      </w:r>
      <w:r w:rsidR="00A458B4">
        <w:t>and communicated in the batch updates.</w:t>
      </w:r>
    </w:p>
    <w:p w:rsidR="00812045" w:rsidRDefault="00FE26DE" w:rsidP="00D96454">
      <w:pPr>
        <w:numPr>
          <w:ilvl w:val="0"/>
          <w:numId w:val="109"/>
        </w:numPr>
      </w:pPr>
      <w:r>
        <w:t xml:space="preserve">The </w:t>
      </w:r>
      <w:r w:rsidR="00EB28EB">
        <w:t xml:space="preserve">CIP consumer </w:t>
      </w:r>
      <w:r w:rsidR="00A458B4">
        <w:t>accumulates</w:t>
      </w:r>
      <w:r>
        <w:t xml:space="preserve"> a view occurrence each time it receives viewer metrics indicating an ad was viewed.  View occurences are reported regardless of the campaign item’s goalType.</w:t>
      </w:r>
      <w:r w:rsidR="00812045">
        <w:t xml:space="preserve">  </w:t>
      </w:r>
      <w:r w:rsidR="00A458B4">
        <w:t>View</w:t>
      </w:r>
      <w:r w:rsidR="00812045">
        <w:t xml:space="preserve"> occurences will be aggregated </w:t>
      </w:r>
      <w:r w:rsidR="00FF16A5">
        <w:t>at the parent Bundle and communicated in the batch updates</w:t>
      </w:r>
      <w:r w:rsidR="00812045">
        <w:t>.</w:t>
      </w:r>
    </w:p>
    <w:p w:rsidR="00C92F07" w:rsidRDefault="00C92F07" w:rsidP="00D96454">
      <w:pPr>
        <w:numPr>
          <w:ilvl w:val="0"/>
          <w:numId w:val="109"/>
        </w:numPr>
      </w:pPr>
      <w:r>
        <w:t xml:space="preserve">Each </w:t>
      </w:r>
      <w:r w:rsidR="00495B2D">
        <w:t xml:space="preserve">StateFeedback element in the </w:t>
      </w:r>
      <w:r>
        <w:t xml:space="preserve">FeedbackNotice shall include the current recState of the element it supports.  The </w:t>
      </w:r>
      <w:r w:rsidR="00EB28EB">
        <w:t xml:space="preserve">CIP consumer </w:t>
      </w:r>
      <w:r>
        <w:t xml:space="preserve">shall insure that a FeedbackNotice is generated whenever </w:t>
      </w:r>
      <w:r w:rsidR="00FF16A5">
        <w:t xml:space="preserve">the </w:t>
      </w:r>
      <w:r w:rsidR="00E26BB5">
        <w:t xml:space="preserve">CIP consumer </w:t>
      </w:r>
      <w:r w:rsidR="00FF16A5">
        <w:t>initiate</w:t>
      </w:r>
      <w:r w:rsidR="00E26BB5">
        <w:t>s</w:t>
      </w:r>
      <w:r w:rsidR="00FF16A5">
        <w:t xml:space="preserve"> a change to </w:t>
      </w:r>
      <w:r>
        <w:t>an element</w:t>
      </w:r>
      <w:r w:rsidR="00FF16A5">
        <w:t xml:space="preserve">’s </w:t>
      </w:r>
      <w:r>
        <w:t>recState if that element contains a StateFeedback element.</w:t>
      </w:r>
    </w:p>
    <w:p w:rsidR="00145F5C" w:rsidRDefault="00812045" w:rsidP="00D96454">
      <w:pPr>
        <w:numPr>
          <w:ilvl w:val="0"/>
          <w:numId w:val="109"/>
        </w:numPr>
      </w:pPr>
      <w:r>
        <w:lastRenderedPageBreak/>
        <w:t>T</w:t>
      </w:r>
      <w:r w:rsidR="00145F5C">
        <w:t xml:space="preserve">he Canoe campaign manager </w:t>
      </w:r>
      <w:r>
        <w:t>receives the feedback and responds with a FeedbackResponse</w:t>
      </w:r>
      <w:r w:rsidR="00145F5C">
        <w:t>:</w:t>
      </w:r>
    </w:p>
    <w:p w:rsidR="003C5CE1" w:rsidRDefault="00812045" w:rsidP="00D96454">
      <w:pPr>
        <w:numPr>
          <w:ilvl w:val="1"/>
          <w:numId w:val="109"/>
        </w:numPr>
      </w:pPr>
      <w:r>
        <w:t xml:space="preserve">If the </w:t>
      </w:r>
      <w:r w:rsidR="003C5CE1">
        <w:t>FeedbackNotice was successfully received, the FeedbackResponse contains a msgResult attribute = “OK”</w:t>
      </w:r>
    </w:p>
    <w:p w:rsidR="00145F5C" w:rsidRDefault="003C5CE1" w:rsidP="00D96454">
      <w:pPr>
        <w:numPr>
          <w:ilvl w:val="1"/>
          <w:numId w:val="109"/>
        </w:numPr>
      </w:pPr>
      <w:r>
        <w:t xml:space="preserve">If the FeedbackNotice was unsuccessful, the FeedbackResponse contains </w:t>
      </w:r>
      <w:proofErr w:type="gramStart"/>
      <w:r>
        <w:t>a</w:t>
      </w:r>
      <w:proofErr w:type="gramEnd"/>
      <w:r>
        <w:t xml:space="preserve"> msgResult attribute = “FAIL”</w:t>
      </w:r>
      <w:r w:rsidR="0056604F">
        <w:t xml:space="preserve"> and contain a Notes element containing specific details of the failure.  The Canoe campaign manager must log the Acknowledgement as unsuccessful.  Canoe Operations will monitor the log and facilitate resolution.  MSO operations must also log, monitor and facilitate resolution of all failed FeedbackResponses.</w:t>
      </w:r>
    </w:p>
    <w:p w:rsidR="00801140" w:rsidRPr="00F31685" w:rsidRDefault="00801140" w:rsidP="00252252">
      <w:pPr>
        <w:ind w:left="720"/>
        <w:rPr>
          <w:b/>
        </w:rPr>
      </w:pPr>
    </w:p>
    <w:p w:rsidR="003C5CE1" w:rsidRDefault="003C5CE1" w:rsidP="00145F5C">
      <w:pPr>
        <w:rPr>
          <w:b/>
        </w:rPr>
      </w:pPr>
    </w:p>
    <w:p w:rsidR="00145F5C" w:rsidRDefault="00145F5C" w:rsidP="00145F5C">
      <w:r w:rsidRPr="00976AB7">
        <w:rPr>
          <w:b/>
        </w:rPr>
        <w:t>Alternative course</w:t>
      </w:r>
      <w:r w:rsidRPr="00312546">
        <w:t>: </w:t>
      </w:r>
      <w:r>
        <w:t>The alternative paths may consist of:</w:t>
      </w:r>
    </w:p>
    <w:p w:rsidR="00145F5C" w:rsidRPr="00312546" w:rsidRDefault="00145F5C" w:rsidP="00145F5C">
      <w:r>
        <w:t>None identified</w:t>
      </w:r>
    </w:p>
    <w:p w:rsidR="00145F5C" w:rsidRDefault="00145F5C" w:rsidP="00145F5C">
      <w:pPr>
        <w:ind w:left="720" w:hanging="720"/>
        <w:rPr>
          <w:b/>
        </w:rPr>
      </w:pPr>
    </w:p>
    <w:p w:rsidR="00145F5C" w:rsidRDefault="00145F5C" w:rsidP="00145F5C">
      <w:pPr>
        <w:ind w:left="720" w:hanging="720"/>
      </w:pPr>
      <w:r w:rsidRPr="00976AB7">
        <w:rPr>
          <w:b/>
        </w:rPr>
        <w:t>Exceptions</w:t>
      </w:r>
      <w:r w:rsidRPr="00312546">
        <w:t>: </w:t>
      </w:r>
      <w:r>
        <w:t>The following exceptions may occur</w:t>
      </w:r>
    </w:p>
    <w:p w:rsidR="00145F5C" w:rsidRPr="002228CA" w:rsidRDefault="00145F5C" w:rsidP="00145F5C">
      <w:pPr>
        <w:ind w:left="720" w:hanging="720"/>
      </w:pPr>
      <w:r>
        <w:t>Not included</w:t>
      </w:r>
    </w:p>
    <w:p w:rsidR="00145F5C" w:rsidRDefault="00145F5C" w:rsidP="00145F5C">
      <w:pPr>
        <w:ind w:left="720" w:hanging="720"/>
        <w:rPr>
          <w:b/>
        </w:rPr>
      </w:pPr>
    </w:p>
    <w:p w:rsidR="00145F5C" w:rsidRDefault="00145F5C" w:rsidP="00145F5C">
      <w:pPr>
        <w:ind w:left="720" w:hanging="720"/>
      </w:pPr>
      <w:r w:rsidRPr="00976AB7">
        <w:rPr>
          <w:b/>
        </w:rPr>
        <w:t>Postconditions</w:t>
      </w:r>
      <w:r w:rsidRPr="00312546">
        <w:t>: </w:t>
      </w:r>
      <w:r>
        <w:t>The following post conditions are expected:</w:t>
      </w:r>
    </w:p>
    <w:p w:rsidR="00145F5C" w:rsidRDefault="00145F5C" w:rsidP="00D96454">
      <w:pPr>
        <w:numPr>
          <w:ilvl w:val="0"/>
          <w:numId w:val="110"/>
        </w:numPr>
      </w:pPr>
      <w:r>
        <w:t>The</w:t>
      </w:r>
      <w:r w:rsidR="003C5CE1">
        <w:t xml:space="preserve"> Canoe campaign manager can monitor asset availability and execution readiness for each campai</w:t>
      </w:r>
      <w:r w:rsidR="00FF16A5">
        <w:t>gn</w:t>
      </w:r>
      <w:r w:rsidR="003C5CE1">
        <w:t xml:space="preserve"> item.  The Canoe campaign manager has very current statistics on insertions and views for each campaign item.</w:t>
      </w:r>
    </w:p>
    <w:p w:rsidR="00145F5C" w:rsidRDefault="00145F5C" w:rsidP="00145F5C">
      <w:pPr>
        <w:ind w:left="720" w:hanging="720"/>
        <w:rPr>
          <w:b/>
        </w:rPr>
      </w:pPr>
    </w:p>
    <w:p w:rsidR="00145F5C" w:rsidRDefault="00145F5C" w:rsidP="00145F5C">
      <w:pPr>
        <w:ind w:left="720" w:hanging="720"/>
      </w:pPr>
      <w:r w:rsidRPr="00976AB7">
        <w:rPr>
          <w:b/>
        </w:rPr>
        <w:t>Related Use Cases</w:t>
      </w:r>
      <w:r w:rsidRPr="00312546">
        <w:t xml:space="preserve">: </w:t>
      </w:r>
    </w:p>
    <w:p w:rsidR="00145F5C" w:rsidRDefault="00CE66C8" w:rsidP="00AB3666">
      <w:pPr>
        <w:pStyle w:val="BodyText1"/>
      </w:pPr>
      <w:r>
        <w:fldChar w:fldCharType="begin"/>
      </w:r>
      <w:r>
        <w:instrText xml:space="preserve"> REF _Ref308676069 \r \h </w:instrText>
      </w:r>
      <w:r>
        <w:fldChar w:fldCharType="separate"/>
      </w:r>
      <w:r w:rsidR="004C4B35">
        <w:t>2.7.2</w:t>
      </w:r>
      <w:r>
        <w:fldChar w:fldCharType="end"/>
      </w:r>
      <w:r>
        <w:t xml:space="preserve"> - </w:t>
      </w:r>
      <w:r>
        <w:fldChar w:fldCharType="begin"/>
      </w:r>
      <w:r>
        <w:instrText xml:space="preserve"> REF _Ref308676077 \h </w:instrText>
      </w:r>
      <w:r>
        <w:fldChar w:fldCharType="separate"/>
      </w:r>
      <w:r w:rsidR="004C4B35" w:rsidRPr="000A5CBD">
        <w:t>Ad Rotation</w:t>
      </w:r>
      <w:r>
        <w:fldChar w:fldCharType="end"/>
      </w:r>
    </w:p>
    <w:p w:rsidR="00CE66C8" w:rsidRDefault="00CE66C8" w:rsidP="00AB3666">
      <w:pPr>
        <w:pStyle w:val="BodyText1"/>
      </w:pPr>
      <w:r>
        <w:fldChar w:fldCharType="begin"/>
      </w:r>
      <w:r>
        <w:instrText xml:space="preserve"> REF _Ref308676091 \r \h </w:instrText>
      </w:r>
      <w:r>
        <w:fldChar w:fldCharType="separate"/>
      </w:r>
      <w:r w:rsidR="004C4B35">
        <w:t>2.7.10</w:t>
      </w:r>
      <w:r>
        <w:fldChar w:fldCharType="end"/>
      </w:r>
      <w:r>
        <w:t xml:space="preserve"> - </w:t>
      </w:r>
      <w:r>
        <w:fldChar w:fldCharType="begin"/>
      </w:r>
      <w:r>
        <w:instrText xml:space="preserve"> REF _Ref308676099 \h </w:instrText>
      </w:r>
      <w:r>
        <w:fldChar w:fldCharType="separate"/>
      </w:r>
      <w:r w:rsidR="004C4B35" w:rsidRPr="000A5CBD">
        <w:t>System Generated Campaign Updates</w:t>
      </w:r>
      <w:r>
        <w:fldChar w:fldCharType="end"/>
      </w:r>
    </w:p>
    <w:p w:rsidR="00CE66C8" w:rsidRPr="002236E9" w:rsidRDefault="00CE66C8" w:rsidP="00AB3666">
      <w:pPr>
        <w:pStyle w:val="BodyText1"/>
      </w:pPr>
    </w:p>
    <w:p w:rsidR="00EB3584" w:rsidRPr="000A5CBD" w:rsidRDefault="00EB3584" w:rsidP="000A5CBD">
      <w:pPr>
        <w:pStyle w:val="Heading3"/>
      </w:pPr>
      <w:bookmarkStart w:id="95" w:name="_Toc312930355"/>
      <w:r w:rsidRPr="000A5CBD">
        <w:t xml:space="preserve">Detailed Viewership </w:t>
      </w:r>
      <w:r w:rsidR="00D102F8" w:rsidRPr="000A5CBD">
        <w:t>Data</w:t>
      </w:r>
      <w:bookmarkEnd w:id="95"/>
    </w:p>
    <w:p w:rsidR="00EB3584" w:rsidRDefault="00EB3584" w:rsidP="00EB3584">
      <w:pPr>
        <w:ind w:left="720" w:hanging="720"/>
        <w:rPr>
          <w:b/>
        </w:rPr>
      </w:pPr>
    </w:p>
    <w:p w:rsidR="009A7514" w:rsidRPr="00312546" w:rsidRDefault="00EB3584" w:rsidP="009A7514">
      <w:pPr>
        <w:ind w:left="720" w:hanging="720"/>
      </w:pPr>
      <w:r w:rsidRPr="00976AB7">
        <w:rPr>
          <w:b/>
        </w:rPr>
        <w:t>Summary</w:t>
      </w:r>
      <w:r w:rsidRPr="00312546">
        <w:t>: </w:t>
      </w:r>
      <w:r w:rsidR="009F106F">
        <w:t>Communicate detailed ad and entertainment viewership metrics to Canoe via SMS.</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2E4786" w:rsidRDefault="002E4786" w:rsidP="00D96454">
      <w:pPr>
        <w:numPr>
          <w:ilvl w:val="0"/>
          <w:numId w:val="37"/>
        </w:numPr>
      </w:pPr>
      <w:r>
        <w:t xml:space="preserve">MSO </w:t>
      </w:r>
      <w:r w:rsidR="0042153E">
        <w:t>client device</w:t>
      </w:r>
    </w:p>
    <w:p w:rsidR="002E4786" w:rsidRDefault="002E4786" w:rsidP="00D96454">
      <w:pPr>
        <w:numPr>
          <w:ilvl w:val="0"/>
          <w:numId w:val="37"/>
        </w:numPr>
      </w:pPr>
      <w:r>
        <w:t>MSO VOD system</w:t>
      </w:r>
    </w:p>
    <w:p w:rsidR="002E4786" w:rsidRDefault="00EB28EB" w:rsidP="00D96454">
      <w:pPr>
        <w:numPr>
          <w:ilvl w:val="0"/>
          <w:numId w:val="37"/>
        </w:numPr>
      </w:pPr>
      <w:r>
        <w:t xml:space="preserve">CIP consumer </w:t>
      </w:r>
    </w:p>
    <w:p w:rsidR="002E4786" w:rsidRDefault="002E4786" w:rsidP="00D96454">
      <w:pPr>
        <w:numPr>
          <w:ilvl w:val="0"/>
          <w:numId w:val="37"/>
        </w:numPr>
      </w:pPr>
      <w:r>
        <w:t xml:space="preserve">Canoe </w:t>
      </w:r>
      <w:r w:rsidR="009A7514">
        <w:t>data collection endpoint</w:t>
      </w:r>
    </w:p>
    <w:p w:rsidR="00EB3584" w:rsidRDefault="00EB3584" w:rsidP="00EB3584">
      <w:pPr>
        <w:rPr>
          <w:b/>
        </w:rPr>
      </w:pPr>
    </w:p>
    <w:p w:rsidR="00EB3584" w:rsidRDefault="00EB3584" w:rsidP="00EB3584">
      <w:r w:rsidRPr="00976AB7">
        <w:rPr>
          <w:b/>
        </w:rPr>
        <w:t>Preconditions</w:t>
      </w:r>
      <w:r w:rsidRPr="00312546">
        <w:t>: </w:t>
      </w:r>
      <w:r>
        <w:t>The following pre conditions are expected:</w:t>
      </w:r>
    </w:p>
    <w:p w:rsidR="002E4786" w:rsidRDefault="002E4786" w:rsidP="00D96454">
      <w:pPr>
        <w:numPr>
          <w:ilvl w:val="0"/>
          <w:numId w:val="38"/>
        </w:numPr>
      </w:pPr>
      <w:r>
        <w:t>Entertainment content available for play out on the VOD systems.</w:t>
      </w:r>
    </w:p>
    <w:p w:rsidR="002E4786" w:rsidRDefault="002E4786" w:rsidP="00D96454">
      <w:pPr>
        <w:numPr>
          <w:ilvl w:val="0"/>
          <w:numId w:val="38"/>
        </w:numPr>
      </w:pPr>
      <w:r>
        <w:t>Entertainment content contains ad placement opportunities.</w:t>
      </w:r>
    </w:p>
    <w:p w:rsidR="002E4786" w:rsidRDefault="002E4786" w:rsidP="00D96454">
      <w:pPr>
        <w:numPr>
          <w:ilvl w:val="0"/>
          <w:numId w:val="38"/>
        </w:numPr>
      </w:pPr>
      <w:r>
        <w:lastRenderedPageBreak/>
        <w:t>Ad content available for play out on the VOD systems.</w:t>
      </w:r>
    </w:p>
    <w:p w:rsidR="004C30BE" w:rsidRDefault="002E4786" w:rsidP="00D96454">
      <w:pPr>
        <w:numPr>
          <w:ilvl w:val="0"/>
          <w:numId w:val="38"/>
        </w:numPr>
      </w:pPr>
      <w:r>
        <w:t xml:space="preserve">Canoe campaigns have been communicated and made available to the </w:t>
      </w:r>
      <w:r w:rsidR="00EB28EB">
        <w:t>CIP consumer</w:t>
      </w:r>
      <w:r>
        <w:t>.</w:t>
      </w:r>
    </w:p>
    <w:p w:rsidR="00812DD2" w:rsidRDefault="00812DD2" w:rsidP="00D96454">
      <w:pPr>
        <w:numPr>
          <w:ilvl w:val="0"/>
          <w:numId w:val="38"/>
        </w:numPr>
      </w:pPr>
      <w:r>
        <w:t>Pre-flight constraints must be met.</w:t>
      </w:r>
    </w:p>
    <w:p w:rsidR="004C30BE" w:rsidRPr="00495B2D" w:rsidRDefault="004C30BE" w:rsidP="00D96454">
      <w:pPr>
        <w:pStyle w:val="ListParagraph"/>
        <w:numPr>
          <w:ilvl w:val="0"/>
          <w:numId w:val="38"/>
        </w:numPr>
        <w:spacing w:after="0"/>
      </w:pPr>
      <w:r w:rsidRPr="00495B2D">
        <w:t>FFW is not enabled for any of the ad content.</w:t>
      </w:r>
    </w:p>
    <w:p w:rsidR="004C30BE" w:rsidRPr="00495B2D" w:rsidRDefault="004C30BE" w:rsidP="00D96454">
      <w:pPr>
        <w:pStyle w:val="ListParagraph"/>
        <w:numPr>
          <w:ilvl w:val="0"/>
          <w:numId w:val="38"/>
        </w:numPr>
        <w:spacing w:after="0"/>
      </w:pPr>
      <w:r w:rsidRPr="00495B2D">
        <w:t>FFW is enabled in the entertainment content.</w:t>
      </w:r>
    </w:p>
    <w:p w:rsidR="004C30BE" w:rsidRPr="00495B2D" w:rsidRDefault="004C30BE" w:rsidP="00D96454">
      <w:pPr>
        <w:pStyle w:val="ListParagraph"/>
        <w:numPr>
          <w:ilvl w:val="0"/>
          <w:numId w:val="38"/>
        </w:numPr>
        <w:spacing w:after="0"/>
      </w:pPr>
      <w:r w:rsidRPr="00495B2D">
        <w:t>Pause, rewind, and stop are available at any time.</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2E4786" w:rsidRDefault="002E4786" w:rsidP="00D96454">
      <w:pPr>
        <w:numPr>
          <w:ilvl w:val="0"/>
          <w:numId w:val="39"/>
        </w:numPr>
      </w:pPr>
      <w:r>
        <w:t>A subscriber selects play on an entertainment asset from the VOD menu.</w:t>
      </w:r>
    </w:p>
    <w:p w:rsidR="009A7514" w:rsidRDefault="009A7514" w:rsidP="00D96454">
      <w:pPr>
        <w:numPr>
          <w:ilvl w:val="0"/>
          <w:numId w:val="39"/>
        </w:numPr>
      </w:pPr>
      <w:r>
        <w:t xml:space="preserve">The MSO VOD system recognizes that ads need to be dynamically inserted and communicates with the </w:t>
      </w:r>
      <w:r w:rsidR="00EB28EB">
        <w:t xml:space="preserve">CIP consumer </w:t>
      </w:r>
      <w:r>
        <w:t>to determine which ads to insert.</w:t>
      </w:r>
    </w:p>
    <w:p w:rsidR="009A7514" w:rsidRDefault="009A7514" w:rsidP="00D96454">
      <w:pPr>
        <w:numPr>
          <w:ilvl w:val="0"/>
          <w:numId w:val="39"/>
        </w:numPr>
      </w:pPr>
      <w:r>
        <w:t xml:space="preserve">The </w:t>
      </w:r>
      <w:r w:rsidR="00EB28EB">
        <w:t>CIP consumer</w:t>
      </w:r>
      <w:r>
        <w:t xml:space="preserve"> leverages the campaign instructions to determine which ads to insert into the available opportunities.</w:t>
      </w:r>
    </w:p>
    <w:p w:rsidR="009A7514" w:rsidRDefault="009A7514" w:rsidP="00D96454">
      <w:pPr>
        <w:numPr>
          <w:ilvl w:val="0"/>
          <w:numId w:val="39"/>
        </w:numPr>
      </w:pPr>
      <w:r>
        <w:t xml:space="preserve">The </w:t>
      </w:r>
      <w:r w:rsidR="00EB28EB">
        <w:t>CIP consumer</w:t>
      </w:r>
      <w:r>
        <w:t xml:space="preserve"> communicates to the VOD system which ads should be inserted, and when.</w:t>
      </w:r>
    </w:p>
    <w:p w:rsidR="009A7514" w:rsidRPr="00775A96" w:rsidRDefault="009A7514" w:rsidP="00D96454">
      <w:pPr>
        <w:pStyle w:val="ListParagraph"/>
        <w:numPr>
          <w:ilvl w:val="0"/>
          <w:numId w:val="39"/>
        </w:numPr>
        <w:spacing w:after="0"/>
      </w:pPr>
      <w:r w:rsidRPr="00775A96">
        <w:t xml:space="preserve">The viewing session begins (see </w:t>
      </w:r>
      <w:r w:rsidR="00CE7F75" w:rsidRPr="00775A96">
        <w:fldChar w:fldCharType="begin"/>
      </w:r>
      <w:r w:rsidRPr="00775A96">
        <w:instrText xml:space="preserve"> REF _Ref283898508 \h </w:instrText>
      </w:r>
      <w:r w:rsidR="00775A96">
        <w:instrText xml:space="preserve"> \* MERGEFORMAT </w:instrText>
      </w:r>
      <w:r w:rsidR="00CE7F75" w:rsidRPr="00775A96">
        <w:fldChar w:fldCharType="separate"/>
      </w:r>
      <w:r w:rsidR="004C4B35">
        <w:t>Figure 7</w:t>
      </w:r>
      <w:r w:rsidR="00CE7F75" w:rsidRPr="00775A96">
        <w:fldChar w:fldCharType="end"/>
      </w:r>
      <w:r w:rsidRPr="00775A96">
        <w:t xml:space="preserve"> for a visual representation).</w:t>
      </w:r>
    </w:p>
    <w:p w:rsidR="00EF3A46" w:rsidRPr="00775A96" w:rsidRDefault="00EF3A46" w:rsidP="00D96454">
      <w:pPr>
        <w:pStyle w:val="ListParagraph"/>
        <w:numPr>
          <w:ilvl w:val="1"/>
          <w:numId w:val="39"/>
        </w:numPr>
        <w:spacing w:after="0"/>
      </w:pPr>
      <w:r w:rsidRPr="00775A96">
        <w:t>Session begins and subscriber views National pre-roll #1 in 1x (FFW is not enabled in this ad).</w:t>
      </w:r>
    </w:p>
    <w:p w:rsidR="00EF3A46" w:rsidRPr="00775A96" w:rsidRDefault="00EF3A46" w:rsidP="00D96454">
      <w:pPr>
        <w:pStyle w:val="ListParagraph"/>
        <w:numPr>
          <w:ilvl w:val="1"/>
          <w:numId w:val="39"/>
        </w:numPr>
        <w:spacing w:after="0"/>
      </w:pPr>
      <w:r w:rsidRPr="00775A96">
        <w:t>Subscriber selects FFW once the entertainment content starts (they have already watched the first half of this show), skipping over National mid-roll # and Local mid-roll #1 (FFW is enabled for both ads)</w:t>
      </w:r>
    </w:p>
    <w:p w:rsidR="00EF3A46" w:rsidRPr="00775A96" w:rsidRDefault="00EF3A46" w:rsidP="00D96454">
      <w:pPr>
        <w:pStyle w:val="ListParagraph"/>
        <w:numPr>
          <w:ilvl w:val="1"/>
          <w:numId w:val="39"/>
        </w:numPr>
        <w:spacing w:after="0"/>
      </w:pPr>
      <w:r w:rsidRPr="00775A96">
        <w:t>Subscriber then selects play once the entertainment content starts and continues to watch the programming until half-way through the second segment of the entertainment content.</w:t>
      </w:r>
    </w:p>
    <w:p w:rsidR="00EF3A46" w:rsidRPr="00775A96" w:rsidRDefault="00EF3A46" w:rsidP="00D96454">
      <w:pPr>
        <w:pStyle w:val="ListParagraph"/>
        <w:numPr>
          <w:ilvl w:val="1"/>
          <w:numId w:val="39"/>
        </w:numPr>
        <w:spacing w:after="0"/>
      </w:pPr>
      <w:r w:rsidRPr="00775A96">
        <w:t>Subscriber selects RW and returns all the way back to the half-way point of National mid-roll #1.</w:t>
      </w:r>
    </w:p>
    <w:p w:rsidR="00EF3A46" w:rsidRPr="00775A96" w:rsidRDefault="00EF3A46" w:rsidP="00D96454">
      <w:pPr>
        <w:pStyle w:val="ListParagraph"/>
        <w:numPr>
          <w:ilvl w:val="1"/>
          <w:numId w:val="39"/>
        </w:numPr>
        <w:spacing w:after="0"/>
      </w:pPr>
      <w:r w:rsidRPr="00775A96">
        <w:t>Subscriber selects play and watches half of National mid-roll #1, all of Local mid-roll #1, and then continues into the entertainment content.</w:t>
      </w:r>
    </w:p>
    <w:p w:rsidR="00EF3A46" w:rsidRPr="00775A96" w:rsidRDefault="00EF3A46" w:rsidP="00D96454">
      <w:pPr>
        <w:pStyle w:val="ListParagraph"/>
        <w:numPr>
          <w:ilvl w:val="1"/>
          <w:numId w:val="39"/>
        </w:numPr>
        <w:spacing w:after="0"/>
      </w:pPr>
      <w:r w:rsidRPr="00775A96">
        <w:t>Subscriber selects pause (10 minutes).</w:t>
      </w:r>
    </w:p>
    <w:p w:rsidR="00EF3A46" w:rsidRPr="00775A96" w:rsidRDefault="00EF3A46" w:rsidP="00D96454">
      <w:pPr>
        <w:pStyle w:val="ListParagraph"/>
        <w:numPr>
          <w:ilvl w:val="1"/>
          <w:numId w:val="39"/>
        </w:numPr>
        <w:spacing w:after="0"/>
      </w:pPr>
      <w:r w:rsidRPr="00775A96">
        <w:t>Subscriber selects play and watches the remainder of the entertainment content, plus a portion of National post-roll #1 (FFW is not enabled for this ad).</w:t>
      </w:r>
    </w:p>
    <w:p w:rsidR="00EF3A46" w:rsidRPr="00775A96" w:rsidRDefault="00EF3A46" w:rsidP="00D96454">
      <w:pPr>
        <w:pStyle w:val="ListParagraph"/>
        <w:numPr>
          <w:ilvl w:val="1"/>
          <w:numId w:val="39"/>
        </w:numPr>
        <w:spacing w:after="0"/>
      </w:pPr>
      <w:r w:rsidRPr="00775A96">
        <w:t>Half-way through National post-roll #1, the subscriber ends their VOD session.</w:t>
      </w:r>
    </w:p>
    <w:p w:rsidR="002E4786" w:rsidRDefault="009A7514" w:rsidP="00D96454">
      <w:pPr>
        <w:numPr>
          <w:ilvl w:val="0"/>
          <w:numId w:val="39"/>
        </w:numPr>
      </w:pPr>
      <w:r>
        <w:t>Detailed title and ad viewership information is collected and sent as SMS data to the Canoe data collection endpoint on a regular basis.</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4E58B4" w:rsidRDefault="004E58B4" w:rsidP="00FC0AAA">
      <w:pPr>
        <w:numPr>
          <w:ilvl w:val="0"/>
          <w:numId w:val="190"/>
        </w:numPr>
      </w:pPr>
      <w:r>
        <w:t>A</w:t>
      </w:r>
      <w:r w:rsidRPr="008734CD">
        <w:t xml:space="preserve"> Vi</w:t>
      </w:r>
      <w:r>
        <w:t xml:space="preserve">ewer leaves the ad asset entirely (by </w:t>
      </w:r>
      <w:r w:rsidRPr="008734CD">
        <w:t xml:space="preserve">rewinding </w:t>
      </w:r>
      <w:r>
        <w:t>to a point in the stream prior to the ad assets start binding)</w:t>
      </w:r>
      <w:r w:rsidRPr="008734CD">
        <w:t xml:space="preserve"> and returns to the first frame presented at NPT scale</w:t>
      </w:r>
      <w:r>
        <w:t xml:space="preserve"> of 1 in the forward direction.  T</w:t>
      </w:r>
      <w:r w:rsidRPr="008734CD">
        <w:t xml:space="preserve">his </w:t>
      </w:r>
      <w:r>
        <w:t xml:space="preserve">must be interpreted as an additional view, separate from any other views recorded for this </w:t>
      </w:r>
      <w:proofErr w:type="gramStart"/>
      <w:r>
        <w:t>ad  asset</w:t>
      </w:r>
      <w:proofErr w:type="gramEnd"/>
      <w:r>
        <w:t xml:space="preserve"> during this session.</w:t>
      </w:r>
    </w:p>
    <w:p w:rsidR="004E58B4" w:rsidRDefault="004E58B4" w:rsidP="00FC0AAA">
      <w:pPr>
        <w:numPr>
          <w:ilvl w:val="0"/>
          <w:numId w:val="190"/>
        </w:numPr>
      </w:pPr>
      <w:r>
        <w:t xml:space="preserve">A Viewer plays the first frame of an ad asset </w:t>
      </w:r>
      <w:r w:rsidRPr="008734CD">
        <w:t>at NPT scale</w:t>
      </w:r>
      <w:r>
        <w:t xml:space="preserve"> of 1 in the forward direction.  This represents a view.  Without leaving the ad assets binding, the viewer rewinds to the first frame of the ad asset, </w:t>
      </w:r>
      <w:proofErr w:type="gramStart"/>
      <w:r>
        <w:t>then</w:t>
      </w:r>
      <w:proofErr w:type="gramEnd"/>
      <w:r>
        <w:t xml:space="preserve"> plays it </w:t>
      </w:r>
      <w:r w:rsidRPr="008734CD">
        <w:t>at NPT scale</w:t>
      </w:r>
      <w:r>
        <w:t xml:space="preserve"> of 1 in the forward direction.  This is not interpreted as a second view of the ad asset. </w:t>
      </w:r>
    </w:p>
    <w:p w:rsidR="00EB3584" w:rsidRDefault="00EB3584" w:rsidP="00EB3584">
      <w:pPr>
        <w:ind w:left="720" w:hanging="720"/>
        <w:rPr>
          <w:b/>
        </w:rPr>
      </w:pPr>
    </w:p>
    <w:p w:rsidR="00EB3584" w:rsidRDefault="00EB3584" w:rsidP="00EB3584">
      <w:pPr>
        <w:ind w:left="720" w:hanging="720"/>
      </w:pPr>
      <w:r w:rsidRPr="00976AB7">
        <w:rPr>
          <w:b/>
        </w:rPr>
        <w:lastRenderedPageBreak/>
        <w:t>Exceptions</w:t>
      </w:r>
      <w:r w:rsidRPr="00312546">
        <w:t>: </w:t>
      </w:r>
      <w:r>
        <w:t>The following exceptions may occur</w:t>
      </w:r>
    </w:p>
    <w:p w:rsidR="00EB3584" w:rsidRPr="002228CA" w:rsidRDefault="00EB3584" w:rsidP="00EB3584">
      <w:pPr>
        <w:ind w:left="720" w:hanging="720"/>
      </w:pPr>
      <w:r>
        <w:t>Not included</w:t>
      </w:r>
    </w:p>
    <w:p w:rsidR="00EB3584" w:rsidRDefault="00EB3584" w:rsidP="00EB3584">
      <w:pPr>
        <w:ind w:left="720" w:hanging="720"/>
        <w:rPr>
          <w:b/>
        </w:rPr>
      </w:pPr>
    </w:p>
    <w:p w:rsidR="00EB3584" w:rsidRDefault="00EB3584" w:rsidP="00EB3584">
      <w:pPr>
        <w:ind w:left="720" w:hanging="720"/>
      </w:pPr>
      <w:r w:rsidRPr="00976AB7">
        <w:rPr>
          <w:b/>
        </w:rPr>
        <w:t>Postconditions</w:t>
      </w:r>
      <w:r w:rsidRPr="00312546">
        <w:t>: </w:t>
      </w:r>
      <w:r>
        <w:t>The following post conditions are expected:</w:t>
      </w:r>
    </w:p>
    <w:p w:rsidR="009A7514" w:rsidRDefault="004C7D09" w:rsidP="00D96454">
      <w:pPr>
        <w:numPr>
          <w:ilvl w:val="0"/>
          <w:numId w:val="40"/>
        </w:numPr>
      </w:pPr>
      <w:r>
        <w:t>Canoe receives detailed title and ad viewership metrics for each viewer session on a regular basis.</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EB3584" w:rsidRDefault="00EB3584" w:rsidP="00EB3584">
      <w:pPr>
        <w:pStyle w:val="BodyText1"/>
      </w:pPr>
      <w:r>
        <w:t>None identified</w:t>
      </w:r>
    </w:p>
    <w:p w:rsidR="009A7514" w:rsidRDefault="009A7514" w:rsidP="009A7514">
      <w:pPr>
        <w:ind w:left="720" w:hanging="720"/>
      </w:pPr>
    </w:p>
    <w:p w:rsidR="009A7514" w:rsidRDefault="009A7514" w:rsidP="009A7514">
      <w:pPr>
        <w:ind w:left="720" w:hanging="720"/>
      </w:pPr>
      <w:r>
        <w:rPr>
          <w:b/>
        </w:rPr>
        <w:t>Additional Information</w:t>
      </w:r>
      <w:r w:rsidRPr="00312546">
        <w:t xml:space="preserve">: </w:t>
      </w:r>
    </w:p>
    <w:p w:rsidR="009A7514" w:rsidRDefault="009A7514" w:rsidP="009A7514">
      <w:pPr>
        <w:ind w:left="720" w:hanging="720"/>
      </w:pPr>
    </w:p>
    <w:p w:rsidR="009A7514" w:rsidRDefault="009A7514" w:rsidP="009A7514">
      <w:pPr>
        <w:ind w:left="720" w:hanging="720"/>
      </w:pPr>
      <w:r>
        <w:t>The following visual representation of the viewing session portions use case is offered as additional detail.</w:t>
      </w:r>
    </w:p>
    <w:p w:rsidR="009A7514" w:rsidRDefault="009A7514" w:rsidP="009A7514">
      <w:pPr>
        <w:ind w:left="720" w:hanging="720"/>
      </w:pPr>
    </w:p>
    <w:p w:rsidR="009A7514" w:rsidRDefault="002C126C" w:rsidP="009A7514">
      <w:pPr>
        <w:ind w:left="720" w:hanging="720"/>
      </w:pPr>
      <w:r>
        <w:object w:dxaOrig="13318" w:dyaOrig="5087" w14:anchorId="73D8C399">
          <v:shape id="_x0000_i1029" type="#_x0000_t75" style="width:467.2pt;height:179.2pt" o:ole="">
            <v:imagedata r:id="rId21" o:title=""/>
          </v:shape>
          <o:OLEObject Type="Embed" ProgID="Visio.Drawing.11" ShapeID="_x0000_i1029" DrawAspect="Content" ObjectID="_1392190262" r:id="rId22"/>
        </w:object>
      </w:r>
    </w:p>
    <w:p w:rsidR="009A7514" w:rsidRDefault="009A7514" w:rsidP="00894E4C">
      <w:pPr>
        <w:pStyle w:val="Caption"/>
        <w:outlineLvl w:val="9"/>
      </w:pPr>
      <w:bookmarkStart w:id="96" w:name="_Ref283898508"/>
      <w:r>
        <w:t xml:space="preserve">Figure </w:t>
      </w:r>
      <w:fldSimple w:instr=" SEQ Figure \* ARABIC ">
        <w:r w:rsidR="004C4B35">
          <w:rPr>
            <w:noProof/>
          </w:rPr>
          <w:t>7</w:t>
        </w:r>
      </w:fldSimple>
      <w:bookmarkEnd w:id="96"/>
      <w:r>
        <w:t xml:space="preserve"> - Subscriber VOD Session Example</w:t>
      </w:r>
    </w:p>
    <w:p w:rsidR="009A7514" w:rsidRDefault="009A7514" w:rsidP="00EB3584">
      <w:pPr>
        <w:pStyle w:val="BodyText1"/>
      </w:pPr>
    </w:p>
    <w:p w:rsidR="00EB3584" w:rsidRPr="000A5CBD" w:rsidRDefault="00EB3584" w:rsidP="000A5CBD">
      <w:pPr>
        <w:pStyle w:val="Heading3"/>
      </w:pPr>
      <w:bookmarkStart w:id="97" w:name="_Toc312930356"/>
      <w:r w:rsidRPr="000A5CBD">
        <w:t xml:space="preserve">Summary Viewership </w:t>
      </w:r>
      <w:r w:rsidR="009237E0" w:rsidRPr="000A5CBD">
        <w:t>Data</w:t>
      </w:r>
      <w:bookmarkEnd w:id="97"/>
    </w:p>
    <w:p w:rsidR="00EB3584" w:rsidRDefault="00EB3584" w:rsidP="00EB3584">
      <w:pPr>
        <w:ind w:left="720" w:hanging="720"/>
        <w:rPr>
          <w:b/>
        </w:rPr>
      </w:pPr>
    </w:p>
    <w:p w:rsidR="00EB3584" w:rsidRPr="00312546" w:rsidRDefault="00EB3584" w:rsidP="00EB3584">
      <w:pPr>
        <w:ind w:left="720" w:hanging="720"/>
      </w:pPr>
      <w:r w:rsidRPr="00976AB7">
        <w:rPr>
          <w:b/>
        </w:rPr>
        <w:t>Summary</w:t>
      </w:r>
      <w:r w:rsidRPr="00312546">
        <w:t>: </w:t>
      </w:r>
      <w:r w:rsidR="009F106F">
        <w:t>Communicate aggregated ad and entertainment viewership metrics to Canoe via SMS.</w:t>
      </w:r>
    </w:p>
    <w:p w:rsidR="00EB3584" w:rsidRDefault="00EB3584" w:rsidP="00EB3584">
      <w:pPr>
        <w:ind w:left="720" w:hanging="720"/>
        <w:rPr>
          <w:b/>
        </w:rPr>
      </w:pPr>
    </w:p>
    <w:p w:rsidR="00EB3584" w:rsidRDefault="00EB3584" w:rsidP="00EB3584">
      <w:pPr>
        <w:ind w:left="720" w:hanging="720"/>
      </w:pPr>
      <w:r w:rsidRPr="00976AB7">
        <w:rPr>
          <w:b/>
        </w:rPr>
        <w:t>Actors</w:t>
      </w:r>
      <w:r w:rsidRPr="00312546">
        <w:t>:</w:t>
      </w:r>
      <w:r>
        <w:t xml:space="preserve"> The following actors are engaged:</w:t>
      </w:r>
    </w:p>
    <w:p w:rsidR="004C30BE" w:rsidRDefault="004C30BE" w:rsidP="00D96454">
      <w:pPr>
        <w:numPr>
          <w:ilvl w:val="0"/>
          <w:numId w:val="41"/>
        </w:numPr>
      </w:pPr>
      <w:r>
        <w:t xml:space="preserve">MSO </w:t>
      </w:r>
      <w:r w:rsidR="00B3574B">
        <w:t>client device</w:t>
      </w:r>
    </w:p>
    <w:p w:rsidR="004C30BE" w:rsidRDefault="004C30BE" w:rsidP="00D96454">
      <w:pPr>
        <w:numPr>
          <w:ilvl w:val="0"/>
          <w:numId w:val="41"/>
        </w:numPr>
      </w:pPr>
      <w:r>
        <w:t>MSO VOD system</w:t>
      </w:r>
    </w:p>
    <w:p w:rsidR="004C30BE" w:rsidRDefault="00EB28EB" w:rsidP="00D96454">
      <w:pPr>
        <w:numPr>
          <w:ilvl w:val="0"/>
          <w:numId w:val="41"/>
        </w:numPr>
      </w:pPr>
      <w:r>
        <w:t xml:space="preserve">CIP consumer </w:t>
      </w:r>
    </w:p>
    <w:p w:rsidR="004C30BE" w:rsidRDefault="004C30BE" w:rsidP="00D96454">
      <w:pPr>
        <w:numPr>
          <w:ilvl w:val="0"/>
          <w:numId w:val="41"/>
        </w:numPr>
      </w:pPr>
      <w:r>
        <w:t>Canoe data collection endpoint</w:t>
      </w:r>
    </w:p>
    <w:p w:rsidR="00EB3584" w:rsidRDefault="00EB3584" w:rsidP="00EB3584">
      <w:pPr>
        <w:rPr>
          <w:b/>
        </w:rPr>
      </w:pPr>
    </w:p>
    <w:p w:rsidR="00EB3584" w:rsidRDefault="00EB3584" w:rsidP="00EB3584">
      <w:r w:rsidRPr="00976AB7">
        <w:rPr>
          <w:b/>
        </w:rPr>
        <w:lastRenderedPageBreak/>
        <w:t>Preconditions</w:t>
      </w:r>
      <w:r w:rsidRPr="00312546">
        <w:t>: </w:t>
      </w:r>
      <w:r>
        <w:t>The following pre conditions are expected:</w:t>
      </w:r>
    </w:p>
    <w:p w:rsidR="004C30BE" w:rsidRDefault="004C30BE" w:rsidP="00D96454">
      <w:pPr>
        <w:numPr>
          <w:ilvl w:val="0"/>
          <w:numId w:val="42"/>
        </w:numPr>
      </w:pPr>
      <w:r>
        <w:t>Entertainment content available for play out on the VOD systems.</w:t>
      </w:r>
    </w:p>
    <w:p w:rsidR="004C30BE" w:rsidRDefault="004C30BE" w:rsidP="00D96454">
      <w:pPr>
        <w:numPr>
          <w:ilvl w:val="0"/>
          <w:numId w:val="42"/>
        </w:numPr>
      </w:pPr>
      <w:r>
        <w:t>Entertainment content contains ad placement opportunities.</w:t>
      </w:r>
    </w:p>
    <w:p w:rsidR="004C30BE" w:rsidRDefault="004C30BE" w:rsidP="00D96454">
      <w:pPr>
        <w:numPr>
          <w:ilvl w:val="0"/>
          <w:numId w:val="42"/>
        </w:numPr>
      </w:pPr>
      <w:r>
        <w:t>Ad content available for play out on the VOD systems.</w:t>
      </w:r>
    </w:p>
    <w:p w:rsidR="004C30BE" w:rsidRDefault="004C30BE" w:rsidP="00D96454">
      <w:pPr>
        <w:numPr>
          <w:ilvl w:val="0"/>
          <w:numId w:val="42"/>
        </w:numPr>
      </w:pPr>
      <w:r>
        <w:t xml:space="preserve">Canoe campaigns have been communicated and made available to the </w:t>
      </w:r>
      <w:r w:rsidR="00EB28EB">
        <w:t>CIP consumer</w:t>
      </w:r>
      <w:r>
        <w:t>.</w:t>
      </w:r>
    </w:p>
    <w:p w:rsidR="00812DD2" w:rsidRDefault="00812DD2" w:rsidP="00D96454">
      <w:pPr>
        <w:numPr>
          <w:ilvl w:val="0"/>
          <w:numId w:val="42"/>
        </w:numPr>
      </w:pPr>
      <w:r>
        <w:t>Pre-flight constraints must be met.</w:t>
      </w:r>
    </w:p>
    <w:p w:rsidR="00EB3584" w:rsidRDefault="00EB3584" w:rsidP="00EB3584">
      <w:pPr>
        <w:rPr>
          <w:b/>
        </w:rPr>
      </w:pPr>
    </w:p>
    <w:p w:rsidR="00EB3584" w:rsidRDefault="00EB3584" w:rsidP="00EB3584">
      <w:r w:rsidRPr="00976AB7">
        <w:rPr>
          <w:b/>
        </w:rPr>
        <w:t>Basic course</w:t>
      </w:r>
      <w:r w:rsidRPr="00312546">
        <w:t>: </w:t>
      </w:r>
      <w:r>
        <w:t>The nominal path consists of:</w:t>
      </w:r>
    </w:p>
    <w:p w:rsidR="004C7D09" w:rsidRDefault="004C30BE" w:rsidP="00D96454">
      <w:pPr>
        <w:numPr>
          <w:ilvl w:val="0"/>
          <w:numId w:val="43"/>
        </w:numPr>
      </w:pPr>
      <w:r>
        <w:t>A</w:t>
      </w:r>
      <w:r w:rsidR="004C7D09">
        <w:t xml:space="preserve"> number of </w:t>
      </w:r>
      <w:r>
        <w:t xml:space="preserve"> subscriber </w:t>
      </w:r>
      <w:r w:rsidR="004C7D09">
        <w:t>viewing session are initiated (over a period of time)</w:t>
      </w:r>
    </w:p>
    <w:p w:rsidR="004C30BE" w:rsidRDefault="004C30BE" w:rsidP="00D96454">
      <w:pPr>
        <w:numPr>
          <w:ilvl w:val="0"/>
          <w:numId w:val="43"/>
        </w:numPr>
      </w:pPr>
      <w:r>
        <w:t xml:space="preserve">The MSO VOD system recognizes that ads need to be dynamically inserted and communicates with the </w:t>
      </w:r>
      <w:r w:rsidR="00EB28EB">
        <w:t xml:space="preserve">CIP consumer </w:t>
      </w:r>
      <w:r>
        <w:t>to determine which ads to insert.</w:t>
      </w:r>
    </w:p>
    <w:p w:rsidR="004C30BE" w:rsidRDefault="004C30BE" w:rsidP="00D96454">
      <w:pPr>
        <w:numPr>
          <w:ilvl w:val="0"/>
          <w:numId w:val="43"/>
        </w:numPr>
      </w:pPr>
      <w:r>
        <w:t xml:space="preserve">The </w:t>
      </w:r>
      <w:r w:rsidR="00EB28EB">
        <w:t xml:space="preserve">CIP consumer </w:t>
      </w:r>
      <w:r>
        <w:t>leverages the campaign instructions to determine which ads to insert into the available opportunities.</w:t>
      </w:r>
    </w:p>
    <w:p w:rsidR="004C30BE" w:rsidRDefault="004C30BE" w:rsidP="00D96454">
      <w:pPr>
        <w:numPr>
          <w:ilvl w:val="0"/>
          <w:numId w:val="43"/>
        </w:numPr>
      </w:pPr>
      <w:r>
        <w:t xml:space="preserve">The </w:t>
      </w:r>
      <w:r w:rsidR="00EB28EB">
        <w:t>CIP consumer</w:t>
      </w:r>
      <w:r>
        <w:t xml:space="preserve"> communicates to the VOD system which ads should be inserted, and when.</w:t>
      </w:r>
    </w:p>
    <w:p w:rsidR="004C30BE" w:rsidRDefault="004C30BE" w:rsidP="00D96454">
      <w:pPr>
        <w:numPr>
          <w:ilvl w:val="0"/>
          <w:numId w:val="43"/>
        </w:numPr>
      </w:pPr>
      <w:r>
        <w:t>Detailed title and ad viewership information is collected</w:t>
      </w:r>
      <w:r w:rsidR="004C7D09">
        <w:t xml:space="preserve"> by the MSO VOD system after each viewing session is complete or times out.</w:t>
      </w:r>
    </w:p>
    <w:p w:rsidR="0042484C" w:rsidRDefault="0042484C" w:rsidP="00D96454">
      <w:pPr>
        <w:numPr>
          <w:ilvl w:val="0"/>
          <w:numId w:val="43"/>
        </w:numPr>
      </w:pPr>
      <w:r>
        <w:t>A view is determined to have occurred when the first frame of an ad is played in NPT with scale=+1.</w:t>
      </w:r>
    </w:p>
    <w:p w:rsidR="0042484C" w:rsidRDefault="0042484C" w:rsidP="00D96454">
      <w:pPr>
        <w:numPr>
          <w:ilvl w:val="0"/>
          <w:numId w:val="43"/>
        </w:numPr>
      </w:pPr>
      <w:r>
        <w:t xml:space="preserve">A view </w:t>
      </w:r>
    </w:p>
    <w:p w:rsidR="004C7D09" w:rsidRDefault="004C7D09" w:rsidP="00D96454">
      <w:pPr>
        <w:numPr>
          <w:ilvl w:val="0"/>
          <w:numId w:val="43"/>
        </w:numPr>
      </w:pPr>
      <w:r>
        <w:t>On a regular basis the ad viewership information is aggregated for a given period of time on each VOD system.</w:t>
      </w:r>
    </w:p>
    <w:p w:rsidR="004C7D09" w:rsidRDefault="004C7D09" w:rsidP="00D96454">
      <w:pPr>
        <w:numPr>
          <w:ilvl w:val="1"/>
          <w:numId w:val="43"/>
        </w:numPr>
      </w:pPr>
      <w:r>
        <w:t xml:space="preserve">The number of insertions (see </w:t>
      </w:r>
      <w:r w:rsidR="00AD7596">
        <w:t xml:space="preserve">section </w:t>
      </w:r>
      <w:r w:rsidR="00CE7F75">
        <w:fldChar w:fldCharType="begin"/>
      </w:r>
      <w:r w:rsidR="00AD7596">
        <w:instrText xml:space="preserve"> REF _Ref283899646 \r \h </w:instrText>
      </w:r>
      <w:r w:rsidR="00CE7F75">
        <w:fldChar w:fldCharType="separate"/>
      </w:r>
      <w:r w:rsidR="004C4B35">
        <w:t>1.4</w:t>
      </w:r>
      <w:r w:rsidR="00CE7F75">
        <w:fldChar w:fldCharType="end"/>
      </w:r>
      <w:r>
        <w:t>) for each ad asset over this time range is calculated.</w:t>
      </w:r>
    </w:p>
    <w:p w:rsidR="004C7D09" w:rsidRDefault="004C7D09" w:rsidP="00D96454">
      <w:pPr>
        <w:numPr>
          <w:ilvl w:val="1"/>
          <w:numId w:val="43"/>
        </w:numPr>
      </w:pPr>
      <w:r>
        <w:t xml:space="preserve">The number of views (see </w:t>
      </w:r>
      <w:r w:rsidR="00AD7596">
        <w:t xml:space="preserve">section </w:t>
      </w:r>
      <w:r w:rsidR="00CE7F75">
        <w:fldChar w:fldCharType="begin"/>
      </w:r>
      <w:r w:rsidR="00AD7596">
        <w:instrText xml:space="preserve"> REF _Ref283899646 \r \h </w:instrText>
      </w:r>
      <w:r w:rsidR="00CE7F75">
        <w:fldChar w:fldCharType="separate"/>
      </w:r>
      <w:r w:rsidR="004C4B35">
        <w:t>1.4</w:t>
      </w:r>
      <w:r w:rsidR="00CE7F75">
        <w:fldChar w:fldCharType="end"/>
      </w:r>
      <w:r>
        <w:t>) for each ad asset over this time range is calculated.</w:t>
      </w:r>
    </w:p>
    <w:p w:rsidR="009B63F7" w:rsidRDefault="009B63F7" w:rsidP="00D96454">
      <w:pPr>
        <w:numPr>
          <w:ilvl w:val="1"/>
          <w:numId w:val="43"/>
        </w:numPr>
      </w:pPr>
      <w:r>
        <w:t>Play Time (average) for various scopes.</w:t>
      </w:r>
    </w:p>
    <w:p w:rsidR="009B63F7" w:rsidRDefault="009B63F7" w:rsidP="00D96454">
      <w:pPr>
        <w:numPr>
          <w:ilvl w:val="1"/>
          <w:numId w:val="43"/>
        </w:numPr>
      </w:pPr>
      <w:r>
        <w:t>Run Time (average) for various scopes.</w:t>
      </w:r>
    </w:p>
    <w:p w:rsidR="009B63F7" w:rsidRDefault="009B63F7" w:rsidP="00D96454">
      <w:pPr>
        <w:numPr>
          <w:ilvl w:val="1"/>
          <w:numId w:val="43"/>
        </w:numPr>
      </w:pPr>
      <w:r>
        <w:t>Unique Household count.</w:t>
      </w:r>
    </w:p>
    <w:p w:rsidR="009B63F7" w:rsidRDefault="009B63F7" w:rsidP="00FC0AAA">
      <w:pPr>
        <w:ind w:left="1440"/>
      </w:pPr>
    </w:p>
    <w:p w:rsidR="004C7D09" w:rsidRDefault="004C7D09" w:rsidP="00D96454">
      <w:pPr>
        <w:numPr>
          <w:ilvl w:val="0"/>
          <w:numId w:val="43"/>
        </w:numPr>
      </w:pPr>
      <w:r>
        <w:t>The data is formatted as SMS data and communicated to the Canoe data collection endpoint on a regular basis.</w:t>
      </w:r>
    </w:p>
    <w:p w:rsidR="00EB3584" w:rsidRPr="00312546" w:rsidRDefault="00EB3584" w:rsidP="00EB3584">
      <w:pPr>
        <w:ind w:left="720" w:hanging="720"/>
      </w:pPr>
      <w:r>
        <w:rPr>
          <w:b/>
        </w:rPr>
        <w:tab/>
      </w:r>
    </w:p>
    <w:p w:rsidR="00EB3584" w:rsidRDefault="00EB3584" w:rsidP="00EB3584">
      <w:r w:rsidRPr="00976AB7">
        <w:rPr>
          <w:b/>
        </w:rPr>
        <w:t>Alternative course</w:t>
      </w:r>
      <w:r w:rsidRPr="00312546">
        <w:t>: </w:t>
      </w:r>
      <w:r>
        <w:t>The alternative paths may consist of:</w:t>
      </w:r>
    </w:p>
    <w:p w:rsidR="00EB3584" w:rsidRPr="00312546" w:rsidRDefault="00EB3584" w:rsidP="00EB3584">
      <w:r>
        <w:t>None identified</w:t>
      </w:r>
    </w:p>
    <w:p w:rsidR="00EB3584" w:rsidRDefault="00EB3584" w:rsidP="00EB3584">
      <w:pPr>
        <w:ind w:left="720" w:hanging="720"/>
        <w:rPr>
          <w:b/>
        </w:rPr>
      </w:pPr>
    </w:p>
    <w:p w:rsidR="00EB3584" w:rsidRDefault="00EB3584" w:rsidP="00EB3584">
      <w:pPr>
        <w:ind w:left="720" w:hanging="720"/>
      </w:pPr>
      <w:r w:rsidRPr="00976AB7">
        <w:rPr>
          <w:b/>
        </w:rPr>
        <w:t>Exceptions</w:t>
      </w:r>
      <w:r w:rsidRPr="00312546">
        <w:t>: </w:t>
      </w:r>
      <w:r>
        <w:t>The following exceptions may occur</w:t>
      </w:r>
    </w:p>
    <w:p w:rsidR="00EB3584" w:rsidRPr="002228CA" w:rsidRDefault="009B63F7" w:rsidP="00EB3584">
      <w:pPr>
        <w:ind w:left="720" w:hanging="720"/>
      </w:pPr>
      <w:r>
        <w:t>Title viewership information is out of scope for Phase 1.</w:t>
      </w:r>
    </w:p>
    <w:p w:rsidR="00EB3584" w:rsidRDefault="00EB3584" w:rsidP="00EB3584">
      <w:pPr>
        <w:ind w:left="720" w:hanging="720"/>
        <w:rPr>
          <w:b/>
        </w:rPr>
      </w:pPr>
    </w:p>
    <w:p w:rsidR="00EB3584" w:rsidRDefault="00EB3584" w:rsidP="00EB3584">
      <w:pPr>
        <w:ind w:left="720" w:hanging="720"/>
      </w:pPr>
      <w:r w:rsidRPr="00976AB7">
        <w:rPr>
          <w:b/>
        </w:rPr>
        <w:t>Postconditions</w:t>
      </w:r>
      <w:r w:rsidRPr="00312546">
        <w:t>: </w:t>
      </w:r>
      <w:r>
        <w:t>The following post conditions are expected:</w:t>
      </w:r>
    </w:p>
    <w:p w:rsidR="00EB3584" w:rsidRPr="00312546" w:rsidRDefault="00494E13" w:rsidP="00D96454">
      <w:pPr>
        <w:numPr>
          <w:ilvl w:val="0"/>
          <w:numId w:val="21"/>
        </w:numPr>
      </w:pPr>
      <w:r>
        <w:lastRenderedPageBreak/>
        <w:t>A summary of the entertainment titles requested and the ads inserted/viewed is generated in an SMS format and communicated to Canoe on a regular basis.</w:t>
      </w:r>
    </w:p>
    <w:p w:rsidR="00EB3584" w:rsidRDefault="00EB3584" w:rsidP="00EB3584">
      <w:pPr>
        <w:ind w:left="720" w:hanging="720"/>
        <w:rPr>
          <w:b/>
        </w:rPr>
      </w:pPr>
    </w:p>
    <w:p w:rsidR="00EB3584" w:rsidRDefault="00EB3584" w:rsidP="00EB3584">
      <w:pPr>
        <w:ind w:left="720" w:hanging="720"/>
      </w:pPr>
      <w:r w:rsidRPr="00976AB7">
        <w:rPr>
          <w:b/>
        </w:rPr>
        <w:t>Related Use Cases</w:t>
      </w:r>
      <w:r w:rsidRPr="00312546">
        <w:t xml:space="preserve">: </w:t>
      </w:r>
    </w:p>
    <w:p w:rsidR="00EB3584" w:rsidRDefault="00EB3584" w:rsidP="00EB3584">
      <w:pPr>
        <w:pStyle w:val="BodyText1"/>
      </w:pPr>
      <w:r>
        <w:t>None identified</w:t>
      </w:r>
    </w:p>
    <w:p w:rsidR="007C703D" w:rsidRPr="0010015E" w:rsidRDefault="007C703D" w:rsidP="00EB3584">
      <w:pPr>
        <w:pStyle w:val="BodyText1"/>
      </w:pPr>
    </w:p>
    <w:p w:rsidR="0001719A" w:rsidRPr="000A5CBD" w:rsidRDefault="0001719A" w:rsidP="0001719A">
      <w:pPr>
        <w:pStyle w:val="Heading3"/>
      </w:pPr>
      <w:bookmarkStart w:id="98" w:name="_Toc312930357"/>
      <w:r>
        <w:t>Registration</w:t>
      </w:r>
      <w:bookmarkEnd w:id="98"/>
    </w:p>
    <w:p w:rsidR="0001719A" w:rsidRDefault="0001719A" w:rsidP="0001719A">
      <w:pPr>
        <w:ind w:left="720" w:hanging="720"/>
      </w:pPr>
      <w:r w:rsidRPr="00976AB7">
        <w:rPr>
          <w:b/>
        </w:rPr>
        <w:t>Summary</w:t>
      </w:r>
      <w:r w:rsidRPr="00312546">
        <w:t>: </w:t>
      </w:r>
      <w:r>
        <w:t xml:space="preserve">The CIP consumer must register with the CIP publisher to receive CIPs.  </w:t>
      </w:r>
    </w:p>
    <w:p w:rsidR="0001719A" w:rsidRDefault="0001719A" w:rsidP="0001719A">
      <w:pPr>
        <w:ind w:left="720" w:hanging="720"/>
        <w:rPr>
          <w:b/>
        </w:rPr>
      </w:pPr>
    </w:p>
    <w:p w:rsidR="0001719A" w:rsidRDefault="0001719A" w:rsidP="0001719A">
      <w:pPr>
        <w:ind w:left="720" w:hanging="720"/>
      </w:pPr>
      <w:r w:rsidRPr="00976AB7">
        <w:rPr>
          <w:b/>
        </w:rPr>
        <w:t>Actors</w:t>
      </w:r>
      <w:r w:rsidRPr="00312546">
        <w:t>:</w:t>
      </w:r>
      <w:r>
        <w:t xml:space="preserve"> The following actors are engaged:</w:t>
      </w:r>
    </w:p>
    <w:p w:rsidR="0001719A" w:rsidRDefault="0001719A" w:rsidP="00D96454">
      <w:pPr>
        <w:numPr>
          <w:ilvl w:val="0"/>
          <w:numId w:val="130"/>
        </w:numPr>
      </w:pPr>
      <w:r>
        <w:t xml:space="preserve">CIP consumer </w:t>
      </w:r>
    </w:p>
    <w:p w:rsidR="0001719A" w:rsidRDefault="0001719A" w:rsidP="00D96454">
      <w:pPr>
        <w:numPr>
          <w:ilvl w:val="0"/>
          <w:numId w:val="130"/>
        </w:numPr>
      </w:pPr>
      <w:r>
        <w:t>CIP publisher (Canoe campaign manager)</w:t>
      </w:r>
    </w:p>
    <w:p w:rsidR="0001719A" w:rsidRDefault="0001719A" w:rsidP="0001719A">
      <w:pPr>
        <w:rPr>
          <w:b/>
        </w:rPr>
      </w:pPr>
    </w:p>
    <w:p w:rsidR="0001719A" w:rsidRDefault="0001719A" w:rsidP="0001719A">
      <w:r w:rsidRPr="00976AB7">
        <w:rPr>
          <w:b/>
        </w:rPr>
        <w:t>Preconditions</w:t>
      </w:r>
      <w:r w:rsidRPr="00312546">
        <w:t>: </w:t>
      </w:r>
      <w:r>
        <w:t>The following pre conditions are expected:</w:t>
      </w:r>
    </w:p>
    <w:p w:rsidR="0001719A" w:rsidRDefault="0001719A" w:rsidP="00D96454">
      <w:pPr>
        <w:numPr>
          <w:ilvl w:val="0"/>
          <w:numId w:val="131"/>
        </w:numPr>
      </w:pPr>
      <w:r>
        <w:t>The CIP consumer has the endpoint information required to send a SetRegistrationRequest message.</w:t>
      </w:r>
    </w:p>
    <w:p w:rsidR="00D96454" w:rsidRDefault="00D96454" w:rsidP="00D96454">
      <w:pPr>
        <w:numPr>
          <w:ilvl w:val="0"/>
          <w:numId w:val="131"/>
        </w:numPr>
      </w:pPr>
      <w:r>
        <w:t>The CIP Publisher has the subscriber endpoint.</w:t>
      </w:r>
    </w:p>
    <w:p w:rsidR="0001719A" w:rsidRDefault="0001719A" w:rsidP="0001719A">
      <w:r w:rsidRPr="00976AB7">
        <w:rPr>
          <w:b/>
        </w:rPr>
        <w:t>Basic course</w:t>
      </w:r>
      <w:r w:rsidRPr="00312546">
        <w:t>: </w:t>
      </w:r>
      <w:r>
        <w:t>The nominal path consists of:</w:t>
      </w:r>
    </w:p>
    <w:p w:rsidR="0001719A" w:rsidRDefault="0001719A" w:rsidP="00D96454">
      <w:pPr>
        <w:numPr>
          <w:ilvl w:val="0"/>
          <w:numId w:val="132"/>
        </w:numPr>
      </w:pPr>
      <w:r>
        <w:t xml:space="preserve">The CIP consumer </w:t>
      </w:r>
      <w:r w:rsidR="00D96454">
        <w:t>configures systems to accept UpdateNotice, FeedbackResponse, ReadResponse and InvalidRequest messages from the CIP publisher</w:t>
      </w:r>
      <w:r w:rsidR="0093170C">
        <w:t xml:space="preserve"> and send UpdateResponse, FeedbackNotice, and ReadRequest messages to the CIP publisher</w:t>
      </w:r>
      <w:r>
        <w:t xml:space="preserve">. </w:t>
      </w:r>
    </w:p>
    <w:p w:rsidR="0001719A" w:rsidRDefault="0001719A" w:rsidP="00D96454">
      <w:pPr>
        <w:numPr>
          <w:ilvl w:val="0"/>
          <w:numId w:val="132"/>
        </w:numPr>
      </w:pPr>
      <w:r>
        <w:t xml:space="preserve">The CIP publisher </w:t>
      </w:r>
      <w:r w:rsidR="00D96454">
        <w:t xml:space="preserve">configures systems to </w:t>
      </w:r>
      <w:r w:rsidR="0093170C">
        <w:t xml:space="preserve">send UpdateNotice, FeedbackResponse, ReadResponse and InvalidRequest messages to the CIP consumer and </w:t>
      </w:r>
      <w:r w:rsidR="00D96454">
        <w:t xml:space="preserve">accept UpdateResponse, FeedbackNotice, </w:t>
      </w:r>
      <w:r w:rsidR="0093170C">
        <w:t>and ReadRequest messages from the CIP consumer</w:t>
      </w:r>
      <w:r>
        <w:t>.</w:t>
      </w:r>
    </w:p>
    <w:p w:rsidR="0001719A" w:rsidRPr="00312546" w:rsidRDefault="0001719A" w:rsidP="0001719A">
      <w:pPr>
        <w:ind w:left="720" w:hanging="720"/>
      </w:pPr>
      <w:r>
        <w:rPr>
          <w:b/>
        </w:rPr>
        <w:tab/>
      </w:r>
    </w:p>
    <w:p w:rsidR="00FB4D64" w:rsidRPr="0010015E" w:rsidRDefault="0001719A" w:rsidP="00FC0AAA">
      <w:r w:rsidRPr="00976AB7">
        <w:rPr>
          <w:b/>
        </w:rPr>
        <w:t>Alternative course</w:t>
      </w:r>
      <w:r w:rsidRPr="00312546">
        <w:t>: </w:t>
      </w:r>
      <w:r w:rsidR="00066277">
        <w:t xml:space="preserve"> N/A</w:t>
      </w:r>
    </w:p>
    <w:p w:rsidR="007C703D" w:rsidRPr="007C703D" w:rsidRDefault="007C703D" w:rsidP="0001719A">
      <w:pPr>
        <w:ind w:left="720" w:hanging="720"/>
      </w:pPr>
    </w:p>
    <w:p w:rsidR="0001719A" w:rsidRDefault="0001719A" w:rsidP="0001719A">
      <w:pPr>
        <w:ind w:left="720" w:hanging="720"/>
      </w:pPr>
      <w:r w:rsidRPr="00976AB7">
        <w:rPr>
          <w:b/>
        </w:rPr>
        <w:t>Exceptions</w:t>
      </w:r>
      <w:r w:rsidRPr="00312546">
        <w:t>: </w:t>
      </w:r>
    </w:p>
    <w:p w:rsidR="007C703D" w:rsidRPr="0010015E" w:rsidRDefault="007C703D" w:rsidP="007C703D">
      <w:pPr>
        <w:pStyle w:val="BodyText1"/>
      </w:pPr>
      <w:r>
        <w:t>None identified</w:t>
      </w:r>
    </w:p>
    <w:p w:rsidR="007C703D" w:rsidRPr="007C703D" w:rsidRDefault="007C703D" w:rsidP="0001719A">
      <w:pPr>
        <w:ind w:left="720" w:hanging="720"/>
      </w:pPr>
    </w:p>
    <w:p w:rsidR="0001719A" w:rsidRDefault="0001719A" w:rsidP="0001719A">
      <w:pPr>
        <w:ind w:left="720" w:hanging="720"/>
      </w:pPr>
      <w:r w:rsidRPr="00976AB7">
        <w:rPr>
          <w:b/>
        </w:rPr>
        <w:t>Postconditions</w:t>
      </w:r>
      <w:r w:rsidRPr="00312546">
        <w:t>: </w:t>
      </w:r>
    </w:p>
    <w:p w:rsidR="0001719A" w:rsidRDefault="007C703D" w:rsidP="0001719A">
      <w:pPr>
        <w:ind w:left="720" w:hanging="720"/>
      </w:pPr>
      <w:r w:rsidRPr="007C703D">
        <w:t xml:space="preserve">The Cip consumer is </w:t>
      </w:r>
      <w:r w:rsidR="001716D2">
        <w:t>configured for VOD messages in the CIP publisher systems.  The CIP Publisher is configured for VOD messages in the CIP consumer systems</w:t>
      </w:r>
      <w:r w:rsidRPr="007C703D">
        <w:t>.</w:t>
      </w:r>
    </w:p>
    <w:p w:rsidR="007C703D" w:rsidRPr="007C703D" w:rsidRDefault="007C703D" w:rsidP="0001719A">
      <w:pPr>
        <w:ind w:left="720" w:hanging="720"/>
      </w:pPr>
    </w:p>
    <w:p w:rsidR="0001719A" w:rsidRDefault="0001719A" w:rsidP="0001719A">
      <w:pPr>
        <w:ind w:left="720" w:hanging="720"/>
      </w:pPr>
      <w:r w:rsidRPr="00976AB7">
        <w:rPr>
          <w:b/>
        </w:rPr>
        <w:t>Related Use Cases</w:t>
      </w:r>
      <w:r w:rsidRPr="00312546">
        <w:t xml:space="preserve">: </w:t>
      </w:r>
    </w:p>
    <w:p w:rsidR="0001719A" w:rsidRPr="0010015E" w:rsidRDefault="0001719A" w:rsidP="0001719A">
      <w:pPr>
        <w:pStyle w:val="BodyText1"/>
      </w:pPr>
      <w:r>
        <w:t>None identified</w:t>
      </w:r>
    </w:p>
    <w:p w:rsidR="00EB3584" w:rsidRPr="0010015E" w:rsidRDefault="00EB3584" w:rsidP="00EB3584">
      <w:pPr>
        <w:pStyle w:val="BodyText1"/>
      </w:pPr>
    </w:p>
    <w:p w:rsidR="00F71967" w:rsidRPr="000A5CBD" w:rsidRDefault="00F71967" w:rsidP="00F71967">
      <w:pPr>
        <w:pStyle w:val="Heading3"/>
        <w:rPr>
          <w:ins w:id="99" w:author="Tim Whitton" w:date="2012-02-08T07:11:00Z"/>
        </w:rPr>
      </w:pPr>
      <w:ins w:id="100" w:author="Tim Whitton" w:date="2012-02-08T07:11:00Z">
        <w:r>
          <w:lastRenderedPageBreak/>
          <w:t>Operational Performance Monitoring</w:t>
        </w:r>
      </w:ins>
    </w:p>
    <w:p w:rsidR="00F71967" w:rsidRDefault="00F71967" w:rsidP="00F71967">
      <w:pPr>
        <w:ind w:left="720" w:hanging="720"/>
        <w:rPr>
          <w:ins w:id="101" w:author="Tim Whitton" w:date="2012-02-08T07:11:00Z"/>
        </w:rPr>
      </w:pPr>
      <w:ins w:id="102" w:author="Tim Whitton" w:date="2012-02-08T07:11:00Z">
        <w:r w:rsidRPr="00976AB7">
          <w:rPr>
            <w:b/>
          </w:rPr>
          <w:t>Summary</w:t>
        </w:r>
        <w:r w:rsidRPr="00312546">
          <w:t>: </w:t>
        </w:r>
        <w:r>
          <w:t xml:space="preserve">The CIP consumer must provide data which allows the CIP publisher to </w:t>
        </w:r>
      </w:ins>
      <w:ins w:id="103" w:author="Tim Whitton" w:date="2012-02-08T07:12:00Z">
        <w:r>
          <w:t xml:space="preserve">verify that VOD </w:t>
        </w:r>
      </w:ins>
      <w:ins w:id="104" w:author="Tim Whitton" w:date="2012-02-08T07:13:00Z">
        <w:r>
          <w:t xml:space="preserve">systems and processes are </w:t>
        </w:r>
      </w:ins>
      <w:ins w:id="105" w:author="Tim Whitton" w:date="2012-02-08T07:12:00Z">
        <w:r>
          <w:t>operation</w:t>
        </w:r>
      </w:ins>
      <w:ins w:id="106" w:author="Tim Whitton" w:date="2012-02-08T07:13:00Z">
        <w:r>
          <w:t>al for logical segments of the footprint (markets</w:t>
        </w:r>
      </w:ins>
      <w:ins w:id="107" w:author="Tim Whitton" w:date="2012-02-08T07:14:00Z">
        <w:r>
          <w:t>, syscodes or some similar segmentation</w:t>
        </w:r>
      </w:ins>
      <w:ins w:id="108" w:author="Tim Whitton" w:date="2012-02-08T07:13:00Z">
        <w:r>
          <w:t>)</w:t>
        </w:r>
      </w:ins>
      <w:ins w:id="109" w:author="Tim Whitton" w:date="2012-02-08T07:11:00Z">
        <w:r>
          <w:t xml:space="preserve">.  </w:t>
        </w:r>
      </w:ins>
    </w:p>
    <w:p w:rsidR="00F71967" w:rsidRDefault="00F71967" w:rsidP="00F71967">
      <w:pPr>
        <w:ind w:left="720" w:hanging="720"/>
        <w:rPr>
          <w:ins w:id="110" w:author="Tim Whitton" w:date="2012-02-08T07:11:00Z"/>
          <w:b/>
        </w:rPr>
      </w:pPr>
    </w:p>
    <w:p w:rsidR="00F71967" w:rsidRDefault="00F71967" w:rsidP="00F71967">
      <w:pPr>
        <w:ind w:left="720" w:hanging="720"/>
        <w:rPr>
          <w:ins w:id="111" w:author="Tim Whitton" w:date="2012-02-08T07:11:00Z"/>
        </w:rPr>
      </w:pPr>
      <w:ins w:id="112" w:author="Tim Whitton" w:date="2012-02-08T07:11:00Z">
        <w:r w:rsidRPr="00976AB7">
          <w:rPr>
            <w:b/>
          </w:rPr>
          <w:t>Actors</w:t>
        </w:r>
        <w:r w:rsidRPr="00312546">
          <w:t>:</w:t>
        </w:r>
        <w:r>
          <w:t xml:space="preserve"> The following actors are engaged:</w:t>
        </w:r>
      </w:ins>
    </w:p>
    <w:p w:rsidR="00F71967" w:rsidRDefault="00F71967">
      <w:pPr>
        <w:numPr>
          <w:ilvl w:val="0"/>
          <w:numId w:val="192"/>
        </w:numPr>
        <w:rPr>
          <w:ins w:id="113" w:author="Tim Whitton" w:date="2012-02-08T07:11:00Z"/>
        </w:rPr>
        <w:pPrChange w:id="114" w:author="Tim Whitton" w:date="2012-02-08T07:15:00Z">
          <w:pPr>
            <w:numPr>
              <w:numId w:val="130"/>
            </w:numPr>
            <w:ind w:left="720" w:hanging="360"/>
          </w:pPr>
        </w:pPrChange>
      </w:pPr>
      <w:ins w:id="115" w:author="Tim Whitton" w:date="2012-02-08T07:11:00Z">
        <w:r>
          <w:t xml:space="preserve">CIP consumer </w:t>
        </w:r>
      </w:ins>
    </w:p>
    <w:p w:rsidR="00F71967" w:rsidRDefault="00F71967">
      <w:pPr>
        <w:numPr>
          <w:ilvl w:val="0"/>
          <w:numId w:val="192"/>
        </w:numPr>
        <w:rPr>
          <w:ins w:id="116" w:author="Tim Whitton" w:date="2012-02-08T07:11:00Z"/>
        </w:rPr>
        <w:pPrChange w:id="117" w:author="Tim Whitton" w:date="2012-02-08T07:15:00Z">
          <w:pPr>
            <w:numPr>
              <w:numId w:val="130"/>
            </w:numPr>
            <w:ind w:left="720" w:hanging="360"/>
          </w:pPr>
        </w:pPrChange>
      </w:pPr>
      <w:ins w:id="118" w:author="Tim Whitton" w:date="2012-02-08T07:11:00Z">
        <w:r>
          <w:t>CIP publisher (Canoe campaign manager)</w:t>
        </w:r>
      </w:ins>
    </w:p>
    <w:p w:rsidR="00F71967" w:rsidRDefault="00F71967" w:rsidP="00F71967">
      <w:pPr>
        <w:rPr>
          <w:ins w:id="119" w:author="Tim Whitton" w:date="2012-02-08T07:11:00Z"/>
          <w:b/>
        </w:rPr>
      </w:pPr>
    </w:p>
    <w:p w:rsidR="00F71967" w:rsidRDefault="00F71967" w:rsidP="00F71967">
      <w:pPr>
        <w:rPr>
          <w:ins w:id="120" w:author="Tim Whitton" w:date="2012-02-08T07:11:00Z"/>
        </w:rPr>
      </w:pPr>
      <w:ins w:id="121" w:author="Tim Whitton" w:date="2012-02-08T07:11:00Z">
        <w:r w:rsidRPr="00976AB7">
          <w:rPr>
            <w:b/>
          </w:rPr>
          <w:t>Preconditions</w:t>
        </w:r>
        <w:r w:rsidRPr="00312546">
          <w:t>: </w:t>
        </w:r>
        <w:r>
          <w:t>The following pre conditions are expected:</w:t>
        </w:r>
      </w:ins>
    </w:p>
    <w:p w:rsidR="00F71967" w:rsidRDefault="00F71967">
      <w:pPr>
        <w:numPr>
          <w:ilvl w:val="0"/>
          <w:numId w:val="193"/>
        </w:numPr>
        <w:rPr>
          <w:ins w:id="122" w:author="Tim Whitton" w:date="2012-02-08T07:11:00Z"/>
        </w:rPr>
        <w:pPrChange w:id="123" w:author="Tim Whitton" w:date="2012-02-08T07:15:00Z">
          <w:pPr>
            <w:numPr>
              <w:numId w:val="131"/>
            </w:numPr>
            <w:ind w:left="720" w:hanging="360"/>
          </w:pPr>
        </w:pPrChange>
      </w:pPr>
      <w:ins w:id="124" w:author="Tim Whitton" w:date="2012-02-08T07:11:00Z">
        <w:r>
          <w:t xml:space="preserve">The CIP consumer has </w:t>
        </w:r>
      </w:ins>
      <w:ins w:id="125" w:author="Tim Whitton" w:date="2012-02-08T07:18:00Z">
        <w:r>
          <w:t>established logical segmentation of their footprint and communicated that segmentation information to the CIP Publisher</w:t>
        </w:r>
      </w:ins>
      <w:ins w:id="126" w:author="Tim Whitton" w:date="2012-02-08T07:11:00Z">
        <w:r>
          <w:t>.</w:t>
        </w:r>
      </w:ins>
    </w:p>
    <w:p w:rsidR="00F71967" w:rsidRDefault="00F71967" w:rsidP="00F71967">
      <w:pPr>
        <w:rPr>
          <w:ins w:id="127" w:author="Tim Whitton" w:date="2012-02-08T07:11:00Z"/>
        </w:rPr>
      </w:pPr>
      <w:ins w:id="128" w:author="Tim Whitton" w:date="2012-02-08T07:11:00Z">
        <w:r w:rsidRPr="00976AB7">
          <w:rPr>
            <w:b/>
          </w:rPr>
          <w:t>Basic course</w:t>
        </w:r>
        <w:r w:rsidRPr="00312546">
          <w:t>: </w:t>
        </w:r>
        <w:r>
          <w:t>The nominal path consists of:</w:t>
        </w:r>
      </w:ins>
    </w:p>
    <w:p w:rsidR="00F71967" w:rsidRDefault="00F71967">
      <w:pPr>
        <w:numPr>
          <w:ilvl w:val="0"/>
          <w:numId w:val="194"/>
        </w:numPr>
        <w:rPr>
          <w:ins w:id="129" w:author="Tim Whitton" w:date="2012-02-08T07:11:00Z"/>
        </w:rPr>
        <w:pPrChange w:id="130" w:author="Tim Whitton" w:date="2012-02-08T07:19:00Z">
          <w:pPr>
            <w:numPr>
              <w:numId w:val="132"/>
            </w:numPr>
            <w:ind w:left="720" w:hanging="360"/>
          </w:pPr>
        </w:pPrChange>
      </w:pPr>
      <w:ins w:id="131" w:author="Tim Whitton" w:date="2012-02-08T07:11:00Z">
        <w:r>
          <w:t xml:space="preserve">The CIP consumer </w:t>
        </w:r>
      </w:ins>
      <w:ins w:id="132" w:author="Tim Whitton" w:date="2012-02-08T07:20:00Z">
        <w:r>
          <w:t xml:space="preserve">makes segmentation </w:t>
        </w:r>
      </w:ins>
      <w:ins w:id="133" w:author="Tim Whitton" w:date="2012-02-08T07:27:00Z">
        <w:r w:rsidR="00A20E49">
          <w:t>performance information (</w:t>
        </w:r>
      </w:ins>
      <w:ins w:id="134" w:author="Tim Whitton" w:date="2012-02-08T07:20:00Z">
        <w:r>
          <w:t>insertions and views</w:t>
        </w:r>
      </w:ins>
      <w:ins w:id="135" w:author="Tim Whitton" w:date="2012-02-08T07:27:00Z">
        <w:r w:rsidR="00A20E49">
          <w:t>)</w:t>
        </w:r>
      </w:ins>
      <w:ins w:id="136" w:author="Tim Whitton" w:date="2012-02-08T07:20:00Z">
        <w:r>
          <w:t xml:space="preserve"> available to the CIP </w:t>
        </w:r>
      </w:ins>
      <w:ins w:id="137" w:author="Tim Whitton" w:date="2012-02-08T07:21:00Z">
        <w:r>
          <w:t>publisher</w:t>
        </w:r>
        <w:r w:rsidR="00A20E49">
          <w:t>.</w:t>
        </w:r>
      </w:ins>
      <w:ins w:id="138" w:author="Tim Whitton" w:date="2012-02-08T07:11:00Z">
        <w:r>
          <w:t xml:space="preserve"> </w:t>
        </w:r>
      </w:ins>
    </w:p>
    <w:p w:rsidR="00F71967" w:rsidRDefault="00F71967">
      <w:pPr>
        <w:numPr>
          <w:ilvl w:val="0"/>
          <w:numId w:val="194"/>
        </w:numPr>
        <w:rPr>
          <w:ins w:id="139" w:author="Tim Whitton" w:date="2012-02-08T07:37:00Z"/>
        </w:rPr>
        <w:pPrChange w:id="140" w:author="Tim Whitton" w:date="2012-02-08T07:19:00Z">
          <w:pPr>
            <w:numPr>
              <w:numId w:val="132"/>
            </w:numPr>
            <w:ind w:left="720" w:hanging="360"/>
          </w:pPr>
        </w:pPrChange>
      </w:pPr>
      <w:ins w:id="141" w:author="Tim Whitton" w:date="2012-02-08T07:11:00Z">
        <w:r>
          <w:t xml:space="preserve">The CIP publisher </w:t>
        </w:r>
      </w:ins>
      <w:ins w:id="142" w:author="Tim Whitton" w:date="2012-02-08T07:21:00Z">
        <w:r w:rsidR="00A20E49">
          <w:t xml:space="preserve">evaluates the segmentation </w:t>
        </w:r>
      </w:ins>
      <w:ins w:id="143" w:author="Tim Whitton" w:date="2012-02-08T07:28:00Z">
        <w:r w:rsidR="00A20E49">
          <w:t xml:space="preserve">performance information </w:t>
        </w:r>
      </w:ins>
      <w:ins w:id="144" w:author="Tim Whitton" w:date="2012-02-08T07:25:00Z">
        <w:r w:rsidR="00A20E49">
          <w:t xml:space="preserve">for </w:t>
        </w:r>
      </w:ins>
      <w:ins w:id="145" w:author="Tim Whitton" w:date="2012-02-08T07:21:00Z">
        <w:r w:rsidR="00A20E49">
          <w:t>i</w:t>
        </w:r>
      </w:ins>
      <w:ins w:id="146" w:author="Tim Whitton" w:date="2012-02-08T07:25:00Z">
        <w:r w:rsidR="00A20E49">
          <w:t>n</w:t>
        </w:r>
      </w:ins>
      <w:ins w:id="147" w:author="Tim Whitton" w:date="2012-02-08T07:21:00Z">
        <w:r w:rsidR="00A20E49">
          <w:t>d</w:t>
        </w:r>
      </w:ins>
      <w:ins w:id="148" w:author="Tim Whitton" w:date="2012-02-08T07:25:00Z">
        <w:r w:rsidR="00A20E49">
          <w:t>ications of operational issues within specific segments of the footprint.</w:t>
        </w:r>
      </w:ins>
    </w:p>
    <w:p w:rsidR="004862F7" w:rsidRDefault="004862F7">
      <w:pPr>
        <w:numPr>
          <w:ilvl w:val="0"/>
          <w:numId w:val="194"/>
        </w:numPr>
        <w:rPr>
          <w:ins w:id="149" w:author="Tim Whitton" w:date="2012-02-08T07:11:00Z"/>
        </w:rPr>
        <w:pPrChange w:id="150" w:author="Tim Whitton" w:date="2012-02-08T07:19:00Z">
          <w:pPr>
            <w:numPr>
              <w:numId w:val="132"/>
            </w:numPr>
            <w:ind w:left="720" w:hanging="360"/>
          </w:pPr>
        </w:pPrChange>
      </w:pPr>
      <w:ins w:id="151" w:author="Tim Whitton" w:date="2012-02-08T07:37:00Z">
        <w:r>
          <w:t>The CIP publisher contacts the CIP consumer when segmentation perf</w:t>
        </w:r>
      </w:ins>
      <w:ins w:id="152" w:author="Tim Whitton" w:date="2012-02-08T07:38:00Z">
        <w:r>
          <w:t>ormance information indicates an operational issue exists.</w:t>
        </w:r>
      </w:ins>
    </w:p>
    <w:p w:rsidR="00F71967" w:rsidRPr="00312546" w:rsidRDefault="00F71967" w:rsidP="00F71967">
      <w:pPr>
        <w:ind w:left="720" w:hanging="720"/>
        <w:rPr>
          <w:ins w:id="153" w:author="Tim Whitton" w:date="2012-02-08T07:11:00Z"/>
        </w:rPr>
      </w:pPr>
      <w:ins w:id="154" w:author="Tim Whitton" w:date="2012-02-08T07:11:00Z">
        <w:r>
          <w:rPr>
            <w:b/>
          </w:rPr>
          <w:tab/>
        </w:r>
      </w:ins>
    </w:p>
    <w:p w:rsidR="00F71967" w:rsidRPr="0010015E" w:rsidRDefault="00F71967" w:rsidP="00F71967">
      <w:pPr>
        <w:rPr>
          <w:ins w:id="155" w:author="Tim Whitton" w:date="2012-02-08T07:11:00Z"/>
        </w:rPr>
      </w:pPr>
      <w:ins w:id="156" w:author="Tim Whitton" w:date="2012-02-08T07:11:00Z">
        <w:r w:rsidRPr="00976AB7">
          <w:rPr>
            <w:b/>
          </w:rPr>
          <w:t>Alternative course</w:t>
        </w:r>
        <w:r w:rsidRPr="00312546">
          <w:t>: </w:t>
        </w:r>
        <w:r>
          <w:t xml:space="preserve"> N/A</w:t>
        </w:r>
      </w:ins>
    </w:p>
    <w:p w:rsidR="00F71967" w:rsidRPr="007C703D" w:rsidRDefault="00F71967" w:rsidP="00F71967">
      <w:pPr>
        <w:ind w:left="720" w:hanging="720"/>
        <w:rPr>
          <w:ins w:id="157" w:author="Tim Whitton" w:date="2012-02-08T07:11:00Z"/>
        </w:rPr>
      </w:pPr>
    </w:p>
    <w:p w:rsidR="00F71967" w:rsidRDefault="00F71967" w:rsidP="00F71967">
      <w:pPr>
        <w:ind w:left="720" w:hanging="720"/>
        <w:rPr>
          <w:ins w:id="158" w:author="Tim Whitton" w:date="2012-02-08T07:11:00Z"/>
        </w:rPr>
      </w:pPr>
      <w:ins w:id="159" w:author="Tim Whitton" w:date="2012-02-08T07:11:00Z">
        <w:r w:rsidRPr="00976AB7">
          <w:rPr>
            <w:b/>
          </w:rPr>
          <w:t>Exceptions</w:t>
        </w:r>
        <w:r w:rsidRPr="00312546">
          <w:t>: </w:t>
        </w:r>
      </w:ins>
    </w:p>
    <w:p w:rsidR="00F71967" w:rsidRPr="0010015E" w:rsidRDefault="00F71967" w:rsidP="00F71967">
      <w:pPr>
        <w:pStyle w:val="BodyText1"/>
        <w:rPr>
          <w:ins w:id="160" w:author="Tim Whitton" w:date="2012-02-08T07:11:00Z"/>
        </w:rPr>
      </w:pPr>
      <w:ins w:id="161" w:author="Tim Whitton" w:date="2012-02-08T07:11:00Z">
        <w:r>
          <w:t>None identified</w:t>
        </w:r>
      </w:ins>
    </w:p>
    <w:p w:rsidR="00F71967" w:rsidRPr="007C703D" w:rsidRDefault="00F71967" w:rsidP="00F71967">
      <w:pPr>
        <w:ind w:left="720" w:hanging="720"/>
        <w:rPr>
          <w:ins w:id="162" w:author="Tim Whitton" w:date="2012-02-08T07:11:00Z"/>
        </w:rPr>
      </w:pPr>
    </w:p>
    <w:p w:rsidR="00F71967" w:rsidRDefault="00F71967" w:rsidP="00F71967">
      <w:pPr>
        <w:ind w:left="720" w:hanging="720"/>
        <w:rPr>
          <w:ins w:id="163" w:author="Tim Whitton" w:date="2012-02-08T07:11:00Z"/>
        </w:rPr>
      </w:pPr>
      <w:ins w:id="164" w:author="Tim Whitton" w:date="2012-02-08T07:11:00Z">
        <w:r w:rsidRPr="00976AB7">
          <w:rPr>
            <w:b/>
          </w:rPr>
          <w:t>Postconditions</w:t>
        </w:r>
        <w:r w:rsidRPr="00312546">
          <w:t>: </w:t>
        </w:r>
      </w:ins>
    </w:p>
    <w:p w:rsidR="00F71967" w:rsidRDefault="00F71967" w:rsidP="00F71967">
      <w:pPr>
        <w:ind w:left="720" w:hanging="720"/>
        <w:rPr>
          <w:ins w:id="165" w:author="Tim Whitton" w:date="2012-02-08T07:11:00Z"/>
        </w:rPr>
      </w:pPr>
      <w:ins w:id="166" w:author="Tim Whitton" w:date="2012-02-08T07:11:00Z">
        <w:r w:rsidRPr="007C703D">
          <w:t xml:space="preserve">The Cip consumer is </w:t>
        </w:r>
        <w:r>
          <w:t>configured for VOD messages in the CIP publisher systems.  The CIP Publisher is configured for VOD messages in the CIP consumer systems</w:t>
        </w:r>
        <w:r w:rsidRPr="007C703D">
          <w:t>.</w:t>
        </w:r>
      </w:ins>
    </w:p>
    <w:p w:rsidR="00F71967" w:rsidRPr="007C703D" w:rsidRDefault="00F71967" w:rsidP="00F71967">
      <w:pPr>
        <w:ind w:left="720" w:hanging="720"/>
        <w:rPr>
          <w:ins w:id="167" w:author="Tim Whitton" w:date="2012-02-08T07:11:00Z"/>
        </w:rPr>
      </w:pPr>
    </w:p>
    <w:p w:rsidR="00F71967" w:rsidRDefault="00F71967" w:rsidP="00F71967">
      <w:pPr>
        <w:ind w:left="720" w:hanging="720"/>
        <w:rPr>
          <w:ins w:id="168" w:author="Tim Whitton" w:date="2012-02-08T07:11:00Z"/>
        </w:rPr>
      </w:pPr>
      <w:ins w:id="169" w:author="Tim Whitton" w:date="2012-02-08T07:11:00Z">
        <w:r w:rsidRPr="00976AB7">
          <w:rPr>
            <w:b/>
          </w:rPr>
          <w:t>Related Use Cases</w:t>
        </w:r>
        <w:r w:rsidRPr="00312546">
          <w:t xml:space="preserve">: </w:t>
        </w:r>
      </w:ins>
    </w:p>
    <w:p w:rsidR="00F71967" w:rsidRPr="0010015E" w:rsidRDefault="00F71967" w:rsidP="00F71967">
      <w:pPr>
        <w:pStyle w:val="BodyText1"/>
        <w:rPr>
          <w:ins w:id="170" w:author="Tim Whitton" w:date="2012-02-08T07:11:00Z"/>
        </w:rPr>
      </w:pPr>
      <w:ins w:id="171" w:author="Tim Whitton" w:date="2012-02-08T07:11:00Z">
        <w:r>
          <w:t>None identified</w:t>
        </w:r>
      </w:ins>
    </w:p>
    <w:p w:rsidR="00EB3584" w:rsidRPr="00D67F0B" w:rsidRDefault="00EB3584" w:rsidP="006E3BBB">
      <w:pPr>
        <w:pStyle w:val="BodyText1"/>
      </w:pPr>
    </w:p>
    <w:p w:rsidR="006E3BBB" w:rsidRPr="000A5CBD" w:rsidRDefault="006E3BBB" w:rsidP="00F766D1">
      <w:pPr>
        <w:pStyle w:val="Heading1"/>
      </w:pPr>
      <w:bookmarkStart w:id="172" w:name="_Ref284943384"/>
      <w:bookmarkStart w:id="173" w:name="_Ref284943391"/>
      <w:bookmarkStart w:id="174" w:name="_Toc312930358"/>
      <w:r w:rsidRPr="000A5CBD">
        <w:lastRenderedPageBreak/>
        <w:t>Business Requirements</w:t>
      </w:r>
      <w:bookmarkEnd w:id="172"/>
      <w:bookmarkEnd w:id="173"/>
      <w:bookmarkEnd w:id="174"/>
    </w:p>
    <w:p w:rsidR="005660B5" w:rsidRPr="005C140F" w:rsidRDefault="005660B5" w:rsidP="005660B5">
      <w:pPr>
        <w:pStyle w:val="BodyText1"/>
      </w:pPr>
      <w:r w:rsidRPr="005C140F">
        <w:t xml:space="preserve">This section defines the </w:t>
      </w:r>
      <w:r w:rsidR="009D0225">
        <w:t xml:space="preserve">business instructions that must be communicated within </w:t>
      </w:r>
      <w:r w:rsidRPr="005C140F">
        <w:t>the Campaign Information Package</w:t>
      </w:r>
      <w:r w:rsidR="009D0225">
        <w:t xml:space="preserve">.  This section also defines the business information that must be communicated within the </w:t>
      </w:r>
      <w:r w:rsidRPr="005C140F">
        <w:t>SMS message</w:t>
      </w:r>
      <w:r w:rsidR="009D0225">
        <w:t xml:space="preserve">.  This section also defines </w:t>
      </w:r>
      <w:r w:rsidRPr="005C140F">
        <w:t xml:space="preserve">certain interpretation standards for the instructions contained within these packages.  </w:t>
      </w:r>
    </w:p>
    <w:p w:rsidR="006E3BBB" w:rsidRDefault="006E3BBB" w:rsidP="006E3BBB">
      <w:pPr>
        <w:pStyle w:val="Heading2"/>
      </w:pPr>
      <w:bookmarkStart w:id="175" w:name="_Toc312930359"/>
      <w:r>
        <w:t>General Requirements</w:t>
      </w:r>
      <w:bookmarkEnd w:id="175"/>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458"/>
      </w:tblGrid>
      <w:tr w:rsidR="00981E45" w:rsidTr="007D385D">
        <w:tc>
          <w:tcPr>
            <w:tcW w:w="10458" w:type="dxa"/>
            <w:shd w:val="solid" w:color="808080" w:fill="FFFFFF"/>
          </w:tcPr>
          <w:p w:rsidR="00981E45" w:rsidRPr="00981E45" w:rsidRDefault="00981E45" w:rsidP="00981E45">
            <w:pPr>
              <w:rPr>
                <w:rFonts w:ascii="Arial" w:hAnsi="Arial" w:cs="Arial"/>
                <w:b/>
                <w:bCs/>
                <w:color w:val="FFFFFF"/>
              </w:rPr>
            </w:pPr>
            <w:r w:rsidRPr="00952AC9">
              <w:rPr>
                <w:b/>
                <w:bCs/>
                <w:color w:val="FFFFFF"/>
              </w:rPr>
              <w:t>Requirement</w:t>
            </w:r>
            <w:r>
              <w:rPr>
                <w:b/>
                <w:bCs/>
                <w:color w:val="FFFFFF"/>
              </w:rPr>
              <w:t>/Title/Phase/Description</w:t>
            </w:r>
            <w:r w:rsidRPr="00952AC9">
              <w:rPr>
                <w:b/>
                <w:bCs/>
                <w:color w:val="FFFFFF"/>
              </w:rPr>
              <w:t xml:space="preserve"> </w:t>
            </w:r>
          </w:p>
        </w:tc>
      </w:tr>
      <w:tr w:rsidR="00981E45" w:rsidRPr="00952AC9" w:rsidTr="007D385D">
        <w:tc>
          <w:tcPr>
            <w:tcW w:w="10458" w:type="dxa"/>
            <w:shd w:val="clear" w:color="auto" w:fill="auto"/>
          </w:tcPr>
          <w:p w:rsidR="00981E45" w:rsidRPr="00981E45" w:rsidRDefault="00C4074B" w:rsidP="001716D2">
            <w:pPr>
              <w:pStyle w:val="ListParagraph"/>
              <w:numPr>
                <w:ilvl w:val="0"/>
                <w:numId w:val="111"/>
              </w:numPr>
              <w:rPr>
                <w:b/>
              </w:rPr>
            </w:pPr>
            <w:r>
              <w:rPr>
                <w:b/>
              </w:rPr>
              <w:t xml:space="preserve"> / Phase 1 / </w:t>
            </w:r>
            <w:r w:rsidR="00981E45" w:rsidRPr="00981E45">
              <w:rPr>
                <w:b/>
              </w:rPr>
              <w:t xml:space="preserve">Targeting </w:t>
            </w:r>
            <w:r w:rsidR="00981E45">
              <w:rPr>
                <w:b/>
              </w:rPr>
              <w:t>–</w:t>
            </w:r>
            <w:r w:rsidR="00981E45" w:rsidRPr="00981E45">
              <w:rPr>
                <w:b/>
              </w:rPr>
              <w:t xml:space="preserve"> Opportunity</w:t>
            </w:r>
          </w:p>
          <w:p w:rsidR="00981E45" w:rsidRDefault="00981E45" w:rsidP="0087441B">
            <w:r>
              <w:t xml:space="preserve">The CIP MUST </w:t>
            </w:r>
            <w:r w:rsidR="005B6103">
              <w:t>support</w:t>
            </w:r>
            <w:r>
              <w:t xml:space="preserve"> communication of the Opportunity Type restrictions for a </w:t>
            </w:r>
            <w:r w:rsidR="00E612B0">
              <w:t>CI</w:t>
            </w:r>
            <w:r>
              <w:t xml:space="preserve">.  The CIP MUST support the following Opportunity Type designations; preroll, postroll, midroll. </w:t>
            </w:r>
            <w:r w:rsidR="006024B7">
              <w:t>The CIP consumer</w:t>
            </w:r>
            <w:r>
              <w:t xml:space="preserve"> MUST </w:t>
            </w:r>
            <w:r w:rsidRPr="00541554">
              <w:t xml:space="preserve">qualify placement </w:t>
            </w:r>
            <w:r>
              <w:t>candidates based on these Opportunity Type restrictions.  As an example, placements restricted to “preroll” will only be eligible for placement opportunities contained within opportunities that have an Opportunity Type of “preroll”.</w:t>
            </w:r>
          </w:p>
        </w:tc>
      </w:tr>
      <w:tr w:rsidR="00C4074B" w:rsidRPr="00952AC9" w:rsidTr="007D385D">
        <w:tc>
          <w:tcPr>
            <w:tcW w:w="10458" w:type="dxa"/>
            <w:shd w:val="clear" w:color="auto" w:fill="auto"/>
          </w:tcPr>
          <w:p w:rsidR="00C4074B" w:rsidRPr="00981E45" w:rsidRDefault="00C4074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p>
          <w:p w:rsidR="00C4074B" w:rsidRDefault="006024B7" w:rsidP="005B6103">
            <w:r>
              <w:t>The CIP consumer</w:t>
            </w:r>
            <w:r w:rsidR="004D39BC">
              <w:t xml:space="preserve"> MUST interpret the absence of Opportunity Type</w:t>
            </w:r>
            <w:r w:rsidR="00C4074B">
              <w:t xml:space="preserve"> restrictions to mean that the </w:t>
            </w:r>
            <w:r w:rsidR="005B6103">
              <w:t>CI</w:t>
            </w:r>
            <w:r w:rsidR="00C4074B">
              <w:t xml:space="preserve"> can qualify for any opportunity regardless of OpportunityType, subject to the other constraints of the placement.</w:t>
            </w:r>
            <w:r w:rsidR="004D39BC">
              <w:t xml:space="preserve"> </w:t>
            </w:r>
          </w:p>
        </w:tc>
      </w:tr>
      <w:tr w:rsidR="00C4074B" w:rsidRPr="00952AC9" w:rsidTr="007D385D">
        <w:tc>
          <w:tcPr>
            <w:tcW w:w="10458" w:type="dxa"/>
            <w:shd w:val="clear" w:color="auto" w:fill="auto"/>
          </w:tcPr>
          <w:p w:rsidR="00C4074B" w:rsidRPr="00981E45" w:rsidRDefault="00C4074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p>
          <w:p w:rsidR="00C4074B" w:rsidRDefault="00C4074B" w:rsidP="006024B7">
            <w:r>
              <w:t>The CIP MUST support designation of a specific midroll opportunity</w:t>
            </w:r>
            <w:r w:rsidR="005B6103">
              <w:t xml:space="preserve"> for a CI</w:t>
            </w:r>
            <w:r>
              <w:t xml:space="preserve">.  This designation will be communicated as an integer from 1 thru 99.  </w:t>
            </w:r>
            <w:r w:rsidR="006024B7">
              <w:t>The CIP consumer</w:t>
            </w:r>
            <w:r>
              <w:t xml:space="preserve"> MUST </w:t>
            </w:r>
            <w:r w:rsidRPr="00541554">
              <w:t xml:space="preserve">qualify placement </w:t>
            </w:r>
            <w:r>
              <w:t xml:space="preserve">candidates based on this midroll designation.  As an example, when the designation is “1” </w:t>
            </w:r>
            <w:r w:rsidR="006024B7">
              <w:t>the CIP consumer</w:t>
            </w:r>
            <w:r>
              <w:t xml:space="preserve"> considers the placement eligible only for placement opportunities that are within the first midroll opportunity.  </w:t>
            </w:r>
          </w:p>
        </w:tc>
      </w:tr>
      <w:tr w:rsidR="00C4074B" w:rsidRPr="00952AC9" w:rsidTr="007D385D">
        <w:tc>
          <w:tcPr>
            <w:tcW w:w="10458" w:type="dxa"/>
            <w:shd w:val="clear" w:color="auto" w:fill="auto"/>
          </w:tcPr>
          <w:p w:rsidR="00C4074B" w:rsidRPr="00981E45" w:rsidRDefault="00C4074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p>
          <w:p w:rsidR="00C4074B" w:rsidRDefault="00C4074B" w:rsidP="00C4074B">
            <w:r>
              <w:t xml:space="preserve">The CIP </w:t>
            </w:r>
            <w:r w:rsidR="00F54F91">
              <w:t xml:space="preserve">consumer </w:t>
            </w:r>
            <w:r>
              <w:t>MUST interpret the absence of a specific midroll number designation to mean that the placement can qualify for any midroll opportunity, subject to the other constraints of the placement.</w:t>
            </w:r>
          </w:p>
        </w:tc>
      </w:tr>
      <w:tr w:rsidR="00C4074B" w:rsidRPr="00952AC9" w:rsidTr="007D385D">
        <w:tc>
          <w:tcPr>
            <w:tcW w:w="10458" w:type="dxa"/>
            <w:shd w:val="clear" w:color="auto" w:fill="auto"/>
          </w:tcPr>
          <w:p w:rsidR="00C4074B" w:rsidRPr="00981E45" w:rsidRDefault="00C4074B" w:rsidP="00D96454">
            <w:pPr>
              <w:pStyle w:val="ListParagraph"/>
              <w:numPr>
                <w:ilvl w:val="0"/>
                <w:numId w:val="111"/>
              </w:numPr>
              <w:rPr>
                <w:b/>
              </w:rPr>
            </w:pPr>
            <w:r>
              <w:rPr>
                <w:b/>
              </w:rPr>
              <w:t xml:space="preserve"> / Phase </w:t>
            </w:r>
            <w:ins w:id="176" w:author="Tim Whitton" w:date="2012-02-07T11:55:00Z">
              <w:r w:rsidR="004329E7">
                <w:rPr>
                  <w:b/>
                </w:rPr>
                <w:t>2</w:t>
              </w:r>
            </w:ins>
            <w:del w:id="177" w:author="Tim Whitton" w:date="2012-02-07T11:55:00Z">
              <w:r w:rsidDel="004329E7">
                <w:rPr>
                  <w:b/>
                </w:rPr>
                <w:delText>1</w:delText>
              </w:r>
            </w:del>
            <w:r>
              <w:rPr>
                <w:b/>
              </w:rPr>
              <w:t xml:space="preserve"> / </w:t>
            </w:r>
            <w:r w:rsidRPr="00981E45">
              <w:rPr>
                <w:b/>
              </w:rPr>
              <w:t xml:space="preserve">Targeting </w:t>
            </w:r>
            <w:r>
              <w:rPr>
                <w:b/>
              </w:rPr>
              <w:t>–</w:t>
            </w:r>
            <w:r w:rsidRPr="00981E45">
              <w:rPr>
                <w:b/>
              </w:rPr>
              <w:t xml:space="preserve"> </w:t>
            </w:r>
            <w:r w:rsidRPr="00C4074B">
              <w:rPr>
                <w:b/>
              </w:rPr>
              <w:t xml:space="preserve">Position within </w:t>
            </w:r>
            <w:r w:rsidR="0087441B">
              <w:rPr>
                <w:b/>
              </w:rPr>
              <w:t>Opportunity</w:t>
            </w:r>
            <w:ins w:id="178" w:author="Tim Whitton" w:date="2012-02-07T11:46:00Z">
              <w:r w:rsidR="007861A8">
                <w:rPr>
                  <w:b/>
                </w:rPr>
                <w:t xml:space="preserve"> </w:t>
              </w:r>
            </w:ins>
          </w:p>
          <w:p w:rsidR="00C4074B" w:rsidRDefault="00C4074B" w:rsidP="00B869FF">
            <w:pPr>
              <w:pStyle w:val="Annex1"/>
              <w:numPr>
                <w:ilvl w:val="0"/>
                <w:numId w:val="0"/>
              </w:numPr>
              <w:outlineLvl w:val="0"/>
            </w:pPr>
            <w:bookmarkStart w:id="179" w:name="_Toc312930360"/>
            <w:r w:rsidRPr="00B869FF">
              <w:rPr>
                <w:rFonts w:asciiTheme="majorHAnsi" w:hAnsiTheme="majorHAnsi"/>
                <w:b w:val="0"/>
                <w:noProof w:val="0"/>
                <w:sz w:val="22"/>
              </w:rPr>
              <w:t xml:space="preserve">The CIP MUST </w:t>
            </w:r>
            <w:r w:rsidR="005B6103" w:rsidRPr="00B869FF">
              <w:rPr>
                <w:rFonts w:asciiTheme="majorHAnsi" w:hAnsiTheme="majorHAnsi"/>
                <w:b w:val="0"/>
                <w:noProof w:val="0"/>
                <w:sz w:val="22"/>
              </w:rPr>
              <w:t>support</w:t>
            </w:r>
            <w:r w:rsidRPr="00B869FF">
              <w:rPr>
                <w:rFonts w:asciiTheme="majorHAnsi" w:hAnsiTheme="majorHAnsi"/>
                <w:b w:val="0"/>
                <w:noProof w:val="0"/>
                <w:sz w:val="22"/>
              </w:rPr>
              <w:t xml:space="preserve"> communication of Position</w:t>
            </w:r>
            <w:r w:rsidR="005B6103" w:rsidRPr="00B869FF">
              <w:rPr>
                <w:rFonts w:asciiTheme="majorHAnsi" w:hAnsiTheme="majorHAnsi"/>
                <w:b w:val="0"/>
                <w:noProof w:val="0"/>
                <w:sz w:val="22"/>
              </w:rPr>
              <w:t xml:space="preserve"> restriction</w:t>
            </w:r>
            <w:r w:rsidR="00AC62F0" w:rsidRPr="00B869FF">
              <w:rPr>
                <w:rFonts w:asciiTheme="majorHAnsi" w:hAnsiTheme="majorHAnsi"/>
                <w:b w:val="0"/>
                <w:noProof w:val="0"/>
                <w:sz w:val="22"/>
              </w:rPr>
              <w:t>s</w:t>
            </w:r>
            <w:r w:rsidRPr="00B869FF">
              <w:rPr>
                <w:rFonts w:asciiTheme="majorHAnsi" w:hAnsiTheme="majorHAnsi"/>
                <w:b w:val="0"/>
                <w:noProof w:val="0"/>
                <w:sz w:val="22"/>
              </w:rPr>
              <w:t xml:space="preserve"> for a </w:t>
            </w:r>
            <w:r w:rsidR="005B6103" w:rsidRPr="00B869FF">
              <w:rPr>
                <w:rFonts w:asciiTheme="majorHAnsi" w:hAnsiTheme="majorHAnsi"/>
                <w:b w:val="0"/>
                <w:noProof w:val="0"/>
                <w:sz w:val="22"/>
              </w:rPr>
              <w:t>CI</w:t>
            </w:r>
            <w:r w:rsidRPr="00B869FF">
              <w:rPr>
                <w:rFonts w:asciiTheme="majorHAnsi" w:hAnsiTheme="majorHAnsi"/>
                <w:b w:val="0"/>
                <w:noProof w:val="0"/>
                <w:sz w:val="22"/>
              </w:rPr>
              <w:t xml:space="preserve">.  </w:t>
            </w:r>
            <w:r w:rsidR="0087441B" w:rsidRPr="00B869FF">
              <w:rPr>
                <w:rFonts w:asciiTheme="majorHAnsi" w:hAnsiTheme="majorHAnsi"/>
                <w:b w:val="0"/>
                <w:noProof w:val="0"/>
                <w:sz w:val="22"/>
              </w:rPr>
              <w:t xml:space="preserve">The CIP consumer MUST support the following designations of Position within </w:t>
            </w:r>
            <w:r w:rsidR="00EE2485" w:rsidRPr="00B869FF">
              <w:rPr>
                <w:rFonts w:asciiTheme="majorHAnsi" w:hAnsiTheme="majorHAnsi"/>
                <w:b w:val="0"/>
                <w:noProof w:val="0"/>
                <w:sz w:val="22"/>
              </w:rPr>
              <w:t>a Break</w:t>
            </w:r>
            <w:r w:rsidR="0087441B" w:rsidRPr="00B869FF">
              <w:rPr>
                <w:rFonts w:asciiTheme="majorHAnsi" w:hAnsiTheme="majorHAnsi"/>
                <w:b w:val="0"/>
                <w:noProof w:val="0"/>
                <w:sz w:val="22"/>
              </w:rPr>
              <w:t>; First</w:t>
            </w:r>
            <w:r w:rsidR="00775A96" w:rsidRPr="00B869FF">
              <w:rPr>
                <w:rFonts w:asciiTheme="majorHAnsi" w:hAnsiTheme="majorHAnsi"/>
                <w:b w:val="0"/>
                <w:noProof w:val="0"/>
                <w:sz w:val="22"/>
              </w:rPr>
              <w:t xml:space="preserve"> or </w:t>
            </w:r>
            <w:r w:rsidR="0087441B" w:rsidRPr="00B869FF">
              <w:rPr>
                <w:rFonts w:asciiTheme="majorHAnsi" w:hAnsiTheme="majorHAnsi"/>
                <w:b w:val="0"/>
                <w:noProof w:val="0"/>
                <w:sz w:val="22"/>
              </w:rPr>
              <w:t xml:space="preserve">Last.  First </w:t>
            </w:r>
            <w:r w:rsidR="00FB72AB" w:rsidRPr="00B869FF">
              <w:rPr>
                <w:rFonts w:asciiTheme="majorHAnsi" w:hAnsiTheme="majorHAnsi"/>
                <w:b w:val="0"/>
                <w:noProof w:val="0"/>
                <w:sz w:val="22"/>
              </w:rPr>
              <w:t xml:space="preserve">and Last position are scoped by Opportunity Type and Break (defined as a </w:t>
            </w:r>
            <w:r w:rsidR="0087441B" w:rsidRPr="00B869FF">
              <w:rPr>
                <w:rFonts w:asciiTheme="majorHAnsi" w:hAnsiTheme="majorHAnsi"/>
                <w:b w:val="0"/>
                <w:noProof w:val="0"/>
                <w:sz w:val="22"/>
              </w:rPr>
              <w:t>group of PO’s with the same PoGroupIndex)</w:t>
            </w:r>
            <w:r w:rsidR="00FB72AB" w:rsidRPr="00B869FF">
              <w:rPr>
                <w:rFonts w:asciiTheme="majorHAnsi" w:hAnsiTheme="majorHAnsi"/>
                <w:b w:val="0"/>
                <w:noProof w:val="0"/>
                <w:sz w:val="22"/>
              </w:rPr>
              <w:t>.  First and Last are not scoped by Inventory Ownership</w:t>
            </w:r>
            <w:r w:rsidR="0087441B" w:rsidRPr="00B869FF">
              <w:rPr>
                <w:rFonts w:asciiTheme="majorHAnsi" w:hAnsiTheme="majorHAnsi"/>
                <w:b w:val="0"/>
                <w:noProof w:val="0"/>
                <w:sz w:val="22"/>
              </w:rPr>
              <w:t xml:space="preserve">.  </w:t>
            </w:r>
            <w:r w:rsidR="00FB72AB" w:rsidRPr="00B869FF">
              <w:rPr>
                <w:rFonts w:asciiTheme="majorHAnsi" w:hAnsiTheme="majorHAnsi"/>
                <w:b w:val="0"/>
                <w:noProof w:val="0"/>
                <w:sz w:val="22"/>
              </w:rPr>
              <w:t>See</w:t>
            </w:r>
            <w:bookmarkEnd w:id="179"/>
            <w:r w:rsidR="00B869FF">
              <w:rPr>
                <w:rFonts w:asciiTheme="majorHAnsi" w:hAnsiTheme="majorHAnsi"/>
                <w:b w:val="0"/>
                <w:noProof w:val="0"/>
                <w:sz w:val="22"/>
              </w:rPr>
              <w:t xml:space="preserve"> </w:t>
            </w:r>
            <w:r w:rsidR="00B869FF">
              <w:rPr>
                <w:rFonts w:asciiTheme="majorHAnsi" w:hAnsiTheme="majorHAnsi"/>
                <w:b w:val="0"/>
                <w:noProof w:val="0"/>
                <w:sz w:val="22"/>
              </w:rPr>
              <w:fldChar w:fldCharType="begin"/>
            </w:r>
            <w:r w:rsidR="00B869FF">
              <w:rPr>
                <w:rFonts w:asciiTheme="majorHAnsi" w:hAnsiTheme="majorHAnsi"/>
                <w:b w:val="0"/>
                <w:noProof w:val="0"/>
                <w:sz w:val="22"/>
              </w:rPr>
              <w:instrText xml:space="preserve"> REF _Ref313366434 \r \h  \* MERGEFORMAT </w:instrText>
            </w:r>
            <w:r w:rsidR="00B869FF">
              <w:rPr>
                <w:rFonts w:asciiTheme="majorHAnsi" w:hAnsiTheme="majorHAnsi"/>
                <w:b w:val="0"/>
                <w:noProof w:val="0"/>
                <w:sz w:val="22"/>
              </w:rPr>
            </w:r>
            <w:r w:rsidR="00B869FF">
              <w:rPr>
                <w:rFonts w:asciiTheme="majorHAnsi" w:hAnsiTheme="majorHAnsi"/>
                <w:b w:val="0"/>
                <w:noProof w:val="0"/>
                <w:sz w:val="22"/>
              </w:rPr>
              <w:fldChar w:fldCharType="separate"/>
            </w:r>
            <w:r w:rsidR="00B869FF">
              <w:rPr>
                <w:rFonts w:asciiTheme="majorHAnsi" w:hAnsiTheme="majorHAnsi"/>
                <w:b w:val="0"/>
                <w:noProof w:val="0"/>
                <w:sz w:val="22"/>
              </w:rPr>
              <w:t>Annex I</w:t>
            </w:r>
            <w:r w:rsidR="00B869FF">
              <w:rPr>
                <w:rFonts w:asciiTheme="majorHAnsi" w:hAnsiTheme="majorHAnsi"/>
                <w:b w:val="0"/>
                <w:noProof w:val="0"/>
                <w:sz w:val="22"/>
              </w:rPr>
              <w:fldChar w:fldCharType="end"/>
            </w:r>
            <w:r w:rsidR="00B869FF">
              <w:rPr>
                <w:rFonts w:asciiTheme="majorHAnsi" w:hAnsiTheme="majorHAnsi"/>
                <w:b w:val="0"/>
                <w:noProof w:val="0"/>
                <w:sz w:val="22"/>
              </w:rPr>
              <w:t xml:space="preserve"> - </w:t>
            </w:r>
            <w:r w:rsidR="00B869FF">
              <w:rPr>
                <w:rFonts w:asciiTheme="majorHAnsi" w:hAnsiTheme="majorHAnsi"/>
                <w:b w:val="0"/>
                <w:noProof w:val="0"/>
                <w:sz w:val="22"/>
              </w:rPr>
              <w:fldChar w:fldCharType="begin"/>
            </w:r>
            <w:r w:rsidR="00B869FF">
              <w:rPr>
                <w:rFonts w:asciiTheme="majorHAnsi" w:hAnsiTheme="majorHAnsi"/>
                <w:b w:val="0"/>
                <w:noProof w:val="0"/>
                <w:sz w:val="22"/>
              </w:rPr>
              <w:instrText xml:space="preserve"> REF _Ref313366456 \h  \* MERGEFORMAT </w:instrText>
            </w:r>
            <w:r w:rsidR="00B869FF">
              <w:rPr>
                <w:rFonts w:asciiTheme="majorHAnsi" w:hAnsiTheme="majorHAnsi"/>
                <w:b w:val="0"/>
                <w:noProof w:val="0"/>
                <w:sz w:val="22"/>
              </w:rPr>
            </w:r>
            <w:r w:rsidR="00B869FF">
              <w:rPr>
                <w:rFonts w:asciiTheme="majorHAnsi" w:hAnsiTheme="majorHAnsi"/>
                <w:b w:val="0"/>
                <w:noProof w:val="0"/>
                <w:sz w:val="22"/>
              </w:rPr>
              <w:fldChar w:fldCharType="separate"/>
            </w:r>
            <w:r w:rsidR="00B869FF" w:rsidRPr="00B869FF">
              <w:rPr>
                <w:rFonts w:asciiTheme="majorHAnsi" w:hAnsiTheme="majorHAnsi"/>
                <w:b w:val="0"/>
                <w:noProof w:val="0"/>
                <w:sz w:val="22"/>
              </w:rPr>
              <w:t>Position Qualifier Sample</w:t>
            </w:r>
            <w:r w:rsidR="00B869FF">
              <w:rPr>
                <w:rFonts w:asciiTheme="majorHAnsi" w:hAnsiTheme="majorHAnsi"/>
                <w:b w:val="0"/>
                <w:noProof w:val="0"/>
                <w:sz w:val="22"/>
              </w:rPr>
              <w:fldChar w:fldCharType="end"/>
            </w:r>
            <w:r w:rsidR="004A498F" w:rsidRPr="00B869FF">
              <w:rPr>
                <w:rFonts w:asciiTheme="majorHAnsi" w:hAnsiTheme="majorHAnsi"/>
                <w:b w:val="0"/>
                <w:noProof w:val="0"/>
                <w:sz w:val="22"/>
              </w:rPr>
              <w:t>.</w:t>
            </w:r>
          </w:p>
        </w:tc>
      </w:tr>
      <w:tr w:rsidR="00C4074B" w:rsidRPr="00952AC9" w:rsidTr="007D385D">
        <w:tc>
          <w:tcPr>
            <w:tcW w:w="10458" w:type="dxa"/>
            <w:shd w:val="clear" w:color="auto" w:fill="auto"/>
          </w:tcPr>
          <w:p w:rsidR="00C4074B" w:rsidRPr="00981E45" w:rsidRDefault="00C4074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sidRPr="00C4074B">
              <w:rPr>
                <w:b/>
              </w:rPr>
              <w:t>Position within Opportunity</w:t>
            </w:r>
          </w:p>
          <w:p w:rsidR="00C4074B" w:rsidRDefault="00C4074B" w:rsidP="00F54F91">
            <w:r>
              <w:t xml:space="preserve">The </w:t>
            </w:r>
            <w:r w:rsidR="00F54F91">
              <w:t xml:space="preserve">CIP consumer </w:t>
            </w:r>
            <w:r>
              <w:t>MUST interpret the absence of Position restrictions to mean that the placement can qualify for ANY opportunity regardless of position, subject to the other constraints of the placement.</w:t>
            </w:r>
          </w:p>
        </w:tc>
      </w:tr>
      <w:tr w:rsidR="00C4074B" w:rsidRPr="00952AC9" w:rsidTr="007D385D">
        <w:tc>
          <w:tcPr>
            <w:tcW w:w="10458" w:type="dxa"/>
            <w:shd w:val="clear" w:color="auto" w:fill="auto"/>
          </w:tcPr>
          <w:p w:rsidR="00C4074B" w:rsidRPr="00F233AC" w:rsidRDefault="00C4074B" w:rsidP="00D96454">
            <w:pPr>
              <w:pStyle w:val="ListParagraph"/>
              <w:numPr>
                <w:ilvl w:val="0"/>
                <w:numId w:val="111"/>
              </w:numPr>
              <w:rPr>
                <w:b/>
              </w:rPr>
            </w:pPr>
            <w:r w:rsidRPr="00F233AC">
              <w:rPr>
                <w:b/>
              </w:rPr>
              <w:t xml:space="preserve"> / Phase 1 / Targeting – Flight Window</w:t>
            </w:r>
          </w:p>
          <w:p w:rsidR="00C4074B" w:rsidRPr="00F233AC" w:rsidRDefault="00C4074B" w:rsidP="003F4246">
            <w:r w:rsidRPr="00F233AC">
              <w:t xml:space="preserve">The CIP MUST </w:t>
            </w:r>
            <w:r w:rsidR="003F4246">
              <w:t>support</w:t>
            </w:r>
            <w:r w:rsidRPr="00F233AC">
              <w:t xml:space="preserve"> communication of the Flight Window of a placement.  The </w:t>
            </w:r>
            <w:r w:rsidR="00EB28EB">
              <w:t xml:space="preserve">CIP consumer </w:t>
            </w:r>
            <w:r w:rsidRPr="00F233AC">
              <w:t xml:space="preserve">MUST restrict placements to placement opportunities from sessions that were requested during the Flight Window (based on local time of the user requesting the VOD session).  </w:t>
            </w:r>
          </w:p>
        </w:tc>
      </w:tr>
      <w:tr w:rsidR="00C4074B" w:rsidRPr="00952AC9" w:rsidTr="007D385D">
        <w:tc>
          <w:tcPr>
            <w:tcW w:w="10458" w:type="dxa"/>
            <w:shd w:val="clear" w:color="auto" w:fill="auto"/>
          </w:tcPr>
          <w:p w:rsidR="00C4074B" w:rsidRPr="00923EA5" w:rsidRDefault="00C4074B" w:rsidP="00D96454">
            <w:pPr>
              <w:pStyle w:val="ListParagraph"/>
              <w:numPr>
                <w:ilvl w:val="0"/>
                <w:numId w:val="111"/>
              </w:numPr>
              <w:rPr>
                <w:b/>
              </w:rPr>
            </w:pPr>
            <w:r>
              <w:rPr>
                <w:b/>
              </w:rPr>
              <w:t xml:space="preserve"> </w:t>
            </w:r>
            <w:r w:rsidRPr="00923EA5">
              <w:rPr>
                <w:b/>
              </w:rPr>
              <w:t>/ Phase 1 / Targeting –</w:t>
            </w:r>
            <w:r w:rsidR="0087441B">
              <w:rPr>
                <w:b/>
              </w:rPr>
              <w:t xml:space="preserve"> </w:t>
            </w:r>
            <w:r w:rsidRPr="00923EA5">
              <w:rPr>
                <w:b/>
              </w:rPr>
              <w:t>Day of Week</w:t>
            </w:r>
            <w:r w:rsidR="0087441B">
              <w:rPr>
                <w:b/>
              </w:rPr>
              <w:t xml:space="preserve"> and Time of Day</w:t>
            </w:r>
          </w:p>
          <w:p w:rsidR="00C4074B" w:rsidRDefault="00C4074B" w:rsidP="003F4246">
            <w:r w:rsidRPr="00923EA5">
              <w:t xml:space="preserve">The CIP MUST </w:t>
            </w:r>
            <w:r w:rsidR="0087441B">
              <w:t>support</w:t>
            </w:r>
            <w:r w:rsidRPr="00923EA5">
              <w:t xml:space="preserve"> communication of the Day of Week and Time of Day restrictions for a placement.  The CIP MUST </w:t>
            </w:r>
            <w:r w:rsidR="003F4246">
              <w:t>support</w:t>
            </w:r>
            <w:r w:rsidR="003F4246" w:rsidRPr="00923EA5">
              <w:t xml:space="preserve"> </w:t>
            </w:r>
            <w:r w:rsidRPr="00923EA5">
              <w:t xml:space="preserve">the Day of Week designations </w:t>
            </w:r>
            <w:r w:rsidR="00923EA5">
              <w:t>sun</w:t>
            </w:r>
            <w:r w:rsidRPr="00923EA5">
              <w:t xml:space="preserve">, </w:t>
            </w:r>
            <w:r w:rsidR="00923EA5">
              <w:t>m</w:t>
            </w:r>
            <w:r w:rsidRPr="00923EA5">
              <w:t xml:space="preserve">on, </w:t>
            </w:r>
            <w:r w:rsidR="00923EA5">
              <w:t>t</w:t>
            </w:r>
            <w:r w:rsidRPr="00923EA5">
              <w:t xml:space="preserve">ue, </w:t>
            </w:r>
            <w:r w:rsidR="00923EA5">
              <w:t>w</w:t>
            </w:r>
            <w:r w:rsidRPr="00923EA5">
              <w:t xml:space="preserve">ed, </w:t>
            </w:r>
            <w:r w:rsidR="00923EA5">
              <w:t>t</w:t>
            </w:r>
            <w:r w:rsidRPr="00923EA5">
              <w:t xml:space="preserve">hu, </w:t>
            </w:r>
            <w:r w:rsidR="00923EA5">
              <w:t>f</w:t>
            </w:r>
            <w:r w:rsidRPr="00923EA5">
              <w:t xml:space="preserve">ri, </w:t>
            </w:r>
            <w:r w:rsidR="00923EA5">
              <w:t>s</w:t>
            </w:r>
            <w:r w:rsidRPr="00923EA5">
              <w:t xml:space="preserve">at or any combination of those designations.  </w:t>
            </w:r>
            <w:r w:rsidR="006024B7">
              <w:t>The CIP consumer</w:t>
            </w:r>
            <w:r w:rsidRPr="00923EA5">
              <w:t xml:space="preserve"> MUST interpret Day of Week designations to mean that the placement qualifies for opportunities that are requested (based on local date/time of the user requesting the VOD </w:t>
            </w:r>
            <w:r w:rsidRPr="00923EA5">
              <w:lastRenderedPageBreak/>
              <w:t xml:space="preserve">session) within those designated day(s) of the week. </w:t>
            </w:r>
            <w:r w:rsidR="00775A96">
              <w:t xml:space="preserve"> </w:t>
            </w:r>
            <w:r w:rsidR="006024B7">
              <w:t>The CIP consumer</w:t>
            </w:r>
            <w:r w:rsidRPr="00923EA5">
              <w:t xml:space="preserve"> MUST interpret Time of Day information as a range of time.  The </w:t>
            </w:r>
            <w:r w:rsidR="003F4246">
              <w:t>CI</w:t>
            </w:r>
            <w:r w:rsidR="003F4246" w:rsidRPr="00923EA5">
              <w:t xml:space="preserve"> </w:t>
            </w:r>
            <w:r w:rsidRPr="00923EA5">
              <w:t>will be eligible for placement opportunities that stem from sessions requested during this time range (based on local time of the user requesting the VOD session).</w:t>
            </w:r>
            <w:r>
              <w:t xml:space="preserve">  </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lastRenderedPageBreak/>
              <w:t xml:space="preserve"> / Phase 1 / </w:t>
            </w:r>
            <w:r w:rsidRPr="00981E45">
              <w:rPr>
                <w:b/>
              </w:rPr>
              <w:t xml:space="preserve">Targeting </w:t>
            </w:r>
            <w:r>
              <w:rPr>
                <w:b/>
              </w:rPr>
              <w:t>–</w:t>
            </w:r>
            <w:r w:rsidRPr="00981E45">
              <w:rPr>
                <w:b/>
              </w:rPr>
              <w:t xml:space="preserve"> </w:t>
            </w:r>
            <w:r w:rsidR="00146DD3" w:rsidRPr="00923EA5">
              <w:rPr>
                <w:b/>
              </w:rPr>
              <w:t>Day of Week</w:t>
            </w:r>
            <w:r w:rsidR="00146DD3">
              <w:rPr>
                <w:b/>
              </w:rPr>
              <w:t xml:space="preserve"> and Time of Day</w:t>
            </w:r>
          </w:p>
          <w:p w:rsidR="005247AF" w:rsidRDefault="005247AF" w:rsidP="00AD1357">
            <w:r>
              <w:t>The CIP must clearly communicate the association between a Day of Week restriction set and a single Time of Day restriction.  These associated restrictions are logically AND’d.  Multiple sets are allowed per placement.</w:t>
            </w:r>
            <w:r w:rsidRPr="00F84B8A">
              <w:t xml:space="preserve">  </w:t>
            </w:r>
            <w:r w:rsidR="006024B7">
              <w:t>The CIP consumer</w:t>
            </w:r>
            <w:r w:rsidR="00AD1357">
              <w:t xml:space="preserve"> </w:t>
            </w:r>
            <w:r w:rsidRPr="00F84B8A">
              <w:t>must logically</w:t>
            </w:r>
            <w:r>
              <w:t xml:space="preserve"> </w:t>
            </w:r>
            <w:r w:rsidRPr="00F84B8A">
              <w:t>OR these sets.</w:t>
            </w:r>
          </w:p>
        </w:tc>
      </w:tr>
      <w:tr w:rsidR="005247AF" w:rsidRPr="00952AC9" w:rsidTr="007D385D">
        <w:tc>
          <w:tcPr>
            <w:tcW w:w="10458" w:type="dxa"/>
            <w:shd w:val="clear" w:color="auto" w:fill="auto"/>
          </w:tcPr>
          <w:p w:rsidR="005247AF" w:rsidRPr="00F97288" w:rsidRDefault="005247AF" w:rsidP="00D96454">
            <w:pPr>
              <w:pStyle w:val="ListParagraph"/>
              <w:numPr>
                <w:ilvl w:val="0"/>
                <w:numId w:val="111"/>
              </w:numPr>
              <w:rPr>
                <w:b/>
              </w:rPr>
            </w:pPr>
            <w:r>
              <w:rPr>
                <w:b/>
              </w:rPr>
              <w:t xml:space="preserve"> </w:t>
            </w:r>
            <w:r w:rsidRPr="00F97288">
              <w:rPr>
                <w:b/>
              </w:rPr>
              <w:t>/ Phase 1 / Targeting – Content Metadata</w:t>
            </w:r>
          </w:p>
          <w:p w:rsidR="005247AF" w:rsidRDefault="005247AF" w:rsidP="003F4246">
            <w:r w:rsidRPr="00F97288">
              <w:t xml:space="preserve">The CIP MUST </w:t>
            </w:r>
            <w:r w:rsidR="003F4246">
              <w:t>support</w:t>
            </w:r>
            <w:r w:rsidRPr="00F97288">
              <w:t xml:space="preserve"> communication of Entertainment Content Metadata qualifiers of a </w:t>
            </w:r>
            <w:r w:rsidR="003F4246">
              <w:t>CI</w:t>
            </w:r>
            <w:r w:rsidRPr="00F97288">
              <w:t xml:space="preserve">. The </w:t>
            </w:r>
            <w:r w:rsidR="00EB28EB">
              <w:t xml:space="preserve">CIP consumer </w:t>
            </w:r>
            <w:r w:rsidRPr="00F97288">
              <w:t>MUST interpret entertainment content metadata qualifiers to mean that the placement qualifies for opportunities within entertainment content that shares the designated metadata value(s).</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Pr>
                <w:b/>
              </w:rPr>
              <w:t>Content Metadata</w:t>
            </w:r>
          </w:p>
          <w:p w:rsidR="005247AF" w:rsidRDefault="005247AF">
            <w:r>
              <w:t xml:space="preserve">The CIP MUST </w:t>
            </w:r>
            <w:r w:rsidR="003F4246">
              <w:t>support</w:t>
            </w:r>
            <w:r>
              <w:t xml:space="preserve"> communication of the following </w:t>
            </w:r>
            <w:r w:rsidR="003F4246">
              <w:t xml:space="preserve">CableLabs </w:t>
            </w:r>
            <w:r>
              <w:t>3.0 Content Metadata elements as qualifiers: Core.Product, Core.AlternateId (provider ID and asset ID), Title.TitleBrief, Title.Title, Title.TitleMedium, Tit</w:t>
            </w:r>
            <w:r w:rsidR="00D709DF">
              <w:t>le</w:t>
            </w:r>
            <w:r>
              <w:t xml:space="preserve">.TitleLong, Title.EpisodeName, Title.EpisodeID, Title.Rating, Title.Advisory, Title.ShowType, Title.Genre, </w:t>
            </w:r>
            <w:r w:rsidR="003B1D00">
              <w:t>Content</w:t>
            </w:r>
            <w:r>
              <w:t xml:space="preserve">.Resolution, </w:t>
            </w:r>
            <w:r w:rsidR="003B1D00">
              <w:t>Content.BitRate, Content</w:t>
            </w:r>
            <w:r>
              <w:t>.ScreenFormat</w:t>
            </w:r>
            <w:ins w:id="180" w:author="Tim Whitton" w:date="2012-02-07T11:48:00Z">
              <w:r w:rsidR="007861A8">
                <w:t xml:space="preserve"> and </w:t>
              </w:r>
            </w:ins>
            <w:ins w:id="181" w:author="Tim Whitton" w:date="2012-02-07T11:51:00Z">
              <w:r w:rsidR="007861A8">
                <w:t>Program</w:t>
              </w:r>
            </w:ins>
            <w:ins w:id="182" w:author="Tim Whitton" w:date="2012-02-07T11:48:00Z">
              <w:r w:rsidR="007861A8">
                <w:t>Name.</w:t>
              </w:r>
            </w:ins>
            <w:r>
              <w:t xml:space="preserve">  The </w:t>
            </w:r>
            <w:r w:rsidR="00EB28EB">
              <w:t xml:space="preserve">CIP consumer </w:t>
            </w:r>
            <w:del w:id="183" w:author="Tim Whitton" w:date="2012-02-07T11:48:00Z">
              <w:r w:rsidDel="007861A8">
                <w:delText xml:space="preserve"> </w:delText>
              </w:r>
            </w:del>
            <w:r>
              <w:t>MUST be capable of evaluating these entertainment content metadata qualifiers.</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1</w:t>
            </w:r>
            <w:ins w:id="184" w:author="Tim Whitton" w:date="2012-02-07T11:54:00Z">
              <w:r w:rsidR="004329E7">
                <w:rPr>
                  <w:b/>
                </w:rPr>
                <w:t>/2</w:t>
              </w:r>
            </w:ins>
            <w:r>
              <w:rPr>
                <w:b/>
              </w:rPr>
              <w:t xml:space="preserve"> / </w:t>
            </w:r>
            <w:r w:rsidRPr="00981E45">
              <w:rPr>
                <w:b/>
              </w:rPr>
              <w:t xml:space="preserve">Targeting </w:t>
            </w:r>
            <w:r>
              <w:rPr>
                <w:b/>
              </w:rPr>
              <w:t>–</w:t>
            </w:r>
            <w:r w:rsidRPr="00981E45">
              <w:rPr>
                <w:b/>
              </w:rPr>
              <w:t xml:space="preserve"> </w:t>
            </w:r>
            <w:r>
              <w:rPr>
                <w:b/>
              </w:rPr>
              <w:t>Content Metadata</w:t>
            </w:r>
          </w:p>
          <w:p w:rsidR="005247AF" w:rsidRDefault="005247AF" w:rsidP="00B869FF">
            <w:r>
              <w:t xml:space="preserve">The CIP MUST </w:t>
            </w:r>
            <w:r w:rsidR="003F4246">
              <w:t>support</w:t>
            </w:r>
            <w:r>
              <w:t xml:space="preserve"> communication of </w:t>
            </w:r>
            <w:r w:rsidR="003F4246">
              <w:t xml:space="preserve">CableLabs 3.0 Content </w:t>
            </w:r>
            <w:r>
              <w:t xml:space="preserve">Metadata qualifiers that use the “contains” operator in addition to the standard eq, ne, lt, gt, ge, le.  The </w:t>
            </w:r>
            <w:r w:rsidR="00EB28EB">
              <w:t xml:space="preserve">CIP consumer </w:t>
            </w:r>
            <w:r>
              <w:t>MUST be capable of evaluating metadata qualifiers that use these operators.  See Annex A – Metadata Operator Matrix.</w:t>
            </w:r>
            <w:r w:rsidR="003F4246">
              <w:t xml:space="preserve"> </w:t>
            </w:r>
            <w:ins w:id="185" w:author="Tim Whitton" w:date="2012-02-07T11:51:00Z">
              <w:r w:rsidR="007861A8">
                <w:t xml:space="preserve">  Only the ne and eq operators are in scope for phase 1.</w:t>
              </w:r>
            </w:ins>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w:t>
            </w:r>
            <w:ins w:id="186" w:author="Tim Whitton" w:date="2012-02-07T11:54:00Z">
              <w:r w:rsidR="004329E7">
                <w:rPr>
                  <w:b/>
                </w:rPr>
                <w:t>2</w:t>
              </w:r>
            </w:ins>
            <w:del w:id="187" w:author="Tim Whitton" w:date="2012-02-07T11:54:00Z">
              <w:r w:rsidDel="004329E7">
                <w:rPr>
                  <w:b/>
                </w:rPr>
                <w:delText>1</w:delText>
              </w:r>
            </w:del>
            <w:r>
              <w:rPr>
                <w:b/>
              </w:rPr>
              <w:t xml:space="preserve"> / </w:t>
            </w:r>
            <w:r w:rsidRPr="00981E45">
              <w:rPr>
                <w:b/>
              </w:rPr>
              <w:t xml:space="preserve">Targeting </w:t>
            </w:r>
            <w:r>
              <w:rPr>
                <w:b/>
              </w:rPr>
              <w:t>–</w:t>
            </w:r>
            <w:r w:rsidRPr="00981E45">
              <w:rPr>
                <w:b/>
              </w:rPr>
              <w:t xml:space="preserve"> </w:t>
            </w:r>
            <w:r>
              <w:rPr>
                <w:b/>
              </w:rPr>
              <w:t>Content Metadata</w:t>
            </w:r>
            <w:ins w:id="188" w:author="Tim Whitton" w:date="2012-02-07T11:52:00Z">
              <w:r w:rsidR="007861A8">
                <w:rPr>
                  <w:b/>
                </w:rPr>
                <w:t xml:space="preserve"> </w:t>
              </w:r>
            </w:ins>
          </w:p>
          <w:p w:rsidR="005247AF" w:rsidRDefault="005247AF">
            <w:r>
              <w:t xml:space="preserve">The CIP MUST </w:t>
            </w:r>
            <w:r w:rsidR="003F4246">
              <w:t xml:space="preserve">support </w:t>
            </w:r>
            <w:r>
              <w:t xml:space="preserve">communication of the </w:t>
            </w:r>
            <w:ins w:id="189" w:author="Tim Whitton" w:date="2012-02-07T11:52:00Z">
              <w:r w:rsidR="007861A8">
                <w:t>Is</w:t>
              </w:r>
            </w:ins>
            <w:del w:id="190" w:author="Tim Whitton" w:date="2012-02-07T11:52:00Z">
              <w:r w:rsidR="003B1D00" w:rsidDel="007861A8">
                <w:delText>DisplayAs</w:delText>
              </w:r>
            </w:del>
            <w:r>
              <w:t xml:space="preserve">New metadata condition.  The valid values are true/false.  The </w:t>
            </w:r>
            <w:r w:rsidR="00EB28EB">
              <w:t xml:space="preserve">CIP consumer </w:t>
            </w:r>
            <w:r>
              <w:t xml:space="preserve">MUST be capable of evaluating the </w:t>
            </w:r>
            <w:ins w:id="191" w:author="Tim Whitton" w:date="2012-02-07T11:53:00Z">
              <w:r w:rsidR="004329E7">
                <w:t>Is</w:t>
              </w:r>
            </w:ins>
            <w:del w:id="192" w:author="Tim Whitton" w:date="2012-02-07T11:53:00Z">
              <w:r w:rsidR="003B1D00" w:rsidDel="004329E7">
                <w:delText>DisplayAs</w:delText>
              </w:r>
            </w:del>
            <w:r w:rsidR="003B1D00">
              <w:t xml:space="preserve">New </w:t>
            </w:r>
            <w:r>
              <w:t xml:space="preserve">condition through a comparison of the current date/time against the </w:t>
            </w:r>
            <w:r w:rsidR="00B637A7">
              <w:t>date range derived from DisplayAsNew</w:t>
            </w:r>
            <w:r>
              <w:t xml:space="preserve">.  </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w:t>
            </w:r>
            <w:ins w:id="193" w:author="Tim Whitton" w:date="2012-02-07T11:54:00Z">
              <w:r w:rsidR="004329E7">
                <w:rPr>
                  <w:b/>
                </w:rPr>
                <w:t>2</w:t>
              </w:r>
            </w:ins>
            <w:del w:id="194" w:author="Tim Whitton" w:date="2012-02-07T11:54:00Z">
              <w:r w:rsidDel="004329E7">
                <w:rPr>
                  <w:b/>
                </w:rPr>
                <w:delText>1</w:delText>
              </w:r>
            </w:del>
            <w:r>
              <w:rPr>
                <w:b/>
              </w:rPr>
              <w:t xml:space="preserve"> / </w:t>
            </w:r>
            <w:r w:rsidRPr="00981E45">
              <w:rPr>
                <w:b/>
              </w:rPr>
              <w:t xml:space="preserve">Targeting </w:t>
            </w:r>
            <w:r>
              <w:rPr>
                <w:b/>
              </w:rPr>
              <w:t>–</w:t>
            </w:r>
            <w:r w:rsidRPr="00981E45">
              <w:rPr>
                <w:b/>
              </w:rPr>
              <w:t xml:space="preserve"> </w:t>
            </w:r>
            <w:r>
              <w:rPr>
                <w:b/>
              </w:rPr>
              <w:t>Content Metadata</w:t>
            </w:r>
            <w:ins w:id="195" w:author="Tim Whitton" w:date="2012-02-07T11:53:00Z">
              <w:r w:rsidR="004329E7">
                <w:rPr>
                  <w:b/>
                </w:rPr>
                <w:t xml:space="preserve"> </w:t>
              </w:r>
            </w:ins>
          </w:p>
          <w:p w:rsidR="005247AF" w:rsidRDefault="005247AF">
            <w:r>
              <w:t xml:space="preserve">The CIP MUST </w:t>
            </w:r>
            <w:r w:rsidR="003F4246">
              <w:t xml:space="preserve">support </w:t>
            </w:r>
            <w:r>
              <w:t xml:space="preserve">communication of the </w:t>
            </w:r>
            <w:ins w:id="196" w:author="Tim Whitton" w:date="2012-02-07T11:53:00Z">
              <w:r w:rsidR="004329E7">
                <w:t>Is</w:t>
              </w:r>
            </w:ins>
            <w:del w:id="197" w:author="Tim Whitton" w:date="2012-02-07T11:53:00Z">
              <w:r w:rsidR="003B1D00" w:rsidDel="004329E7">
                <w:delText>DisplayAs</w:delText>
              </w:r>
            </w:del>
            <w:r w:rsidR="003B1D00">
              <w:t>L</w:t>
            </w:r>
            <w:r>
              <w:t xml:space="preserve">astChance metdata condition.  The valid values are true/false.  The </w:t>
            </w:r>
            <w:r w:rsidR="00EB28EB">
              <w:t xml:space="preserve">CIP consumer </w:t>
            </w:r>
            <w:r>
              <w:t xml:space="preserve">MUST be capable of evaluating the </w:t>
            </w:r>
            <w:ins w:id="198" w:author="Tim Whitton" w:date="2012-02-07T11:53:00Z">
              <w:r w:rsidR="004329E7">
                <w:t>Is</w:t>
              </w:r>
            </w:ins>
            <w:del w:id="199" w:author="Tim Whitton" w:date="2012-02-07T11:53:00Z">
              <w:r w:rsidR="003B1D00" w:rsidDel="004329E7">
                <w:delText>DisplayAs</w:delText>
              </w:r>
            </w:del>
            <w:r w:rsidR="003B1D00">
              <w:t xml:space="preserve">LastChance </w:t>
            </w:r>
            <w:r>
              <w:t>condition through a comparison of the current date/time against the date range</w:t>
            </w:r>
            <w:r w:rsidR="00B637A7">
              <w:t xml:space="preserve"> derived</w:t>
            </w:r>
            <w:r>
              <w:t xml:space="preserve"> f</w:t>
            </w:r>
            <w:r w:rsidR="00B637A7">
              <w:t>rom</w:t>
            </w:r>
            <w:r>
              <w:t xml:space="preserve"> </w:t>
            </w:r>
            <w:r w:rsidR="003B1D00">
              <w:t>DisplayAsLastChance</w:t>
            </w:r>
            <w:r>
              <w:t xml:space="preserve">.  </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Pr>
                <w:b/>
              </w:rPr>
              <w:t>Content Metadata</w:t>
            </w:r>
          </w:p>
          <w:p w:rsidR="005247AF" w:rsidRDefault="006024B7" w:rsidP="003F4246">
            <w:r>
              <w:t>The CIP consumer</w:t>
            </w:r>
            <w:r w:rsidR="005247AF">
              <w:t xml:space="preserve"> M</w:t>
            </w:r>
            <w:r w:rsidR="005247AF" w:rsidRPr="00645F99">
              <w:t xml:space="preserve">UST be capable of </w:t>
            </w:r>
            <w:r w:rsidR="005247AF">
              <w:t>trans</w:t>
            </w:r>
            <w:r w:rsidR="00F97288">
              <w:t>forming</w:t>
            </w:r>
            <w:r w:rsidR="005247AF">
              <w:t xml:space="preserve"> from </w:t>
            </w:r>
            <w:r w:rsidR="005247AF" w:rsidRPr="00645F99">
              <w:t xml:space="preserve">1.1 Metadata </w:t>
            </w:r>
            <w:r w:rsidR="005247AF">
              <w:t xml:space="preserve">to </w:t>
            </w:r>
            <w:r w:rsidR="005247AF" w:rsidRPr="00645F99">
              <w:t>3.0 Metadata</w:t>
            </w:r>
            <w:r w:rsidR="005247AF">
              <w:t xml:space="preserve"> if metadata restrictions are described using 1.1 attributes</w:t>
            </w:r>
            <w:r w:rsidR="005247AF" w:rsidRPr="00645F99">
              <w:t xml:space="preserve">.  </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w:t>
            </w:r>
            <w:r w:rsidR="00B637A7">
              <w:rPr>
                <w:b/>
              </w:rPr>
              <w:t>2</w:t>
            </w:r>
            <w:r>
              <w:rPr>
                <w:b/>
              </w:rPr>
              <w:t xml:space="preserve"> / </w:t>
            </w:r>
            <w:r w:rsidRPr="00981E45">
              <w:rPr>
                <w:b/>
              </w:rPr>
              <w:t xml:space="preserve">Targeting </w:t>
            </w:r>
            <w:r>
              <w:rPr>
                <w:b/>
              </w:rPr>
              <w:t>–</w:t>
            </w:r>
            <w:r w:rsidRPr="00981E45">
              <w:rPr>
                <w:b/>
              </w:rPr>
              <w:t xml:space="preserve"> </w:t>
            </w:r>
            <w:r>
              <w:rPr>
                <w:b/>
              </w:rPr>
              <w:t>Content Metadata</w:t>
            </w:r>
          </w:p>
          <w:p w:rsidR="005247AF" w:rsidRDefault="00A16C73" w:rsidP="00A16C73">
            <w:r>
              <w:t>As part of a Phase 2 delivery, t</w:t>
            </w:r>
            <w:r w:rsidR="005247AF">
              <w:t xml:space="preserve">he CIP should also </w:t>
            </w:r>
            <w:r>
              <w:t>support</w:t>
            </w:r>
            <w:r w:rsidR="005247AF">
              <w:t xml:space="preserve"> communication of the following </w:t>
            </w:r>
            <w:r>
              <w:t xml:space="preserve">Cablelabs </w:t>
            </w:r>
            <w:r w:rsidR="005247AF">
              <w:t xml:space="preserve">3.0 Content Metadata elements as qualifiers: Title.Year, and </w:t>
            </w:r>
            <w:r w:rsidR="00B637A7">
              <w:t>Content</w:t>
            </w:r>
            <w:r w:rsidR="005247AF">
              <w:t xml:space="preserve">.Language.  The </w:t>
            </w:r>
            <w:r w:rsidR="00EB28EB">
              <w:t xml:space="preserve">CIP consumer </w:t>
            </w:r>
            <w:r w:rsidR="005247AF">
              <w:t>MUST be capable of evaluating these entertainment content metadata qualifiers</w:t>
            </w:r>
            <w:r w:rsidR="005247AF">
              <w:rPr>
                <w:rFonts w:ascii="Arial" w:hAnsi="Arial" w:cs="Arial"/>
              </w:rPr>
              <w:t>.</w:t>
            </w:r>
          </w:p>
        </w:tc>
      </w:tr>
      <w:tr w:rsidR="005247AF" w:rsidRPr="00952AC9" w:rsidTr="007D385D">
        <w:tc>
          <w:tcPr>
            <w:tcW w:w="10458" w:type="dxa"/>
            <w:shd w:val="clear" w:color="auto" w:fill="auto"/>
          </w:tcPr>
          <w:p w:rsidR="005247AF" w:rsidRPr="005837DD" w:rsidRDefault="005247AF" w:rsidP="00D96454">
            <w:pPr>
              <w:pStyle w:val="ListParagraph"/>
              <w:numPr>
                <w:ilvl w:val="0"/>
                <w:numId w:val="111"/>
              </w:numPr>
              <w:rPr>
                <w:b/>
              </w:rPr>
            </w:pPr>
            <w:r>
              <w:rPr>
                <w:b/>
              </w:rPr>
              <w:t xml:space="preserve"> </w:t>
            </w:r>
            <w:r w:rsidRPr="005837DD">
              <w:rPr>
                <w:b/>
              </w:rPr>
              <w:t>/ Phase 2 / Product Category Separation</w:t>
            </w:r>
          </w:p>
          <w:p w:rsidR="005247AF" w:rsidRDefault="005247AF" w:rsidP="00A16C73">
            <w:r w:rsidRPr="005837DD">
              <w:t xml:space="preserve">The CIP MUST </w:t>
            </w:r>
            <w:r w:rsidR="00A16C73">
              <w:t>support</w:t>
            </w:r>
            <w:r w:rsidRPr="005837DD">
              <w:t xml:space="preserve"> communication of product category separation restrictions that clearly define a </w:t>
            </w:r>
            <w:r w:rsidR="00A16C73">
              <w:t>CI</w:t>
            </w:r>
            <w:r w:rsidR="00A16C73" w:rsidRPr="005837DD">
              <w:t xml:space="preserve">’s </w:t>
            </w:r>
            <w:r w:rsidR="00A16C73">
              <w:t xml:space="preserve">exclusion </w:t>
            </w:r>
            <w:r w:rsidRPr="005837DD">
              <w:t>category and the scope</w:t>
            </w:r>
            <w:r w:rsidR="00A16C73">
              <w:t xml:space="preserve"> of the exclusions</w:t>
            </w:r>
            <w:r w:rsidRPr="005837DD">
              <w:t xml:space="preserve">.  </w:t>
            </w:r>
            <w:r w:rsidR="006024B7">
              <w:t>The CIP consumer</w:t>
            </w:r>
            <w:r w:rsidRPr="005837DD">
              <w:t xml:space="preserve"> MUST be capable of evaluating these </w:t>
            </w:r>
            <w:r w:rsidR="00AD1357">
              <w:t>p</w:t>
            </w:r>
            <w:r w:rsidRPr="005837DD">
              <w:t xml:space="preserve">roduct </w:t>
            </w:r>
            <w:r w:rsidR="00AD1357">
              <w:t>c</w:t>
            </w:r>
            <w:r w:rsidRPr="005837DD">
              <w:t>ategory separation restrictions and insuring that placements do not violate these restrictions.</w:t>
            </w:r>
          </w:p>
        </w:tc>
      </w:tr>
      <w:tr w:rsidR="00A16C73" w:rsidRPr="00952AC9" w:rsidTr="00393313">
        <w:tc>
          <w:tcPr>
            <w:tcW w:w="10458" w:type="dxa"/>
            <w:shd w:val="clear" w:color="auto" w:fill="auto"/>
          </w:tcPr>
          <w:p w:rsidR="00A16C73" w:rsidRPr="007D385D" w:rsidRDefault="00A16C73" w:rsidP="00D96454">
            <w:pPr>
              <w:pStyle w:val="ListParagraph"/>
              <w:numPr>
                <w:ilvl w:val="0"/>
                <w:numId w:val="111"/>
              </w:numPr>
              <w:rPr>
                <w:b/>
              </w:rPr>
            </w:pPr>
            <w:r w:rsidRPr="007D385D">
              <w:rPr>
                <w:b/>
              </w:rPr>
              <w:t xml:space="preserve"> / Phase 2 / Product Category Separation</w:t>
            </w:r>
          </w:p>
          <w:p w:rsidR="00A16C73" w:rsidRDefault="00A16C73" w:rsidP="004F305A">
            <w:r w:rsidRPr="007D385D">
              <w:t>Every placed asset must have an assigned product category</w:t>
            </w:r>
            <w:r w:rsidR="0072038D">
              <w:t xml:space="preserve"> (category name)</w:t>
            </w:r>
            <w:r w:rsidR="004F305A">
              <w:t xml:space="preserve"> using the Nielson PCC string </w:t>
            </w:r>
            <w:r w:rsidR="004F305A">
              <w:lastRenderedPageBreak/>
              <w:t>values.</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lastRenderedPageBreak/>
              <w:t xml:space="preserve"> / </w:t>
            </w:r>
            <w:r w:rsidRPr="007D385D">
              <w:rPr>
                <w:b/>
              </w:rPr>
              <w:t>Phase 2 / Product Category Separation</w:t>
            </w:r>
          </w:p>
          <w:p w:rsidR="005247AF" w:rsidRDefault="005247AF" w:rsidP="00294F03">
            <w:r w:rsidRPr="00F84B8A">
              <w:t xml:space="preserve">The CIP MUST </w:t>
            </w:r>
            <w:r w:rsidR="00A16C73">
              <w:t>support</w:t>
            </w:r>
            <w:r w:rsidRPr="00F84B8A">
              <w:t xml:space="preserve"> communication of a category name for </w:t>
            </w:r>
            <w:r w:rsidR="00343CB6">
              <w:t xml:space="preserve">each </w:t>
            </w:r>
            <w:r w:rsidRPr="00F84B8A">
              <w:t xml:space="preserve">asset, an indication of the desire for exclusivity and the scope of the exclusion.  The </w:t>
            </w:r>
            <w:r w:rsidR="00A16C73">
              <w:t>s</w:t>
            </w:r>
            <w:r w:rsidRPr="00F84B8A">
              <w:t xml:space="preserve">cope of exclusion can be </w:t>
            </w:r>
            <w:r w:rsidR="00F96E48">
              <w:t>o</w:t>
            </w:r>
            <w:r w:rsidRPr="00F84B8A">
              <w:t>pportunity</w:t>
            </w:r>
            <w:r w:rsidR="007D385D">
              <w:t xml:space="preserve">, </w:t>
            </w:r>
            <w:r w:rsidR="00FE2C79">
              <w:t>group</w:t>
            </w:r>
            <w:r w:rsidR="007D385D">
              <w:t>,</w:t>
            </w:r>
            <w:r w:rsidR="007D385D" w:rsidRPr="00CC143B">
              <w:t xml:space="preserve"> </w:t>
            </w:r>
            <w:r w:rsidR="00294F03">
              <w:t>or</w:t>
            </w:r>
            <w:r w:rsidRPr="00F84B8A">
              <w:t xml:space="preserve"> </w:t>
            </w:r>
            <w:r w:rsidR="006024B7">
              <w:t>s</w:t>
            </w:r>
            <w:r w:rsidRPr="00F84B8A">
              <w:t>ession.</w:t>
            </w:r>
            <w:r w:rsidR="0090516B">
              <w:t xml:space="preserve">  The CIP consumer</w:t>
            </w:r>
            <w:r w:rsidR="0090516B" w:rsidRPr="00F84B8A">
              <w:t xml:space="preserve"> MUST interpret the</w:t>
            </w:r>
            <w:r w:rsidR="0090516B">
              <w:t xml:space="preserve"> scope designation of “opportunity” to mean the ad cannot be placed in the same Opportunity more than once.  The CIP consumer</w:t>
            </w:r>
            <w:r w:rsidR="0090516B" w:rsidRPr="00F84B8A">
              <w:t xml:space="preserve"> MUST interpret the</w:t>
            </w:r>
            <w:r w:rsidR="0090516B">
              <w:t xml:space="preserve"> scope designation of “</w:t>
            </w:r>
            <w:r w:rsidR="00FE2C79">
              <w:t>group</w:t>
            </w:r>
            <w:r w:rsidR="0090516B">
              <w:t>” to mean the ad cannot be placed twice in opportunities which share the same ownership and Po</w:t>
            </w:r>
            <w:r w:rsidR="00294F03">
              <w:t>Group</w:t>
            </w:r>
            <w:r w:rsidR="0090516B">
              <w:t>Index.  The CIP consumer</w:t>
            </w:r>
            <w:r w:rsidR="0090516B" w:rsidRPr="00F84B8A">
              <w:t xml:space="preserve"> MUST interpret the</w:t>
            </w:r>
            <w:r w:rsidR="0090516B">
              <w:t xml:space="preserve"> scope designation of “session” to mean the ad cannot be placed in the same VOD session more than once.</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2 / Product Category Separation</w:t>
            </w:r>
          </w:p>
          <w:p w:rsidR="005247AF" w:rsidRDefault="006024B7" w:rsidP="0072038D">
            <w:r>
              <w:t>The CIP consumer</w:t>
            </w:r>
            <w:r w:rsidR="005247AF" w:rsidRPr="00F84B8A">
              <w:t xml:space="preserve"> MUST interpret the presence of exclusion scope </w:t>
            </w:r>
            <w:r w:rsidR="005247AF">
              <w:t xml:space="preserve">for a placement </w:t>
            </w:r>
            <w:r w:rsidR="005247AF" w:rsidRPr="00F84B8A">
              <w:t xml:space="preserve">to mean that a product category separation restriction exists.  </w:t>
            </w:r>
            <w:r>
              <w:t>The CIP consumer</w:t>
            </w:r>
            <w:r w:rsidR="005247AF" w:rsidRPr="00F84B8A">
              <w:t xml:space="preserve"> MUST interpret the absence of exclusion scope</w:t>
            </w:r>
            <w:r w:rsidR="005247AF">
              <w:t xml:space="preserve"> for a </w:t>
            </w:r>
            <w:r w:rsidR="0072038D">
              <w:t xml:space="preserve">CI </w:t>
            </w:r>
            <w:r w:rsidR="005247AF" w:rsidRPr="00F84B8A">
              <w:t xml:space="preserve">to mean that a product category separation restriction </w:t>
            </w:r>
            <w:r w:rsidR="005247AF">
              <w:t>does not exist.</w:t>
            </w:r>
          </w:p>
        </w:tc>
      </w:tr>
      <w:tr w:rsidR="005247AF" w:rsidRPr="00952AC9" w:rsidTr="007D385D">
        <w:tc>
          <w:tcPr>
            <w:tcW w:w="10458" w:type="dxa"/>
            <w:shd w:val="clear" w:color="auto" w:fill="auto"/>
          </w:tcPr>
          <w:p w:rsidR="005247AF" w:rsidRPr="00981E45" w:rsidRDefault="005247AF" w:rsidP="00D96454">
            <w:pPr>
              <w:pStyle w:val="ListParagraph"/>
              <w:numPr>
                <w:ilvl w:val="0"/>
                <w:numId w:val="111"/>
              </w:numPr>
              <w:rPr>
                <w:b/>
              </w:rPr>
            </w:pPr>
            <w:r>
              <w:rPr>
                <w:b/>
              </w:rPr>
              <w:t xml:space="preserve"> / Phase </w:t>
            </w:r>
            <w:r w:rsidR="005C49A0">
              <w:rPr>
                <w:b/>
              </w:rPr>
              <w:t>2</w:t>
            </w:r>
            <w:r>
              <w:rPr>
                <w:b/>
              </w:rPr>
              <w:t xml:space="preserve"> / Product Category Separation</w:t>
            </w:r>
          </w:p>
          <w:p w:rsidR="005247AF" w:rsidRDefault="005247AF" w:rsidP="006024B7">
            <w:r w:rsidRPr="00645F99">
              <w:t xml:space="preserve">Once placements with </w:t>
            </w:r>
            <w:r>
              <w:t xml:space="preserve">restrictions </w:t>
            </w:r>
            <w:r w:rsidRPr="00645F99">
              <w:t xml:space="preserve">are made </w:t>
            </w:r>
            <w:r w:rsidR="006024B7">
              <w:t>the CIP consumer</w:t>
            </w:r>
            <w:r w:rsidRPr="00645F99">
              <w:t xml:space="preserve"> must avoid violating those</w:t>
            </w:r>
            <w:r>
              <w:t xml:space="preserve"> restrictions</w:t>
            </w:r>
            <w:r w:rsidRPr="00645F99">
              <w:t xml:space="preserve"> with subsequent placements.  </w:t>
            </w:r>
          </w:p>
        </w:tc>
      </w:tr>
      <w:tr w:rsidR="005C49A0" w:rsidRPr="00952AC9" w:rsidTr="007D385D">
        <w:tc>
          <w:tcPr>
            <w:tcW w:w="10458" w:type="dxa"/>
            <w:shd w:val="clear" w:color="auto" w:fill="auto"/>
          </w:tcPr>
          <w:p w:rsidR="005C49A0" w:rsidRPr="007D385D" w:rsidRDefault="005C49A0" w:rsidP="00D96454">
            <w:pPr>
              <w:pStyle w:val="ListParagraph"/>
              <w:numPr>
                <w:ilvl w:val="0"/>
                <w:numId w:val="111"/>
              </w:numPr>
              <w:rPr>
                <w:b/>
              </w:rPr>
            </w:pPr>
            <w:r w:rsidRPr="007D385D">
              <w:rPr>
                <w:b/>
              </w:rPr>
              <w:t xml:space="preserve"> / Phase 2 / </w:t>
            </w:r>
            <w:r w:rsidR="005837DD" w:rsidRPr="007D385D">
              <w:rPr>
                <w:b/>
              </w:rPr>
              <w:t xml:space="preserve">Ad Copy </w:t>
            </w:r>
            <w:r w:rsidRPr="007D385D">
              <w:rPr>
                <w:b/>
              </w:rPr>
              <w:t>Separation</w:t>
            </w:r>
          </w:p>
          <w:p w:rsidR="005C49A0" w:rsidRDefault="005C49A0" w:rsidP="0078271B">
            <w:r w:rsidRPr="00645F99">
              <w:t xml:space="preserve">The CIP MUST </w:t>
            </w:r>
            <w:r w:rsidR="00BF5310">
              <w:t>support</w:t>
            </w:r>
            <w:r w:rsidRPr="00645F99">
              <w:t xml:space="preserve"> communication of an Ad Copy Separation restriction for each </w:t>
            </w:r>
            <w:r w:rsidR="007D385D">
              <w:t>ad</w:t>
            </w:r>
            <w:r w:rsidRPr="00645F99">
              <w:t>.  The</w:t>
            </w:r>
            <w:r w:rsidR="00BF5310">
              <w:t xml:space="preserve"> </w:t>
            </w:r>
            <w:r w:rsidRPr="00CC143B">
              <w:t xml:space="preserve">CIP MUST </w:t>
            </w:r>
            <w:r w:rsidR="00BF5310">
              <w:t>support</w:t>
            </w:r>
            <w:r w:rsidR="00BF5310" w:rsidRPr="00CC143B">
              <w:t xml:space="preserve"> </w:t>
            </w:r>
            <w:r w:rsidRPr="00CC143B">
              <w:t xml:space="preserve">the restriction designations of </w:t>
            </w:r>
            <w:r w:rsidR="00294F03">
              <w:t>o</w:t>
            </w:r>
            <w:r w:rsidR="00294F03" w:rsidRPr="00F84B8A">
              <w:t>pportunity</w:t>
            </w:r>
            <w:r w:rsidR="00294F03">
              <w:t xml:space="preserve">, </w:t>
            </w:r>
            <w:r w:rsidR="00FE2C79">
              <w:t>group</w:t>
            </w:r>
            <w:r w:rsidR="00294F03">
              <w:t>,</w:t>
            </w:r>
            <w:r w:rsidR="00294F03" w:rsidRPr="00CC143B">
              <w:t xml:space="preserve"> </w:t>
            </w:r>
            <w:r w:rsidR="00294F03">
              <w:t>or</w:t>
            </w:r>
            <w:r w:rsidR="00294F03" w:rsidRPr="00F84B8A">
              <w:t xml:space="preserve"> </w:t>
            </w:r>
            <w:r w:rsidR="00294F03">
              <w:t>s</w:t>
            </w:r>
            <w:r w:rsidR="00294F03" w:rsidRPr="00F84B8A">
              <w:t>ession</w:t>
            </w:r>
            <w:r>
              <w:t xml:space="preserve">.  </w:t>
            </w:r>
            <w:r w:rsidR="006024B7">
              <w:t>The CIP consumer</w:t>
            </w:r>
            <w:r w:rsidRPr="00F84B8A">
              <w:t xml:space="preserve"> MUST interpret the</w:t>
            </w:r>
            <w:r>
              <w:t xml:space="preserve"> restriction designation of “opportunity” to mean the ad cannot be placed in the same Opportunity more than once.  </w:t>
            </w:r>
            <w:r w:rsidR="00BF5310">
              <w:t>The CIP consumer</w:t>
            </w:r>
            <w:r w:rsidR="00BF5310" w:rsidRPr="00F84B8A">
              <w:t xml:space="preserve"> MUST interpret the</w:t>
            </w:r>
            <w:r w:rsidR="00BF5310">
              <w:t xml:space="preserve"> restriction designation of “</w:t>
            </w:r>
            <w:r w:rsidR="00FE2C79">
              <w:t>group</w:t>
            </w:r>
            <w:r w:rsidR="00BF5310">
              <w:t xml:space="preserve">” to mean the ad cannot be placed </w:t>
            </w:r>
            <w:r w:rsidR="0078271B">
              <w:t xml:space="preserve">twice in opportunities which share the same </w:t>
            </w:r>
            <w:r w:rsidR="0090516B">
              <w:t xml:space="preserve">ownership and </w:t>
            </w:r>
            <w:r w:rsidR="0078271B">
              <w:t>Po</w:t>
            </w:r>
            <w:r w:rsidR="00294F03">
              <w:t>Group</w:t>
            </w:r>
            <w:r w:rsidR="0078271B">
              <w:t>Index</w:t>
            </w:r>
            <w:r w:rsidR="00BF5310">
              <w:t>.</w:t>
            </w:r>
            <w:r w:rsidR="0078271B">
              <w:t xml:space="preserve">  </w:t>
            </w:r>
            <w:r w:rsidR="006024B7">
              <w:t>The CIP consumer</w:t>
            </w:r>
            <w:r w:rsidRPr="00F84B8A">
              <w:t xml:space="preserve"> MUST interpret the</w:t>
            </w:r>
            <w:r>
              <w:t xml:space="preserve"> restriction designation of “</w:t>
            </w:r>
            <w:r w:rsidR="007D385D">
              <w:t>s</w:t>
            </w:r>
            <w:r>
              <w:t>ession” to mean the ad cannot be placed in the same VOD session more than once.</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2 / </w:t>
            </w:r>
            <w:r w:rsidR="005837DD">
              <w:rPr>
                <w:b/>
              </w:rPr>
              <w:t>Ad Copy Separation</w:t>
            </w:r>
          </w:p>
          <w:p w:rsidR="005C49A0" w:rsidRDefault="006024B7" w:rsidP="00FA0675">
            <w:r>
              <w:t>The CIP consumer</w:t>
            </w:r>
            <w:r w:rsidR="005C49A0" w:rsidRPr="00F84B8A">
              <w:t xml:space="preserve"> MUST interpret the</w:t>
            </w:r>
            <w:r w:rsidR="005C49A0">
              <w:t xml:space="preserve"> absence of an Ad Copy Separation restriction for a</w:t>
            </w:r>
            <w:r w:rsidR="00294F03">
              <w:t>n ad</w:t>
            </w:r>
            <w:r w:rsidR="005C49A0">
              <w:t xml:space="preserve"> to mean that </w:t>
            </w:r>
            <w:r w:rsidR="00294F03">
              <w:t xml:space="preserve">the </w:t>
            </w:r>
            <w:r w:rsidR="005C49A0">
              <w:t>ad can be placed multiple times in opportunities</w:t>
            </w:r>
            <w:r w:rsidR="00294F03">
              <w:t xml:space="preserve">, </w:t>
            </w:r>
            <w:r w:rsidR="00FE2C79">
              <w:t>group</w:t>
            </w:r>
            <w:r w:rsidR="00294F03">
              <w:t>,</w:t>
            </w:r>
            <w:r w:rsidR="005C49A0">
              <w:t xml:space="preserve"> or sessions but cannot be placed adjacent to themsel</w:t>
            </w:r>
            <w:r w:rsidR="00286344">
              <w:t xml:space="preserve">ves within </w:t>
            </w:r>
            <w:r w:rsidR="0078271B">
              <w:t>opportunit</w:t>
            </w:r>
            <w:r w:rsidR="00294F03">
              <w:t xml:space="preserve">ies of shared ownership </w:t>
            </w:r>
            <w:r w:rsidR="0078271B">
              <w:t>with the same Po</w:t>
            </w:r>
            <w:r w:rsidR="00294F03">
              <w:t>Group</w:t>
            </w:r>
            <w:r w:rsidR="0078271B">
              <w:t>Index.</w:t>
            </w:r>
            <w:r w:rsidR="00286344">
              <w:t xml:space="preserve"> </w:t>
            </w:r>
          </w:p>
        </w:tc>
      </w:tr>
      <w:tr w:rsidR="00987C41" w:rsidRPr="00952AC9" w:rsidTr="007D385D">
        <w:tc>
          <w:tcPr>
            <w:tcW w:w="10458" w:type="dxa"/>
            <w:shd w:val="clear" w:color="auto" w:fill="auto"/>
          </w:tcPr>
          <w:p w:rsidR="00987C41" w:rsidRPr="00981E45" w:rsidRDefault="00987C41" w:rsidP="00D96454">
            <w:pPr>
              <w:pStyle w:val="ListParagraph"/>
              <w:numPr>
                <w:ilvl w:val="0"/>
                <w:numId w:val="111"/>
              </w:numPr>
              <w:rPr>
                <w:b/>
              </w:rPr>
            </w:pPr>
            <w:r>
              <w:rPr>
                <w:b/>
              </w:rPr>
              <w:t xml:space="preserve"> / Phase 1 / Ad Rotation</w:t>
            </w:r>
          </w:p>
          <w:p w:rsidR="00987C41" w:rsidRDefault="00987C41" w:rsidP="0078271B">
            <w:r w:rsidRPr="000F2C91">
              <w:t xml:space="preserve">The CIP MUST </w:t>
            </w:r>
            <w:r w:rsidR="0078271B">
              <w:t>support</w:t>
            </w:r>
            <w:r w:rsidR="0078271B" w:rsidRPr="000F2C91">
              <w:t xml:space="preserve"> </w:t>
            </w:r>
            <w:r w:rsidRPr="000F2C91">
              <w:t xml:space="preserve">communication of the </w:t>
            </w:r>
            <w:r w:rsidR="00AC09AB" w:rsidRPr="000F2C91">
              <w:t>r</w:t>
            </w:r>
            <w:r w:rsidRPr="000F2C91">
              <w:t>otation</w:t>
            </w:r>
            <w:r w:rsidR="0030284E" w:rsidRPr="000F2C91">
              <w:t xml:space="preserve"> </w:t>
            </w:r>
            <w:r w:rsidR="00AC09AB" w:rsidRPr="000F2C91">
              <w:t xml:space="preserve">value for an ad.  </w:t>
            </w:r>
          </w:p>
        </w:tc>
      </w:tr>
      <w:tr w:rsidR="00390413" w:rsidRPr="00952AC9" w:rsidTr="007D385D">
        <w:tc>
          <w:tcPr>
            <w:tcW w:w="10458" w:type="dxa"/>
            <w:shd w:val="clear" w:color="auto" w:fill="auto"/>
          </w:tcPr>
          <w:p w:rsidR="00390413" w:rsidRPr="00981E45" w:rsidRDefault="00390413" w:rsidP="00D96454">
            <w:pPr>
              <w:pStyle w:val="ListParagraph"/>
              <w:numPr>
                <w:ilvl w:val="0"/>
                <w:numId w:val="111"/>
              </w:numPr>
              <w:rPr>
                <w:b/>
              </w:rPr>
            </w:pPr>
            <w:r>
              <w:rPr>
                <w:b/>
              </w:rPr>
              <w:t xml:space="preserve"> / Phase 1 / Ad Rotation</w:t>
            </w:r>
          </w:p>
          <w:p w:rsidR="00390413" w:rsidRDefault="000F2C91" w:rsidP="0078271B">
            <w:r>
              <w:t xml:space="preserve">The CIP MUST </w:t>
            </w:r>
            <w:r w:rsidR="0078271B">
              <w:t xml:space="preserve">support </w:t>
            </w:r>
            <w:r>
              <w:t xml:space="preserve">communication of a grouping of ads that MUST be rotated for a </w:t>
            </w:r>
            <w:r w:rsidR="0078271B">
              <w:t>CI</w:t>
            </w:r>
            <w:r>
              <w:t>.</w:t>
            </w:r>
            <w:r w:rsidR="00390413" w:rsidRPr="00D67778">
              <w:t xml:space="preserve">  </w:t>
            </w:r>
          </w:p>
        </w:tc>
      </w:tr>
      <w:tr w:rsidR="0078271B" w:rsidRPr="00952AC9" w:rsidTr="00393313">
        <w:tc>
          <w:tcPr>
            <w:tcW w:w="10458" w:type="dxa"/>
            <w:shd w:val="clear" w:color="auto" w:fill="auto"/>
          </w:tcPr>
          <w:p w:rsidR="0078271B" w:rsidRPr="00981E45" w:rsidRDefault="0078271B" w:rsidP="00D96454">
            <w:pPr>
              <w:pStyle w:val="ListParagraph"/>
              <w:numPr>
                <w:ilvl w:val="0"/>
                <w:numId w:val="111"/>
              </w:numPr>
              <w:rPr>
                <w:b/>
              </w:rPr>
            </w:pPr>
            <w:r>
              <w:rPr>
                <w:b/>
              </w:rPr>
              <w:t xml:space="preserve"> / Phase 1 / Ad Rotation</w:t>
            </w:r>
          </w:p>
          <w:p w:rsidR="0078271B" w:rsidRDefault="0078271B" w:rsidP="0078271B">
            <w:r w:rsidRPr="000F2C91">
              <w:t xml:space="preserve">The </w:t>
            </w:r>
            <w:r>
              <w:t xml:space="preserve">CIP consumer </w:t>
            </w:r>
            <w:r w:rsidRPr="000F2C91">
              <w:t>MUST identify eligible ads for each placement, interpret the Rotation information and alternate the ads in the proper ratio.</w:t>
            </w:r>
          </w:p>
        </w:tc>
      </w:tr>
      <w:tr w:rsidR="00AC09AB" w:rsidRPr="00952AC9" w:rsidTr="007D385D">
        <w:tc>
          <w:tcPr>
            <w:tcW w:w="10458" w:type="dxa"/>
            <w:shd w:val="clear" w:color="auto" w:fill="auto"/>
          </w:tcPr>
          <w:p w:rsidR="00AC09AB" w:rsidRPr="00981E45" w:rsidRDefault="00AC09AB" w:rsidP="00D96454">
            <w:pPr>
              <w:pStyle w:val="ListParagraph"/>
              <w:numPr>
                <w:ilvl w:val="0"/>
                <w:numId w:val="111"/>
              </w:numPr>
              <w:rPr>
                <w:b/>
              </w:rPr>
            </w:pPr>
            <w:r>
              <w:rPr>
                <w:b/>
              </w:rPr>
              <w:t xml:space="preserve"> / Phase 1 / Ad Rotation</w:t>
            </w:r>
          </w:p>
          <w:p w:rsidR="00AC09AB" w:rsidRDefault="00AC09AB" w:rsidP="00FE2C79">
            <w:r w:rsidRPr="000F2C91">
              <w:t xml:space="preserve">If all eligible ads for a placement lack rotation values, the </w:t>
            </w:r>
            <w:r w:rsidR="00EB28EB">
              <w:t xml:space="preserve">CIP consumer </w:t>
            </w:r>
            <w:r w:rsidRPr="000F2C91">
              <w:t xml:space="preserve">MUST rotate the ads </w:t>
            </w:r>
            <w:r w:rsidR="00FE2C79">
              <w:t>as if they had the same rotation values</w:t>
            </w:r>
            <w:r w:rsidRPr="000F2C91">
              <w:t xml:space="preserve">.  </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1 / Ad Rotation</w:t>
            </w:r>
          </w:p>
          <w:p w:rsidR="00A64CAC" w:rsidRDefault="006024B7" w:rsidP="00F87C9B">
            <w:r>
              <w:t>The CIP consumer</w:t>
            </w:r>
            <w:r w:rsidR="005C49A0" w:rsidRPr="00F84B8A">
              <w:t xml:space="preserve"> MUST rotate each </w:t>
            </w:r>
            <w:r w:rsidR="00987C41">
              <w:t>eligible</w:t>
            </w:r>
            <w:r w:rsidR="00DC0C1C">
              <w:t xml:space="preserve"> </w:t>
            </w:r>
            <w:r w:rsidR="005C49A0" w:rsidRPr="00F84B8A">
              <w:t>ad based on the ratio from the following calculation</w:t>
            </w:r>
            <w:r w:rsidR="005C49A0">
              <w:t>:</w:t>
            </w:r>
          </w:p>
          <w:p w:rsidR="005C49A0" w:rsidRDefault="005C49A0" w:rsidP="00A64CAC">
            <w:proofErr w:type="gramStart"/>
            <w:r w:rsidRPr="00F84B8A">
              <w:t>rotation</w:t>
            </w:r>
            <w:proofErr w:type="gramEnd"/>
            <w:r w:rsidRPr="00F84B8A">
              <w:t xml:space="preserve"> </w:t>
            </w:r>
            <w:r>
              <w:t>allocation</w:t>
            </w:r>
            <w:r w:rsidRPr="00F84B8A">
              <w:t xml:space="preserve"> for ad / sum of the rotation </w:t>
            </w:r>
            <w:r>
              <w:t>allocations</w:t>
            </w:r>
            <w:r w:rsidRPr="00F84B8A">
              <w:t xml:space="preserve"> for all </w:t>
            </w:r>
            <w:r w:rsidR="00CB0589">
              <w:t xml:space="preserve">eligible </w:t>
            </w:r>
            <w:r w:rsidRPr="00F84B8A">
              <w:t xml:space="preserve">ads </w:t>
            </w:r>
            <w:r>
              <w:t xml:space="preserve">within a Placement.    </w:t>
            </w:r>
            <w:r w:rsidR="00987C41">
              <w:t xml:space="preserve">Canoe requires that a given set of eligible ads in a rotation, with set rotation allocations for each ad, will provide selection results within 2% of the rotation ratios represented by </w:t>
            </w:r>
            <w:r w:rsidR="00A64CAC">
              <w:t>their allocations,</w:t>
            </w:r>
            <w:r w:rsidR="00987C41">
              <w:t xml:space="preserve"> over a sample of 10,000 </w:t>
            </w:r>
            <w:r w:rsidR="00987C41">
              <w:lastRenderedPageBreak/>
              <w:t>rotations.</w:t>
            </w:r>
          </w:p>
        </w:tc>
      </w:tr>
      <w:tr w:rsidR="00987C41" w:rsidRPr="00952AC9" w:rsidTr="007D385D">
        <w:tc>
          <w:tcPr>
            <w:tcW w:w="10458" w:type="dxa"/>
            <w:shd w:val="clear" w:color="auto" w:fill="auto"/>
          </w:tcPr>
          <w:p w:rsidR="00987C41" w:rsidRPr="00981E45" w:rsidRDefault="00987C41" w:rsidP="00D96454">
            <w:pPr>
              <w:pStyle w:val="ListParagraph"/>
              <w:numPr>
                <w:ilvl w:val="0"/>
                <w:numId w:val="111"/>
              </w:numPr>
              <w:rPr>
                <w:b/>
              </w:rPr>
            </w:pPr>
            <w:r>
              <w:rPr>
                <w:b/>
              </w:rPr>
              <w:lastRenderedPageBreak/>
              <w:t xml:space="preserve"> / Phase 1 / Ad Rotation</w:t>
            </w:r>
          </w:p>
          <w:p w:rsidR="00987C41" w:rsidRDefault="00987C41" w:rsidP="006024B7">
            <w:r>
              <w:t xml:space="preserve">If an ad asset is not available to be placed </w:t>
            </w:r>
            <w:r w:rsidR="00476F8D">
              <w:t xml:space="preserve">(as indicated by the mediaState within StateFeedback), </w:t>
            </w:r>
            <w:r w:rsidR="006024B7">
              <w:t>the CIP consumer</w:t>
            </w:r>
            <w:r w:rsidRPr="00645F99">
              <w:t xml:space="preserve"> MUST</w:t>
            </w:r>
            <w:r>
              <w:t xml:space="preserve"> </w:t>
            </w:r>
            <w:r w:rsidR="000F2C91">
              <w:t>not place the ad</w:t>
            </w:r>
            <w:r>
              <w:t xml:space="preserve">.  </w:t>
            </w:r>
          </w:p>
        </w:tc>
      </w:tr>
      <w:tr w:rsidR="00987C41" w:rsidRPr="00952AC9" w:rsidTr="007D385D">
        <w:tc>
          <w:tcPr>
            <w:tcW w:w="10458" w:type="dxa"/>
            <w:shd w:val="clear" w:color="auto" w:fill="auto"/>
          </w:tcPr>
          <w:p w:rsidR="00987C41" w:rsidRPr="00981E45" w:rsidRDefault="00987C41" w:rsidP="00D96454">
            <w:pPr>
              <w:pStyle w:val="ListParagraph"/>
              <w:numPr>
                <w:ilvl w:val="0"/>
                <w:numId w:val="111"/>
              </w:numPr>
              <w:rPr>
                <w:b/>
              </w:rPr>
            </w:pPr>
            <w:r>
              <w:rPr>
                <w:b/>
              </w:rPr>
              <w:t xml:space="preserve"> / Phase 1 / Ad Rotation</w:t>
            </w:r>
          </w:p>
          <w:p w:rsidR="00987C41" w:rsidRDefault="00987C41" w:rsidP="0078271B">
            <w:r>
              <w:t xml:space="preserve">If an ad asset is not </w:t>
            </w:r>
            <w:r w:rsidR="00476F8D" w:rsidRPr="00894E4C">
              <w:t xml:space="preserve">assigned to a campaign item (represented by an AssetReference in a Placement within a </w:t>
            </w:r>
            <w:r w:rsidR="00476F8D">
              <w:t>parent</w:t>
            </w:r>
            <w:r w:rsidR="00476F8D" w:rsidRPr="00894E4C">
              <w:t xml:space="preserve"> Bundle) </w:t>
            </w:r>
            <w:r w:rsidR="006024B7">
              <w:t>the CIP consumer</w:t>
            </w:r>
            <w:r w:rsidRPr="00645F99">
              <w:t xml:space="preserve"> MUST</w:t>
            </w:r>
            <w:r w:rsidR="00476F8D">
              <w:t xml:space="preserve"> not </w:t>
            </w:r>
            <w:r w:rsidR="0078271B">
              <w:t>place the ad</w:t>
            </w:r>
            <w:r>
              <w:t xml:space="preserve">.  </w:t>
            </w:r>
          </w:p>
        </w:tc>
      </w:tr>
      <w:tr w:rsidR="00476F8D" w:rsidRPr="00952AC9" w:rsidTr="007D385D">
        <w:tc>
          <w:tcPr>
            <w:tcW w:w="10458" w:type="dxa"/>
            <w:shd w:val="clear" w:color="auto" w:fill="auto"/>
          </w:tcPr>
          <w:p w:rsidR="00476F8D" w:rsidRPr="00981E45" w:rsidRDefault="00476F8D" w:rsidP="00D96454">
            <w:pPr>
              <w:pStyle w:val="ListParagraph"/>
              <w:numPr>
                <w:ilvl w:val="0"/>
                <w:numId w:val="111"/>
              </w:numPr>
              <w:rPr>
                <w:b/>
              </w:rPr>
            </w:pPr>
            <w:r>
              <w:rPr>
                <w:b/>
              </w:rPr>
              <w:t xml:space="preserve"> / Phase 1 / Ad Rotation</w:t>
            </w:r>
          </w:p>
          <w:p w:rsidR="00476F8D" w:rsidRDefault="00476F8D" w:rsidP="006024B7">
            <w:r>
              <w:t xml:space="preserve">If an ad asset </w:t>
            </w:r>
            <w:r w:rsidR="006C7E21" w:rsidRPr="00894E4C">
              <w:t>violate</w:t>
            </w:r>
            <w:r w:rsidR="006C7E21">
              <w:t>s</w:t>
            </w:r>
            <w:r w:rsidR="006C7E21" w:rsidRPr="00894E4C">
              <w:t xml:space="preserve"> Category Separation constraints</w:t>
            </w:r>
            <w:r>
              <w:t xml:space="preserve">, </w:t>
            </w:r>
            <w:r w:rsidR="006024B7">
              <w:t>the CIP consumer</w:t>
            </w:r>
            <w:r w:rsidRPr="00645F99">
              <w:t xml:space="preserve"> MUST</w:t>
            </w:r>
            <w:r>
              <w:t xml:space="preserve"> </w:t>
            </w:r>
            <w:r w:rsidR="00D302AD">
              <w:t>not place the ad</w:t>
            </w:r>
            <w:r>
              <w:t xml:space="preserve">.  </w:t>
            </w:r>
          </w:p>
        </w:tc>
      </w:tr>
      <w:tr w:rsidR="006C7E21" w:rsidRPr="00952AC9" w:rsidTr="007D385D">
        <w:tc>
          <w:tcPr>
            <w:tcW w:w="10458" w:type="dxa"/>
            <w:shd w:val="clear" w:color="auto" w:fill="auto"/>
          </w:tcPr>
          <w:p w:rsidR="006C7E21" w:rsidRPr="00981E45" w:rsidRDefault="006C7E21" w:rsidP="00D96454">
            <w:pPr>
              <w:pStyle w:val="ListParagraph"/>
              <w:numPr>
                <w:ilvl w:val="0"/>
                <w:numId w:val="111"/>
              </w:numPr>
              <w:rPr>
                <w:b/>
              </w:rPr>
            </w:pPr>
            <w:r>
              <w:rPr>
                <w:b/>
              </w:rPr>
              <w:t xml:space="preserve"> / Phase 1 / Ad Rotation</w:t>
            </w:r>
          </w:p>
          <w:p w:rsidR="006C7E21" w:rsidRDefault="006C7E21" w:rsidP="006024B7">
            <w:r>
              <w:t xml:space="preserve">If an ad asset </w:t>
            </w:r>
            <w:r w:rsidRPr="00894E4C">
              <w:t>violate</w:t>
            </w:r>
            <w:r>
              <w:t xml:space="preserve">s Ad Copy </w:t>
            </w:r>
            <w:r w:rsidRPr="00894E4C">
              <w:t>Separation constraints</w:t>
            </w:r>
            <w:r>
              <w:t xml:space="preserve">, </w:t>
            </w:r>
            <w:r w:rsidR="006024B7">
              <w:t>the CIP consumer</w:t>
            </w:r>
            <w:r w:rsidRPr="00645F99">
              <w:t xml:space="preserve"> MUST</w:t>
            </w:r>
            <w:r>
              <w:t xml:space="preserve"> </w:t>
            </w:r>
            <w:r w:rsidR="00D302AD">
              <w:t>not place the ad</w:t>
            </w:r>
            <w:r>
              <w:t xml:space="preserve">.  </w:t>
            </w:r>
          </w:p>
        </w:tc>
      </w:tr>
      <w:tr w:rsidR="006C7E21" w:rsidRPr="00952AC9" w:rsidTr="007D385D">
        <w:tc>
          <w:tcPr>
            <w:tcW w:w="10458" w:type="dxa"/>
            <w:shd w:val="clear" w:color="auto" w:fill="auto"/>
          </w:tcPr>
          <w:p w:rsidR="006C7E21" w:rsidRPr="00981E45" w:rsidRDefault="006C7E21" w:rsidP="00D96454">
            <w:pPr>
              <w:pStyle w:val="ListParagraph"/>
              <w:numPr>
                <w:ilvl w:val="0"/>
                <w:numId w:val="111"/>
              </w:numPr>
              <w:rPr>
                <w:b/>
              </w:rPr>
            </w:pPr>
            <w:r>
              <w:rPr>
                <w:b/>
              </w:rPr>
              <w:t xml:space="preserve"> / Phase 1 / Ad Rotation</w:t>
            </w:r>
          </w:p>
          <w:p w:rsidR="006C7E21" w:rsidRDefault="006C7E21" w:rsidP="006024B7">
            <w:r>
              <w:t xml:space="preserve">If an ad asset </w:t>
            </w:r>
            <w:r w:rsidRPr="00894E4C">
              <w:t>violate</w:t>
            </w:r>
            <w:r>
              <w:t xml:space="preserve">s </w:t>
            </w:r>
            <w:r w:rsidRPr="00894E4C">
              <w:t>the constraints of the remaining duration of</w:t>
            </w:r>
            <w:r>
              <w:t xml:space="preserve"> the opportunity, </w:t>
            </w:r>
            <w:r w:rsidR="006024B7">
              <w:t>the CIP consumer</w:t>
            </w:r>
            <w:r w:rsidRPr="00645F99">
              <w:t xml:space="preserve"> MUST</w:t>
            </w:r>
            <w:r>
              <w:t xml:space="preserve"> </w:t>
            </w:r>
            <w:r w:rsidR="00D302AD">
              <w:t>not place the ad</w:t>
            </w:r>
            <w:r>
              <w:t xml:space="preserve">.  </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1 / Priority</w:t>
            </w:r>
          </w:p>
          <w:p w:rsidR="005C49A0" w:rsidRDefault="005C49A0" w:rsidP="002A0D10">
            <w:r>
              <w:t xml:space="preserve">The CIP MUST </w:t>
            </w:r>
            <w:r w:rsidR="002A0D10">
              <w:t xml:space="preserve">support </w:t>
            </w:r>
            <w:r>
              <w:t xml:space="preserve">communication of the defined Priority of a </w:t>
            </w:r>
            <w:r w:rsidR="002A0D10">
              <w:t>CI</w:t>
            </w:r>
            <w:r>
              <w:t>.</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1 / Performance Goals</w:t>
            </w:r>
          </w:p>
          <w:p w:rsidR="005C49A0" w:rsidRDefault="005C49A0" w:rsidP="002A0D10">
            <w:r>
              <w:t xml:space="preserve">The CIP MUST </w:t>
            </w:r>
            <w:r w:rsidR="002A0D10">
              <w:t xml:space="preserve">support </w:t>
            </w:r>
            <w:r>
              <w:t>communication of</w:t>
            </w:r>
            <w:r w:rsidRPr="00D12C23">
              <w:t xml:space="preserve"> </w:t>
            </w:r>
            <w:r>
              <w:t xml:space="preserve">a </w:t>
            </w:r>
            <w:r w:rsidRPr="00645F99">
              <w:t>Goal</w:t>
            </w:r>
            <w:r w:rsidR="0090688C">
              <w:t xml:space="preserve"> for each </w:t>
            </w:r>
            <w:r w:rsidR="002A0D10">
              <w:t>CI</w:t>
            </w:r>
            <w:r>
              <w:t xml:space="preserve">.    </w:t>
            </w:r>
            <w:r w:rsidR="0090688C">
              <w:t>A goal can be null (no goal), or any non-negative integer.</w:t>
            </w:r>
          </w:p>
        </w:tc>
      </w:tr>
      <w:tr w:rsidR="002A0D10" w:rsidRPr="00952AC9" w:rsidTr="00393313">
        <w:tc>
          <w:tcPr>
            <w:tcW w:w="10458" w:type="dxa"/>
            <w:shd w:val="clear" w:color="auto" w:fill="auto"/>
          </w:tcPr>
          <w:p w:rsidR="002A0D10" w:rsidRPr="00981E45" w:rsidRDefault="002A0D10" w:rsidP="00D96454">
            <w:pPr>
              <w:pStyle w:val="ListParagraph"/>
              <w:numPr>
                <w:ilvl w:val="0"/>
                <w:numId w:val="111"/>
              </w:numPr>
              <w:rPr>
                <w:b/>
              </w:rPr>
            </w:pPr>
            <w:r>
              <w:rPr>
                <w:b/>
              </w:rPr>
              <w:t xml:space="preserve"> / Phase 1 / Performance Goals</w:t>
            </w:r>
          </w:p>
          <w:p w:rsidR="002A0D10" w:rsidRDefault="002A0D10" w:rsidP="00FA0675">
            <w:r>
              <w:t>The CIP MUST support communication of</w:t>
            </w:r>
            <w:r w:rsidRPr="00D12C23">
              <w:t xml:space="preserve"> </w:t>
            </w:r>
            <w:r>
              <w:t>a goal type for each CI.  For Phase 1, the valid value for goal type is “views”.</w:t>
            </w:r>
          </w:p>
        </w:tc>
      </w:tr>
      <w:tr w:rsidR="002A0D10" w:rsidRPr="00952AC9" w:rsidTr="00393313">
        <w:tc>
          <w:tcPr>
            <w:tcW w:w="10458" w:type="dxa"/>
            <w:shd w:val="clear" w:color="auto" w:fill="auto"/>
          </w:tcPr>
          <w:p w:rsidR="002A0D10" w:rsidRPr="00981E45" w:rsidRDefault="002A0D10" w:rsidP="00D96454">
            <w:pPr>
              <w:pStyle w:val="ListParagraph"/>
              <w:numPr>
                <w:ilvl w:val="0"/>
                <w:numId w:val="111"/>
              </w:numPr>
              <w:rPr>
                <w:b/>
              </w:rPr>
            </w:pPr>
            <w:r>
              <w:rPr>
                <w:b/>
              </w:rPr>
              <w:t xml:space="preserve"> / Phase 1 / Performance Goals</w:t>
            </w:r>
          </w:p>
          <w:p w:rsidR="002A0D10" w:rsidRDefault="002A0D10" w:rsidP="002A0D10">
            <w:r>
              <w:t xml:space="preserve">Campaign items with a goal type of “Views” continue to place until the goal is met.  A View occurs when the viewer who requested a vod session “sees” an ad from a placement.  </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w:t>
            </w:r>
            <w:r w:rsidR="002A0D10">
              <w:rPr>
                <w:b/>
              </w:rPr>
              <w:t>2</w:t>
            </w:r>
            <w:r>
              <w:rPr>
                <w:b/>
              </w:rPr>
              <w:t xml:space="preserve"> / Performance Goals</w:t>
            </w:r>
          </w:p>
          <w:p w:rsidR="005C49A0" w:rsidRDefault="002A0D10" w:rsidP="00FA0675">
            <w:r>
              <w:t>For Phase 2, t</w:t>
            </w:r>
            <w:r w:rsidR="005C49A0">
              <w:t xml:space="preserve">he CIP MUST </w:t>
            </w:r>
            <w:r w:rsidR="00FA0675">
              <w:t xml:space="preserve">also </w:t>
            </w:r>
            <w:proofErr w:type="gramStart"/>
            <w:r>
              <w:t>support</w:t>
            </w:r>
            <w:proofErr w:type="gramEnd"/>
            <w:r w:rsidR="005C49A0">
              <w:t xml:space="preserve"> </w:t>
            </w:r>
            <w:r w:rsidR="00FA0675">
              <w:t xml:space="preserve">“insertions” as a </w:t>
            </w:r>
            <w:r>
              <w:t>v</w:t>
            </w:r>
            <w:r w:rsidR="005C49A0">
              <w:t>alid goal type.</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w:t>
            </w:r>
            <w:r w:rsidR="00FA0675">
              <w:rPr>
                <w:b/>
              </w:rPr>
              <w:t>2</w:t>
            </w:r>
            <w:r>
              <w:rPr>
                <w:b/>
              </w:rPr>
              <w:t xml:space="preserve"> / Performance Goals</w:t>
            </w:r>
          </w:p>
          <w:p w:rsidR="005C49A0" w:rsidRDefault="005C49A0" w:rsidP="002A0D10">
            <w:r>
              <w:t>Campaign</w:t>
            </w:r>
            <w:r w:rsidR="00441BDC">
              <w:t xml:space="preserve"> item</w:t>
            </w:r>
            <w:r>
              <w:t xml:space="preserve">s with a goal type of “Insertions” continue to place </w:t>
            </w:r>
            <w:r w:rsidR="00213594">
              <w:t xml:space="preserve">until the goal is met. </w:t>
            </w:r>
            <w:r>
              <w:t xml:space="preserve"> An Insertion occurs when an ad from a </w:t>
            </w:r>
            <w:r w:rsidR="00441BDC">
              <w:t>campaign item</w:t>
            </w:r>
            <w:r>
              <w:t xml:space="preserve"> is selected for placement in a session.</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1 / Performance Goals</w:t>
            </w:r>
          </w:p>
          <w:p w:rsidR="005C49A0" w:rsidRDefault="006024B7" w:rsidP="002A0D10">
            <w:r>
              <w:t>The CIP consumer</w:t>
            </w:r>
            <w:r w:rsidR="005C49A0">
              <w:t xml:space="preserve"> MUST interpret the absence of a goal to mean that the </w:t>
            </w:r>
            <w:r w:rsidR="00441BDC">
              <w:t>campaign item</w:t>
            </w:r>
            <w:r w:rsidR="005C49A0">
              <w:t xml:space="preserve"> will execute</w:t>
            </w:r>
            <w:r w:rsidR="00213594">
              <w:t xml:space="preserve"> </w:t>
            </w:r>
            <w:r w:rsidR="0090688C">
              <w:t xml:space="preserve">until the </w:t>
            </w:r>
            <w:r w:rsidR="002A0D10">
              <w:t xml:space="preserve">end of the </w:t>
            </w:r>
            <w:r w:rsidR="0090688C">
              <w:t xml:space="preserve">flight </w:t>
            </w:r>
            <w:r w:rsidR="002A0D10">
              <w:t>window is reached</w:t>
            </w:r>
            <w:r w:rsidR="0090688C">
              <w:t xml:space="preserve">.  </w:t>
            </w:r>
          </w:p>
        </w:tc>
      </w:tr>
      <w:tr w:rsidR="009716A5" w:rsidRPr="00952AC9" w:rsidTr="00393313">
        <w:tc>
          <w:tcPr>
            <w:tcW w:w="10458" w:type="dxa"/>
            <w:shd w:val="clear" w:color="auto" w:fill="auto"/>
          </w:tcPr>
          <w:p w:rsidR="009716A5" w:rsidRPr="00981E45" w:rsidRDefault="009716A5" w:rsidP="00D96454">
            <w:pPr>
              <w:pStyle w:val="ListParagraph"/>
              <w:numPr>
                <w:ilvl w:val="0"/>
                <w:numId w:val="111"/>
              </w:numPr>
              <w:rPr>
                <w:b/>
              </w:rPr>
            </w:pPr>
            <w:r>
              <w:rPr>
                <w:b/>
              </w:rPr>
              <w:t xml:space="preserve"> / Phase 2 / Performance Goals</w:t>
            </w:r>
          </w:p>
          <w:p w:rsidR="009716A5" w:rsidRDefault="009716A5" w:rsidP="00393313">
            <w:r w:rsidRPr="009716A5">
              <w:t>The CIP consumer MUST support transitioning between Goal Types at any point during a campaign item’s flight window.  The system must support moving from one Goal Type to another with reporting that reflects campaign item life to date statistics as if the campaign item had been that goal type since inception.</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w:t>
            </w:r>
            <w:r w:rsidR="009716A5">
              <w:rPr>
                <w:b/>
              </w:rPr>
              <w:t>1</w:t>
            </w:r>
            <w:r>
              <w:rPr>
                <w:b/>
              </w:rPr>
              <w:t xml:space="preserve"> / Performance Goals</w:t>
            </w:r>
          </w:p>
          <w:p w:rsidR="00701450" w:rsidRDefault="006024B7" w:rsidP="00FA0675">
            <w:r w:rsidRPr="009716A5">
              <w:t>The CIP consumer</w:t>
            </w:r>
            <w:r w:rsidR="005C49A0" w:rsidRPr="009716A5">
              <w:t xml:space="preserve"> MUST </w:t>
            </w:r>
            <w:r w:rsidR="002A0D10" w:rsidRPr="009716A5">
              <w:t>support</w:t>
            </w:r>
            <w:r w:rsidR="005C49A0" w:rsidRPr="009716A5">
              <w:t xml:space="preserve"> </w:t>
            </w:r>
            <w:r w:rsidR="009716A5">
              <w:t xml:space="preserve">modifications of goal amounts </w:t>
            </w:r>
            <w:r w:rsidR="005C49A0" w:rsidRPr="009716A5">
              <w:t xml:space="preserve">at any point during a </w:t>
            </w:r>
            <w:r w:rsidR="00642CC7" w:rsidRPr="009716A5">
              <w:t>campaign item’s</w:t>
            </w:r>
            <w:r w:rsidR="005C49A0" w:rsidRPr="009716A5">
              <w:t xml:space="preserve"> flight window.  The system must support moving from one Goal to another</w:t>
            </w:r>
            <w:r w:rsidR="009716A5">
              <w:t xml:space="preserve">, with execution reflecting the current </w:t>
            </w:r>
            <w:r w:rsidR="009716A5">
              <w:lastRenderedPageBreak/>
              <w:t>status to the new goal.</w:t>
            </w:r>
            <w:r w:rsidR="005C49A0" w:rsidRPr="009716A5">
              <w:t xml:space="preserve"> </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lastRenderedPageBreak/>
              <w:t xml:space="preserve"> / Phase 3 / Trick Mode Control</w:t>
            </w:r>
          </w:p>
          <w:p w:rsidR="005C49A0" w:rsidRDefault="00443AE7" w:rsidP="00E172E8">
            <w:r>
              <w:t xml:space="preserve">The CIP MUST </w:t>
            </w:r>
            <w:r w:rsidR="00E172E8">
              <w:t xml:space="preserve">support </w:t>
            </w:r>
            <w:r>
              <w:t xml:space="preserve">communication of the desired Trick Mode behavior.  The two designations that must be supported are FFW Enabled and FFW Disabled.  </w:t>
            </w:r>
            <w:r w:rsidR="006024B7">
              <w:t>The CIP consumer</w:t>
            </w:r>
            <w:r>
              <w:t xml:space="preserve"> MUST interpret FFW Enabled to mean that the viewer is allowed to fast-forward through ads.  The </w:t>
            </w:r>
            <w:r w:rsidR="00701450">
              <w:t>CIP consumer</w:t>
            </w:r>
            <w:r>
              <w:t xml:space="preserve"> MUST interpret FFW Disabled to mean that the viewer is not allowed to fast-forward through ads.  </w:t>
            </w:r>
          </w:p>
        </w:tc>
      </w:tr>
      <w:tr w:rsidR="005C49A0" w:rsidRPr="00952AC9" w:rsidTr="007D385D">
        <w:tc>
          <w:tcPr>
            <w:tcW w:w="10458" w:type="dxa"/>
            <w:shd w:val="clear" w:color="auto" w:fill="auto"/>
          </w:tcPr>
          <w:p w:rsidR="005C49A0" w:rsidRPr="00981E45" w:rsidRDefault="005C49A0" w:rsidP="00D96454">
            <w:pPr>
              <w:pStyle w:val="ListParagraph"/>
              <w:numPr>
                <w:ilvl w:val="0"/>
                <w:numId w:val="111"/>
              </w:numPr>
              <w:rPr>
                <w:b/>
              </w:rPr>
            </w:pPr>
            <w:r>
              <w:rPr>
                <w:b/>
              </w:rPr>
              <w:t xml:space="preserve"> / Phase </w:t>
            </w:r>
            <w:r w:rsidR="00443AE7">
              <w:rPr>
                <w:b/>
              </w:rPr>
              <w:t>3</w:t>
            </w:r>
            <w:r>
              <w:rPr>
                <w:b/>
              </w:rPr>
              <w:t xml:space="preserve"> / </w:t>
            </w:r>
            <w:r w:rsidR="00443AE7">
              <w:rPr>
                <w:b/>
              </w:rPr>
              <w:t>Trick Mode Control</w:t>
            </w:r>
          </w:p>
          <w:p w:rsidR="005C49A0" w:rsidRDefault="00443AE7" w:rsidP="00F87C9B">
            <w:r>
              <w:t xml:space="preserve">The Trick Mode Control MUST NOT impact the trick mode behavior allowed within the entertainment content.  </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3 / Trick Mode Control</w:t>
            </w:r>
          </w:p>
          <w:p w:rsidR="00443AE7" w:rsidRDefault="00443AE7" w:rsidP="00F87C9B">
            <w:r>
              <w:t>The Trick Mode Control MUST be subservient to any Trick Mode Control rules that the MSO otherwise has in place.</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3 / Trick Mode Control</w:t>
            </w:r>
          </w:p>
          <w:p w:rsidR="00443AE7" w:rsidRDefault="00443AE7" w:rsidP="00F87C9B">
            <w:r>
              <w:t>As part of future releases, the CIP should accommodate communication of additional trick modes beyond FFW.</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1 / Performance Feedback</w:t>
            </w:r>
          </w:p>
          <w:p w:rsidR="00443AE7" w:rsidRDefault="00443AE7" w:rsidP="00E172E8">
            <w:r>
              <w:t xml:space="preserve">The CIP MUST </w:t>
            </w:r>
            <w:r w:rsidR="00E172E8">
              <w:t xml:space="preserve">support </w:t>
            </w:r>
            <w:r>
              <w:t xml:space="preserve">communication of the desired Performance Feedback Standards.  The </w:t>
            </w:r>
            <w:r w:rsidR="00E172E8">
              <w:t xml:space="preserve">performance </w:t>
            </w:r>
            <w:r>
              <w:t xml:space="preserve">feedback </w:t>
            </w:r>
            <w:r w:rsidR="00E172E8">
              <w:t xml:space="preserve">information </w:t>
            </w:r>
            <w:r>
              <w:t xml:space="preserve">that must be provided </w:t>
            </w:r>
            <w:r w:rsidR="00E172E8">
              <w:t xml:space="preserve">is </w:t>
            </w:r>
            <w:r w:rsidR="00642CC7">
              <w:t xml:space="preserve">Asset Status, </w:t>
            </w:r>
            <w:r w:rsidR="00E172E8">
              <w:t>E</w:t>
            </w:r>
            <w:r w:rsidR="00642CC7">
              <w:t xml:space="preserve">xecution </w:t>
            </w:r>
            <w:r w:rsidR="00E172E8">
              <w:t>R</w:t>
            </w:r>
            <w:r w:rsidR="00642CC7">
              <w:t>eadiness</w:t>
            </w:r>
            <w:r>
              <w:t>, View Count, and Insertion Count.</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1 / Performance Feedback</w:t>
            </w:r>
          </w:p>
          <w:p w:rsidR="00443AE7" w:rsidRDefault="00443AE7" w:rsidP="00E172E8">
            <w:r>
              <w:t>Asset</w:t>
            </w:r>
            <w:r w:rsidR="00642CC7">
              <w:t xml:space="preserve"> Status</w:t>
            </w:r>
            <w:r>
              <w:t xml:space="preserve"> </w:t>
            </w:r>
            <w:r w:rsidR="00642CC7">
              <w:t>feedback</w:t>
            </w:r>
            <w:r>
              <w:t xml:space="preserve"> must be provided to Canoe </w:t>
            </w:r>
            <w:r w:rsidR="00C50CE8">
              <w:t>when the reportAsOf attribute date/time has been reached and</w:t>
            </w:r>
            <w:r w:rsidR="00E172E8">
              <w:t>/or the availability of the asset changes.</w:t>
            </w:r>
            <w:r w:rsidR="00C50CE8">
              <w:t xml:space="preserve">  </w:t>
            </w:r>
            <w:r>
              <w:t xml:space="preserve">The </w:t>
            </w:r>
            <w:r w:rsidR="0090688C">
              <w:t>fee</w:t>
            </w:r>
            <w:r w:rsidR="000357CF">
              <w:t>d</w:t>
            </w:r>
            <w:r w:rsidR="0090688C">
              <w:t xml:space="preserve">back </w:t>
            </w:r>
            <w:r>
              <w:t>must provide an AssetID, ProviderID, Status (</w:t>
            </w:r>
            <w:r w:rsidR="007E0AD0" w:rsidRPr="007E0AD0">
              <w:rPr>
                <w:rFonts w:ascii="Times New Roman" w:hAnsi="Times New Roman" w:cs="Times New Roman"/>
                <w:sz w:val="24"/>
                <w:szCs w:val="24"/>
              </w:rPr>
              <w:t>unknown|processing|ready|</w:t>
            </w:r>
            <w:proofErr w:type="gramStart"/>
            <w:r w:rsidR="007E0AD0" w:rsidRPr="007E0AD0">
              <w:rPr>
                <w:rFonts w:ascii="Times New Roman" w:hAnsi="Times New Roman" w:cs="Times New Roman"/>
                <w:sz w:val="24"/>
                <w:szCs w:val="24"/>
              </w:rPr>
              <w:t>private:</w:t>
            </w:r>
            <w:proofErr w:type="gramEnd"/>
            <w:r w:rsidR="007E0AD0" w:rsidRPr="007E0AD0">
              <w:rPr>
                <w:rFonts w:ascii="Times New Roman" w:hAnsi="Times New Roman" w:cs="Times New Roman"/>
                <w:sz w:val="24"/>
                <w:szCs w:val="24"/>
              </w:rPr>
              <w:t>.+</w:t>
            </w:r>
            <w:r w:rsidRPr="007E0AD0">
              <w:t xml:space="preserve">), </w:t>
            </w:r>
            <w:r>
              <w:t xml:space="preserve">and a time stamp for the Status Change.  </w:t>
            </w:r>
          </w:p>
        </w:tc>
      </w:tr>
      <w:tr w:rsidR="00833D06" w:rsidRPr="00952AC9" w:rsidTr="0078254A">
        <w:tc>
          <w:tcPr>
            <w:tcW w:w="10458" w:type="dxa"/>
            <w:shd w:val="clear" w:color="auto" w:fill="auto"/>
          </w:tcPr>
          <w:p w:rsidR="00833D06" w:rsidRPr="00981E45" w:rsidRDefault="00833D06" w:rsidP="00D96454">
            <w:pPr>
              <w:pStyle w:val="ListParagraph"/>
              <w:numPr>
                <w:ilvl w:val="0"/>
                <w:numId w:val="111"/>
              </w:numPr>
              <w:rPr>
                <w:b/>
              </w:rPr>
            </w:pPr>
            <w:r>
              <w:rPr>
                <w:b/>
              </w:rPr>
              <w:t xml:space="preserve"> / Phase 1 / Performance Feedback</w:t>
            </w:r>
          </w:p>
          <w:p w:rsidR="00833D06" w:rsidRDefault="00833D06" w:rsidP="0078254A">
            <w:r w:rsidRPr="00C62578">
              <w:t xml:space="preserve">Execution readiness status must be provided to </w:t>
            </w:r>
            <w:r w:rsidRPr="004868E2">
              <w:t>Canoe</w:t>
            </w:r>
            <w:r>
              <w:t xml:space="preserve"> when the reportAsOf attribute date/time has been reached and/or the exectution status has changed.  The feedback must provide a Status </w:t>
            </w:r>
            <w:r w:rsidRPr="00B70C59">
              <w:t>(</w:t>
            </w:r>
            <w:r w:rsidRPr="002836A3">
              <w:rPr>
                <w:rFonts w:ascii="Times New Roman" w:hAnsi="Times New Roman" w:cs="Times New Roman"/>
                <w:sz w:val="24"/>
                <w:szCs w:val="24"/>
              </w:rPr>
              <w:t>notReady|processing|ready|</w:t>
            </w:r>
            <w:proofErr w:type="gramStart"/>
            <w:r w:rsidRPr="002836A3">
              <w:rPr>
                <w:rFonts w:ascii="Times New Roman" w:hAnsi="Times New Roman" w:cs="Times New Roman"/>
                <w:sz w:val="24"/>
                <w:szCs w:val="24"/>
              </w:rPr>
              <w:t>private:</w:t>
            </w:r>
            <w:proofErr w:type="gramEnd"/>
            <w:r w:rsidRPr="002836A3">
              <w:rPr>
                <w:rFonts w:ascii="Times New Roman" w:hAnsi="Times New Roman" w:cs="Times New Roman"/>
                <w:sz w:val="24"/>
                <w:szCs w:val="24"/>
              </w:rPr>
              <w:t xml:space="preserve">.+) </w:t>
            </w:r>
            <w:r>
              <w:t>and a time stamp for the Status Change.</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1 / Performance Feedback</w:t>
            </w:r>
          </w:p>
          <w:p w:rsidR="00443AE7" w:rsidRDefault="00443AE7" w:rsidP="000357CF">
            <w:r>
              <w:t xml:space="preserve">View Count statistics must be provided to Canoe whenever an ad is viewed.  An ad is said to be viewed if the first frame of the ad is played in Normal Play Time.  View count statistics should be provided to Canoe within </w:t>
            </w:r>
            <w:r w:rsidR="000357CF">
              <w:t>15</w:t>
            </w:r>
            <w:r w:rsidR="00642CC7">
              <w:t xml:space="preserve"> </w:t>
            </w:r>
            <w:r>
              <w:t>minutes of the teardown of the session that the view occurred for.</w:t>
            </w:r>
            <w:r w:rsidR="001657AF">
              <w:t xml:space="preserve">  View count statistics will be provided as cumulative totals.</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1 / Performance Feedback</w:t>
            </w:r>
          </w:p>
          <w:p w:rsidR="00443AE7" w:rsidRDefault="00443AE7" w:rsidP="00F87C9B">
            <w:r>
              <w:t xml:space="preserve">Insertion Count statistics must be provided to Canoe whenever an ad is placed.  An ad is said to be inserted when the ADS sends the ad to the ADM for insertion in the playlist.  No validation of playout is required.  Insertion count statistics should be provided to Canoe at least every </w:t>
            </w:r>
            <w:r w:rsidR="00B26C1B">
              <w:t xml:space="preserve">X configurable minutes (initially set to </w:t>
            </w:r>
            <w:r>
              <w:t>15 minutes</w:t>
            </w:r>
            <w:r w:rsidR="00B26C1B">
              <w:t>)</w:t>
            </w:r>
            <w:r>
              <w:t>.</w:t>
            </w:r>
            <w:r w:rsidR="001657AF">
              <w:t xml:space="preserve">  Insertion count statistics will be provided as cumulative totals.</w:t>
            </w:r>
          </w:p>
        </w:tc>
      </w:tr>
      <w:tr w:rsidR="00443AE7" w:rsidRPr="00952AC9" w:rsidTr="007D385D">
        <w:tc>
          <w:tcPr>
            <w:tcW w:w="10458" w:type="dxa"/>
            <w:shd w:val="clear" w:color="auto" w:fill="auto"/>
          </w:tcPr>
          <w:p w:rsidR="00443AE7" w:rsidRPr="00981E45" w:rsidRDefault="00443AE7" w:rsidP="00D96454">
            <w:pPr>
              <w:pStyle w:val="ListParagraph"/>
              <w:numPr>
                <w:ilvl w:val="0"/>
                <w:numId w:val="111"/>
              </w:numPr>
              <w:rPr>
                <w:b/>
              </w:rPr>
            </w:pPr>
            <w:r>
              <w:rPr>
                <w:b/>
              </w:rPr>
              <w:t xml:space="preserve"> / Phase 1 / Campaign Item Updates</w:t>
            </w:r>
            <w:r w:rsidR="002C7064">
              <w:rPr>
                <w:b/>
              </w:rPr>
              <w:t xml:space="preserve"> - Informative</w:t>
            </w:r>
          </w:p>
          <w:p w:rsidR="00CE33C7" w:rsidRDefault="006024B7" w:rsidP="00252252">
            <w:r>
              <w:t>The CIP consumer</w:t>
            </w:r>
            <w:r w:rsidR="00443AE7" w:rsidRPr="006F3A77">
              <w:t xml:space="preserve"> should expect and accommodate changes to </w:t>
            </w:r>
            <w:r w:rsidR="008042CF">
              <w:t xml:space="preserve">the </w:t>
            </w:r>
            <w:r w:rsidR="00B70C59">
              <w:t xml:space="preserve">any aspect of the </w:t>
            </w:r>
            <w:r w:rsidR="008042CF">
              <w:t xml:space="preserve">CIP instructions representing a campaign item except </w:t>
            </w:r>
            <w:r w:rsidR="00B70C59">
              <w:t xml:space="preserve">for </w:t>
            </w:r>
            <w:r w:rsidR="008042CF">
              <w:t>peid’s, guids and epsids.</w:t>
            </w:r>
          </w:p>
        </w:tc>
      </w:tr>
      <w:tr w:rsidR="005F4D34" w:rsidRPr="00952AC9" w:rsidTr="007D385D">
        <w:tc>
          <w:tcPr>
            <w:tcW w:w="10458" w:type="dxa"/>
            <w:shd w:val="clear" w:color="auto" w:fill="auto"/>
          </w:tcPr>
          <w:p w:rsidR="005F4D34" w:rsidRPr="00981E45" w:rsidRDefault="005F4D34" w:rsidP="00D96454">
            <w:pPr>
              <w:pStyle w:val="ListParagraph"/>
              <w:numPr>
                <w:ilvl w:val="0"/>
                <w:numId w:val="111"/>
              </w:numPr>
              <w:rPr>
                <w:b/>
              </w:rPr>
            </w:pPr>
            <w:r>
              <w:rPr>
                <w:b/>
              </w:rPr>
              <w:t xml:space="preserve"> / Phase 1 / Campaign Item Updates</w:t>
            </w:r>
            <w:r w:rsidR="002C7064">
              <w:rPr>
                <w:b/>
              </w:rPr>
              <w:t xml:space="preserve"> - Informative</w:t>
            </w:r>
          </w:p>
          <w:p w:rsidR="005F4D34" w:rsidRDefault="005F4D34" w:rsidP="00833D06">
            <w:r w:rsidRPr="00C62578">
              <w:t>The Canoe campaign stewardship system communicates in-flight campaign updates immediately (</w:t>
            </w:r>
            <w:r w:rsidR="00B70C59">
              <w:t xml:space="preserve">Does </w:t>
            </w:r>
            <w:r w:rsidR="00CE33C7">
              <w:t xml:space="preserve">Not </w:t>
            </w:r>
            <w:r w:rsidR="00CE33C7">
              <w:lastRenderedPageBreak/>
              <w:t>wait for the next batch update</w:t>
            </w:r>
            <w:r w:rsidRPr="00C62578">
              <w:t xml:space="preserve">) when </w:t>
            </w:r>
            <w:r w:rsidR="005078DA">
              <w:t>certain</w:t>
            </w:r>
            <w:r w:rsidRPr="00C62578">
              <w:t xml:space="preserve"> attributes are modified.</w:t>
            </w:r>
          </w:p>
        </w:tc>
      </w:tr>
      <w:tr w:rsidR="000E19F0" w:rsidRPr="00952AC9" w:rsidTr="008D3AE6">
        <w:tc>
          <w:tcPr>
            <w:tcW w:w="10458" w:type="dxa"/>
            <w:shd w:val="clear" w:color="auto" w:fill="auto"/>
          </w:tcPr>
          <w:p w:rsidR="000E19F0" w:rsidRDefault="000E19F0" w:rsidP="00D96454">
            <w:pPr>
              <w:pStyle w:val="ListParagraph"/>
              <w:numPr>
                <w:ilvl w:val="0"/>
                <w:numId w:val="111"/>
              </w:numPr>
              <w:rPr>
                <w:b/>
              </w:rPr>
            </w:pPr>
            <w:r>
              <w:rPr>
                <w:b/>
              </w:rPr>
              <w:lastRenderedPageBreak/>
              <w:t xml:space="preserve"> / Phase 1 / Campaign Item Updates</w:t>
            </w:r>
          </w:p>
          <w:p w:rsidR="000E19F0" w:rsidRPr="00252252" w:rsidRDefault="000E19F0" w:rsidP="00833D06">
            <w:pPr>
              <w:rPr>
                <w:b/>
              </w:rPr>
            </w:pPr>
            <w:r w:rsidRPr="0039062B">
              <w:t xml:space="preserve">The </w:t>
            </w:r>
            <w:r>
              <w:t>CIP consumer</w:t>
            </w:r>
            <w:r w:rsidRPr="0039062B">
              <w:t xml:space="preserve"> </w:t>
            </w:r>
            <w:r>
              <w:t xml:space="preserve">MUST </w:t>
            </w:r>
            <w:r w:rsidRPr="0039062B">
              <w:t xml:space="preserve">ingest and implement campaign information within 60 seconds of receipt.  Propagation shall occur in the timeframes of standard system processes (the same as other campaigns managed within the </w:t>
            </w:r>
            <w:r w:rsidR="00833D06">
              <w:t>CIP consumer’s systems</w:t>
            </w:r>
            <w:r w:rsidRPr="0039062B">
              <w:t xml:space="preserve">).  Any time required </w:t>
            </w:r>
            <w:r w:rsidR="00B70C59">
              <w:t>for</w:t>
            </w:r>
            <w:r w:rsidRPr="0039062B">
              <w:t xml:space="preserve"> perform</w:t>
            </w:r>
            <w:r w:rsidR="00B70C59">
              <w:t>ance of</w:t>
            </w:r>
            <w:r w:rsidRPr="0039062B">
              <w:t xml:space="preserve"> </w:t>
            </w:r>
            <w:r w:rsidR="00B70C59">
              <w:t xml:space="preserve">checks for </w:t>
            </w:r>
            <w:r w:rsidRPr="0039062B">
              <w:t>media or execution readiness is additional.</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t xml:space="preserve"> / Phase 1 / Campaign Item Updates</w:t>
            </w:r>
          </w:p>
          <w:p w:rsidR="00F70A65" w:rsidRDefault="006024B7" w:rsidP="007E0AD0">
            <w:r>
              <w:t>The CIP consumer</w:t>
            </w:r>
            <w:r w:rsidR="00EA7A71" w:rsidRPr="00EA7A71">
              <w:t xml:space="preserve"> should expect </w:t>
            </w:r>
            <w:r w:rsidR="00F70A65">
              <w:t xml:space="preserve">batch </w:t>
            </w:r>
            <w:r w:rsidR="00EA7A71" w:rsidRPr="00EA7A71">
              <w:t xml:space="preserve">updates </w:t>
            </w:r>
            <w:r w:rsidR="00F70A65">
              <w:t xml:space="preserve">to in-flight campaign items </w:t>
            </w:r>
            <w:r w:rsidR="00EA7A71" w:rsidRPr="00EA7A71">
              <w:t xml:space="preserve">as often as every 15 minutes but in no case less frequently than every </w:t>
            </w:r>
            <w:r w:rsidR="00F70A65">
              <w:t xml:space="preserve">24 </w:t>
            </w:r>
            <w:r w:rsidR="00EA7A71" w:rsidRPr="00EA7A71">
              <w:t>hour</w:t>
            </w:r>
            <w:r w:rsidR="00F70A65">
              <w:t>s</w:t>
            </w:r>
            <w:r w:rsidR="00EA7A71" w:rsidRPr="00EA7A71">
              <w:t>.</w:t>
            </w:r>
            <w:r w:rsidR="00F70A65">
              <w:t xml:space="preserve">  Initially this interval will be every 6 hours.  Changes </w:t>
            </w:r>
            <w:r w:rsidR="002C7064">
              <w:t>t</w:t>
            </w:r>
            <w:r w:rsidR="007E0AD0">
              <w:t>o</w:t>
            </w:r>
            <w:r w:rsidR="002C7064">
              <w:t>o</w:t>
            </w:r>
            <w:r w:rsidR="00F70A65">
              <w:t xml:space="preserve"> </w:t>
            </w:r>
            <w:r w:rsidR="00CE33C7">
              <w:t xml:space="preserve">many campaign elements and attributes </w:t>
            </w:r>
            <w:r w:rsidR="00F70A65">
              <w:t>are held for communication in the next batch update</w:t>
            </w:r>
            <w:r w:rsidR="000E19F0">
              <w:t>.</w:t>
            </w:r>
          </w:p>
        </w:tc>
      </w:tr>
      <w:tr w:rsidR="00E8175F" w:rsidRPr="00952AC9" w:rsidTr="00300F76">
        <w:tc>
          <w:tcPr>
            <w:tcW w:w="10458" w:type="dxa"/>
            <w:shd w:val="clear" w:color="auto" w:fill="auto"/>
          </w:tcPr>
          <w:p w:rsidR="00E8175F" w:rsidRPr="00981E45" w:rsidRDefault="00E8175F" w:rsidP="00300F76">
            <w:pPr>
              <w:pStyle w:val="ListParagraph"/>
              <w:numPr>
                <w:ilvl w:val="0"/>
                <w:numId w:val="111"/>
              </w:numPr>
              <w:rPr>
                <w:b/>
              </w:rPr>
            </w:pPr>
            <w:r>
              <w:rPr>
                <w:b/>
              </w:rPr>
              <w:t xml:space="preserve"> / Phase 1 / Resolution Compatibility</w:t>
            </w:r>
          </w:p>
          <w:p w:rsidR="00E8175F" w:rsidRDefault="00E8175F" w:rsidP="00E8175F">
            <w:r>
              <w:t xml:space="preserve">The CIP consumer must insure that the resolution of placed ads is compatible with the resolution of the entertainment asset.  The CIP publisher is not required to communicate any specific qualification for resolution.  The CIP Publisher may communicate a resolution qualifier which restricts placement to entertainment assets </w:t>
            </w:r>
            <w:r w:rsidR="00355113">
              <w:t>based on resolution, but this restriction does not relinquish the CIP consumer’s responsibility to insure resolution compatibility.</w:t>
            </w:r>
            <w:r w:rsidR="000B3356">
              <w:t xml:space="preserve">  The CIP consumer should insure that opportunities do not remain unfilled when qualifying campaigns with resolution compatible ad assets exist.</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t xml:space="preserve"> / Phase 1 / Decision</w:t>
            </w:r>
          </w:p>
          <w:p w:rsidR="00EA7A71" w:rsidRDefault="006024B7" w:rsidP="00F87C9B">
            <w:r>
              <w:t>The CIP consumer</w:t>
            </w:r>
            <w:r w:rsidR="00EA7A71">
              <w:t xml:space="preserve"> must utilize opportunities for placement to the fullest extent possible.  This means ads will continue to be inserted into an opportunity until insertion of any of the remaining qualified ads would cause the aggregate duration of all ads placed (in the opportunity) to exceed the established duration of that opportunity.  </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t xml:space="preserve"> / Phase 1 / Decision</w:t>
            </w:r>
          </w:p>
          <w:p w:rsidR="00EA7A71" w:rsidRPr="00C62578" w:rsidRDefault="00EA7A71" w:rsidP="00EA7A71">
            <w:r w:rsidRPr="00C62578">
              <w:t>Canoe expects only those placements which match the characteristics of the placement opportunity will be considered for execution.  These placement opportunity characteristics are;</w:t>
            </w:r>
          </w:p>
          <w:p w:rsidR="00EA7A71" w:rsidRPr="00C62578" w:rsidRDefault="00EA7A71" w:rsidP="00D96454">
            <w:pPr>
              <w:pStyle w:val="ListParagraph"/>
              <w:numPr>
                <w:ilvl w:val="0"/>
                <w:numId w:val="56"/>
              </w:numPr>
            </w:pPr>
            <w:r w:rsidRPr="00C62578">
              <w:rPr>
                <w:rFonts w:ascii="Times New Roman" w:hAnsi="Times New Roman"/>
                <w:sz w:val="20"/>
                <w:szCs w:val="20"/>
              </w:rPr>
              <w:t>Opportunity Type of the opportunity containing the placement opportunity</w:t>
            </w:r>
          </w:p>
          <w:p w:rsidR="00EA7A71" w:rsidRPr="00C62578" w:rsidRDefault="00EA7A71" w:rsidP="00D96454">
            <w:pPr>
              <w:pStyle w:val="ListParagraph"/>
              <w:numPr>
                <w:ilvl w:val="0"/>
                <w:numId w:val="56"/>
              </w:numPr>
            </w:pPr>
            <w:r w:rsidRPr="00C62578">
              <w:rPr>
                <w:rFonts w:ascii="Times New Roman" w:hAnsi="Times New Roman"/>
                <w:sz w:val="20"/>
                <w:szCs w:val="20"/>
              </w:rPr>
              <w:t xml:space="preserve">Midroll designation of the opportunity containing the placement opportunity </w:t>
            </w:r>
          </w:p>
          <w:p w:rsidR="00EA7A71" w:rsidRPr="00C62578" w:rsidRDefault="00EA7A71" w:rsidP="00D96454">
            <w:pPr>
              <w:pStyle w:val="ListParagraph"/>
              <w:numPr>
                <w:ilvl w:val="0"/>
                <w:numId w:val="56"/>
              </w:numPr>
            </w:pPr>
            <w:r w:rsidRPr="00C62578">
              <w:rPr>
                <w:rFonts w:ascii="Times New Roman" w:hAnsi="Times New Roman"/>
                <w:sz w:val="20"/>
                <w:szCs w:val="20"/>
              </w:rPr>
              <w:t>Position in Opportunity of placement opportunity</w:t>
            </w:r>
          </w:p>
          <w:p w:rsidR="00EA7A71" w:rsidRPr="00C62578" w:rsidRDefault="00EA7A71" w:rsidP="00D96454">
            <w:pPr>
              <w:pStyle w:val="ListParagraph"/>
              <w:numPr>
                <w:ilvl w:val="0"/>
                <w:numId w:val="56"/>
              </w:numPr>
            </w:pPr>
            <w:r w:rsidRPr="00C62578">
              <w:rPr>
                <w:rFonts w:ascii="Times New Roman" w:hAnsi="Times New Roman"/>
                <w:sz w:val="20"/>
                <w:szCs w:val="20"/>
              </w:rPr>
              <w:t>CurrentDateTime the session containing the placement opportunity</w:t>
            </w:r>
            <w:r w:rsidR="00D477D0">
              <w:rPr>
                <w:rFonts w:ascii="Times New Roman" w:hAnsi="Times New Roman"/>
                <w:sz w:val="20"/>
                <w:szCs w:val="20"/>
              </w:rPr>
              <w:t xml:space="preserve"> </w:t>
            </w:r>
            <w:r w:rsidRPr="00C62578">
              <w:rPr>
                <w:rFonts w:ascii="Times New Roman" w:hAnsi="Times New Roman"/>
                <w:sz w:val="20"/>
                <w:szCs w:val="20"/>
              </w:rPr>
              <w:t xml:space="preserve">was requested (matched to </w:t>
            </w:r>
            <w:r w:rsidR="00B26C1B">
              <w:rPr>
                <w:rFonts w:ascii="Times New Roman" w:hAnsi="Times New Roman"/>
                <w:sz w:val="20"/>
                <w:szCs w:val="20"/>
              </w:rPr>
              <w:t xml:space="preserve">flight window, </w:t>
            </w:r>
            <w:r w:rsidRPr="00C62578">
              <w:rPr>
                <w:rFonts w:ascii="Times New Roman" w:hAnsi="Times New Roman"/>
                <w:sz w:val="20"/>
                <w:szCs w:val="20"/>
              </w:rPr>
              <w:t>Day of Week and Time of Day restrictions)</w:t>
            </w:r>
          </w:p>
          <w:p w:rsidR="00EA7A71" w:rsidRDefault="00EA7A71" w:rsidP="00D96454">
            <w:pPr>
              <w:pStyle w:val="ListParagraph"/>
              <w:numPr>
                <w:ilvl w:val="0"/>
                <w:numId w:val="56"/>
              </w:numPr>
            </w:pPr>
            <w:r w:rsidRPr="00C62578">
              <w:rPr>
                <w:rFonts w:ascii="Times New Roman" w:hAnsi="Times New Roman"/>
                <w:sz w:val="20"/>
                <w:szCs w:val="20"/>
              </w:rPr>
              <w:t>CL 3.0 Metadata relating to the entertainment asset of the session containing the placement opportunity</w:t>
            </w:r>
          </w:p>
        </w:tc>
      </w:tr>
      <w:tr w:rsidR="00AC1BE5" w:rsidRPr="00952AC9" w:rsidTr="007D385D">
        <w:tc>
          <w:tcPr>
            <w:tcW w:w="10458" w:type="dxa"/>
            <w:shd w:val="clear" w:color="auto" w:fill="auto"/>
          </w:tcPr>
          <w:p w:rsidR="00AC1BE5" w:rsidRPr="00981E45" w:rsidRDefault="00AC1BE5" w:rsidP="00D96454">
            <w:pPr>
              <w:pStyle w:val="ListParagraph"/>
              <w:numPr>
                <w:ilvl w:val="0"/>
                <w:numId w:val="111"/>
              </w:numPr>
              <w:rPr>
                <w:b/>
              </w:rPr>
            </w:pPr>
            <w:r>
              <w:rPr>
                <w:b/>
              </w:rPr>
              <w:t xml:space="preserve"> / Phase 1 / Decision </w:t>
            </w:r>
          </w:p>
          <w:p w:rsidR="00AC1BE5" w:rsidRPr="0073245D" w:rsidRDefault="00AC1BE5" w:rsidP="00C62578">
            <w:pPr>
              <w:rPr>
                <w:color w:val="FF0000"/>
              </w:rPr>
            </w:pPr>
            <w:r w:rsidRPr="00C62578">
              <w:t xml:space="preserve">Canoe expects that only those campaign items in the proper state (recState=’act”) </w:t>
            </w:r>
            <w:r w:rsidR="00C62578">
              <w:t>will</w:t>
            </w:r>
            <w:r w:rsidRPr="00C62578">
              <w:t xml:space="preserve"> be considered for placement.</w:t>
            </w:r>
          </w:p>
        </w:tc>
      </w:tr>
      <w:tr w:rsidR="00441BDC" w:rsidRPr="00952AC9" w:rsidTr="007D385D">
        <w:tc>
          <w:tcPr>
            <w:tcW w:w="10458" w:type="dxa"/>
            <w:shd w:val="clear" w:color="auto" w:fill="auto"/>
          </w:tcPr>
          <w:p w:rsidR="00441BDC" w:rsidRPr="00981E45" w:rsidRDefault="00441BDC" w:rsidP="00D96454">
            <w:pPr>
              <w:pStyle w:val="ListParagraph"/>
              <w:numPr>
                <w:ilvl w:val="0"/>
                <w:numId w:val="111"/>
              </w:numPr>
              <w:rPr>
                <w:b/>
              </w:rPr>
            </w:pPr>
            <w:r>
              <w:rPr>
                <w:b/>
              </w:rPr>
              <w:t xml:space="preserve"> / Phase 1 / </w:t>
            </w:r>
            <w:r w:rsidR="00EB7F4F">
              <w:rPr>
                <w:b/>
              </w:rPr>
              <w:t xml:space="preserve">Summary </w:t>
            </w:r>
            <w:r w:rsidR="00AC1BE5">
              <w:rPr>
                <w:b/>
              </w:rPr>
              <w:t>Viewership Data</w:t>
            </w:r>
            <w:r w:rsidR="00642CC7">
              <w:rPr>
                <w:b/>
              </w:rPr>
              <w:t xml:space="preserve"> </w:t>
            </w:r>
          </w:p>
          <w:p w:rsidR="00441BDC" w:rsidRPr="0073245D" w:rsidRDefault="00AC1BE5" w:rsidP="002C7064">
            <w:pPr>
              <w:rPr>
                <w:color w:val="FF0000"/>
              </w:rPr>
            </w:pPr>
            <w:r w:rsidRPr="00EA7CEA">
              <w:t xml:space="preserve">The </w:t>
            </w:r>
            <w:r w:rsidR="005F19B6">
              <w:t>CIP consumer</w:t>
            </w:r>
            <w:r w:rsidRPr="00EA7CEA">
              <w:t xml:space="preserve">s </w:t>
            </w:r>
            <w:r>
              <w:t xml:space="preserve">must </w:t>
            </w:r>
            <w:r w:rsidRPr="00EA7CEA">
              <w:t xml:space="preserve">provide SMS viewership data within </w:t>
            </w:r>
            <w:r w:rsidR="00D477D0">
              <w:t>15</w:t>
            </w:r>
            <w:r w:rsidRPr="00EA7CEA">
              <w:t xml:space="preserve"> minutes of session teardown.</w:t>
            </w:r>
          </w:p>
        </w:tc>
      </w:tr>
      <w:tr w:rsidR="00EB7F4F" w:rsidRPr="00952AC9" w:rsidTr="003675BC">
        <w:tc>
          <w:tcPr>
            <w:tcW w:w="10458" w:type="dxa"/>
            <w:shd w:val="clear" w:color="auto" w:fill="auto"/>
          </w:tcPr>
          <w:p w:rsidR="00EB7F4F" w:rsidRPr="00981E45" w:rsidRDefault="00EB7F4F" w:rsidP="003675BC">
            <w:pPr>
              <w:pStyle w:val="ListParagraph"/>
              <w:numPr>
                <w:ilvl w:val="0"/>
                <w:numId w:val="111"/>
              </w:numPr>
              <w:rPr>
                <w:b/>
              </w:rPr>
            </w:pPr>
            <w:r>
              <w:rPr>
                <w:b/>
              </w:rPr>
              <w:t xml:space="preserve"> / Phase 1 / Summary Viewership Data </w:t>
            </w:r>
          </w:p>
          <w:p w:rsidR="00EB7F4F" w:rsidRPr="0073245D" w:rsidRDefault="00EB7F4F" w:rsidP="00FD7B35">
            <w:pPr>
              <w:rPr>
                <w:color w:val="FF0000"/>
              </w:rPr>
            </w:pPr>
            <w:r w:rsidRPr="00EA7CEA">
              <w:t xml:space="preserve">The </w:t>
            </w:r>
            <w:r>
              <w:t xml:space="preserve">CIP consumer MUST provide the summary data defined by </w:t>
            </w:r>
            <w:r w:rsidR="00FD7B35">
              <w:fldChar w:fldCharType="begin"/>
            </w:r>
            <w:r w:rsidR="00FD7B35">
              <w:instrText xml:space="preserve"> REF _Ref312227402 \r \h </w:instrText>
            </w:r>
            <w:r w:rsidR="00FD7B35">
              <w:fldChar w:fldCharType="separate"/>
            </w:r>
            <w:r w:rsidR="00FD7B35">
              <w:t>Annex J</w:t>
            </w:r>
            <w:r w:rsidR="00FD7B35">
              <w:fldChar w:fldCharType="end"/>
            </w:r>
            <w:r>
              <w:t xml:space="preserve">- </w:t>
            </w:r>
            <w:r>
              <w:fldChar w:fldCharType="begin"/>
            </w:r>
            <w:r>
              <w:instrText xml:space="preserve"> REF _Ref312227402 \h </w:instrText>
            </w:r>
            <w:r>
              <w:fldChar w:fldCharType="separate"/>
            </w:r>
            <w:r w:rsidR="004C4B35">
              <w:t>Reporting - Definitions</w:t>
            </w:r>
            <w:r>
              <w:fldChar w:fldCharType="end"/>
            </w:r>
            <w:r>
              <w:t>/Data Point Configurations.</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t xml:space="preserve"> / Phase 1 / Detailed Viewership Data</w:t>
            </w:r>
          </w:p>
          <w:p w:rsidR="00EA7A71" w:rsidRDefault="00EA7A71" w:rsidP="00EA7A71">
            <w:r>
              <w:t>The detailed SMS message MUST contain the data necessary to generate the following ad viewership summary report (for multiple ads):</w:t>
            </w:r>
          </w:p>
          <w:p w:rsidR="00EA7A71" w:rsidRDefault="00EA7A71" w:rsidP="00EA7A71">
            <w:r>
              <w:t>Filter by:</w:t>
            </w:r>
          </w:p>
          <w:p w:rsidR="00EA7A71" w:rsidRDefault="00EA7A71" w:rsidP="00D96454">
            <w:pPr>
              <w:numPr>
                <w:ilvl w:val="0"/>
                <w:numId w:val="12"/>
              </w:numPr>
            </w:pPr>
            <w:r>
              <w:lastRenderedPageBreak/>
              <w:t>Network (All / Selected)</w:t>
            </w:r>
          </w:p>
          <w:p w:rsidR="00EA7A71" w:rsidRDefault="00EA7A71" w:rsidP="00D96454">
            <w:pPr>
              <w:numPr>
                <w:ilvl w:val="0"/>
                <w:numId w:val="12"/>
              </w:numPr>
            </w:pPr>
            <w:r>
              <w:t>Date Range (All / Custom Start &amp; End)</w:t>
            </w:r>
          </w:p>
          <w:p w:rsidR="00EA7A71" w:rsidRDefault="00EA7A71" w:rsidP="00D96454">
            <w:pPr>
              <w:numPr>
                <w:ilvl w:val="0"/>
                <w:numId w:val="12"/>
              </w:numPr>
            </w:pPr>
            <w:r>
              <w:t>title asset ID</w:t>
            </w:r>
          </w:p>
          <w:p w:rsidR="00EA7A71" w:rsidRDefault="00EA7A71" w:rsidP="00D96454">
            <w:pPr>
              <w:numPr>
                <w:ilvl w:val="0"/>
                <w:numId w:val="12"/>
              </w:numPr>
            </w:pPr>
            <w:r>
              <w:t>campaign identifier/name</w:t>
            </w:r>
          </w:p>
          <w:p w:rsidR="00EA7A71" w:rsidRDefault="00EA7A71" w:rsidP="00D96454">
            <w:pPr>
              <w:numPr>
                <w:ilvl w:val="0"/>
                <w:numId w:val="12"/>
              </w:numPr>
            </w:pPr>
            <w:r>
              <w:t>Operator</w:t>
            </w:r>
          </w:p>
          <w:p w:rsidR="00EA7A71" w:rsidRDefault="00EA7A71" w:rsidP="00D96454">
            <w:pPr>
              <w:numPr>
                <w:ilvl w:val="0"/>
                <w:numId w:val="12"/>
              </w:numPr>
            </w:pPr>
            <w:r>
              <w:t>VOD system</w:t>
            </w:r>
          </w:p>
          <w:p w:rsidR="00EA7A71" w:rsidRDefault="00EA7A71" w:rsidP="00D96454">
            <w:pPr>
              <w:numPr>
                <w:ilvl w:val="0"/>
                <w:numId w:val="12"/>
              </w:numPr>
            </w:pPr>
            <w:r>
              <w:t>DMA</w:t>
            </w:r>
          </w:p>
          <w:p w:rsidR="00EA7A71" w:rsidRDefault="00EA7A71" w:rsidP="00D96454">
            <w:pPr>
              <w:numPr>
                <w:ilvl w:val="0"/>
                <w:numId w:val="12"/>
              </w:numPr>
            </w:pPr>
            <w:r>
              <w:t>zip code</w:t>
            </w:r>
          </w:p>
          <w:p w:rsidR="00EA7A71" w:rsidRDefault="00EA7A71" w:rsidP="00EA7A71">
            <w:r>
              <w:t>Fields:</w:t>
            </w:r>
          </w:p>
          <w:p w:rsidR="00EA7A71" w:rsidRDefault="00EA7A71" w:rsidP="00D96454">
            <w:pPr>
              <w:numPr>
                <w:ilvl w:val="0"/>
                <w:numId w:val="12"/>
              </w:numPr>
            </w:pPr>
            <w:r>
              <w:t>Total Gross Views</w:t>
            </w:r>
          </w:p>
          <w:p w:rsidR="00EA7A71" w:rsidRDefault="00EA7A71" w:rsidP="00D96454">
            <w:pPr>
              <w:numPr>
                <w:ilvl w:val="0"/>
                <w:numId w:val="12"/>
              </w:numPr>
            </w:pPr>
            <w:r>
              <w:t>Average Gross Views per HH</w:t>
            </w:r>
          </w:p>
          <w:p w:rsidR="00EA7A71" w:rsidRDefault="00EA7A71" w:rsidP="00D96454">
            <w:pPr>
              <w:numPr>
                <w:ilvl w:val="0"/>
                <w:numId w:val="12"/>
              </w:numPr>
            </w:pPr>
            <w:r>
              <w:t>Unique HHs Viewing</w:t>
            </w:r>
          </w:p>
          <w:p w:rsidR="00EA7A71" w:rsidRDefault="00EA7A71" w:rsidP="00D96454">
            <w:pPr>
              <w:numPr>
                <w:ilvl w:val="0"/>
                <w:numId w:val="12"/>
              </w:numPr>
            </w:pPr>
            <w:r>
              <w:t>Total Run Time</w:t>
            </w:r>
          </w:p>
          <w:p w:rsidR="00EA7A71" w:rsidRDefault="00EA7A71" w:rsidP="00D96454">
            <w:pPr>
              <w:numPr>
                <w:ilvl w:val="0"/>
                <w:numId w:val="12"/>
              </w:numPr>
            </w:pPr>
            <w:r>
              <w:t>Average run time per view</w:t>
            </w:r>
          </w:p>
          <w:p w:rsidR="00EA7A71" w:rsidRDefault="00EA7A71" w:rsidP="00D96454">
            <w:pPr>
              <w:numPr>
                <w:ilvl w:val="0"/>
                <w:numId w:val="12"/>
              </w:numPr>
            </w:pPr>
            <w:r>
              <w:t>Total scheduled insertions</w:t>
            </w:r>
          </w:p>
          <w:p w:rsidR="00EA7A71" w:rsidRDefault="00EA7A71" w:rsidP="00D96454">
            <w:pPr>
              <w:numPr>
                <w:ilvl w:val="0"/>
                <w:numId w:val="12"/>
              </w:numPr>
            </w:pPr>
            <w:r>
              <w:t>Total views</w:t>
            </w:r>
          </w:p>
          <w:p w:rsidR="00EA7A71" w:rsidRDefault="00EA7A71" w:rsidP="00EA7A71">
            <w:r>
              <w:t>For each ad: asset ID, name (title), gross views, views/hh, unique hh, total runtime</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lastRenderedPageBreak/>
              <w:t xml:space="preserve"> / Phase 1 / Detailed Viewership Data</w:t>
            </w:r>
          </w:p>
          <w:p w:rsidR="00EA7A71" w:rsidRDefault="00EA7A71" w:rsidP="00EA7A71">
            <w:r>
              <w:t xml:space="preserve">The detailed SMS message MUST contain the data necessary to generate the following ad viewership details report (for a single ad): </w:t>
            </w:r>
          </w:p>
          <w:p w:rsidR="00EA7A71" w:rsidRDefault="00EA7A71" w:rsidP="00EA7A71">
            <w:r>
              <w:t>Filter by:</w:t>
            </w:r>
          </w:p>
          <w:p w:rsidR="00EA7A71" w:rsidRDefault="00EA7A71" w:rsidP="00D96454">
            <w:pPr>
              <w:numPr>
                <w:ilvl w:val="0"/>
                <w:numId w:val="12"/>
              </w:numPr>
            </w:pPr>
            <w:r>
              <w:t>Ad asset ID</w:t>
            </w:r>
          </w:p>
          <w:p w:rsidR="00EA7A71" w:rsidRDefault="00EA7A71" w:rsidP="00D96454">
            <w:pPr>
              <w:numPr>
                <w:ilvl w:val="0"/>
                <w:numId w:val="12"/>
              </w:numPr>
            </w:pPr>
            <w:r>
              <w:t>Network</w:t>
            </w:r>
          </w:p>
          <w:p w:rsidR="00EA7A71" w:rsidRDefault="00EA7A71" w:rsidP="00D96454">
            <w:pPr>
              <w:numPr>
                <w:ilvl w:val="0"/>
                <w:numId w:val="12"/>
              </w:numPr>
            </w:pPr>
            <w:r>
              <w:t>MSO</w:t>
            </w:r>
          </w:p>
          <w:p w:rsidR="00EA7A71" w:rsidRDefault="00EA7A71" w:rsidP="00D96454">
            <w:pPr>
              <w:numPr>
                <w:ilvl w:val="0"/>
                <w:numId w:val="12"/>
              </w:numPr>
            </w:pPr>
            <w:r>
              <w:t>VOD system</w:t>
            </w:r>
          </w:p>
          <w:p w:rsidR="00EA7A71" w:rsidRDefault="00EA7A71" w:rsidP="00D96454">
            <w:pPr>
              <w:numPr>
                <w:ilvl w:val="0"/>
                <w:numId w:val="12"/>
              </w:numPr>
            </w:pPr>
            <w:r>
              <w:t>DMA</w:t>
            </w:r>
          </w:p>
          <w:p w:rsidR="00EA7A71" w:rsidRDefault="00EA7A71" w:rsidP="00D96454">
            <w:pPr>
              <w:numPr>
                <w:ilvl w:val="0"/>
                <w:numId w:val="12"/>
              </w:numPr>
            </w:pPr>
            <w:r>
              <w:t>zip code</w:t>
            </w:r>
          </w:p>
          <w:p w:rsidR="00EA7A71" w:rsidRDefault="00EA7A71" w:rsidP="00EA7A71">
            <w:r>
              <w:t>Fields:</w:t>
            </w:r>
          </w:p>
          <w:p w:rsidR="00EA7A71" w:rsidRDefault="00EA7A71" w:rsidP="00D96454">
            <w:pPr>
              <w:numPr>
                <w:ilvl w:val="0"/>
                <w:numId w:val="12"/>
              </w:numPr>
            </w:pPr>
            <w:r>
              <w:t>Network</w:t>
            </w:r>
          </w:p>
          <w:p w:rsidR="00EA7A71" w:rsidRDefault="00EA7A71" w:rsidP="00D96454">
            <w:pPr>
              <w:numPr>
                <w:ilvl w:val="0"/>
                <w:numId w:val="12"/>
              </w:numPr>
            </w:pPr>
            <w:r>
              <w:t>Asset ID</w:t>
            </w:r>
          </w:p>
          <w:p w:rsidR="00EA7A71" w:rsidRDefault="00EA7A71" w:rsidP="00D96454">
            <w:pPr>
              <w:numPr>
                <w:ilvl w:val="0"/>
                <w:numId w:val="12"/>
              </w:numPr>
            </w:pPr>
            <w:r>
              <w:t>Asset name (title)</w:t>
            </w:r>
          </w:p>
          <w:p w:rsidR="00EA7A71" w:rsidRDefault="00EA7A71" w:rsidP="00D96454">
            <w:pPr>
              <w:numPr>
                <w:ilvl w:val="0"/>
                <w:numId w:val="12"/>
              </w:numPr>
            </w:pPr>
            <w:r>
              <w:t>Total gross views</w:t>
            </w:r>
          </w:p>
          <w:p w:rsidR="00EA7A71" w:rsidRDefault="00EA7A71" w:rsidP="00D96454">
            <w:pPr>
              <w:numPr>
                <w:ilvl w:val="0"/>
                <w:numId w:val="12"/>
              </w:numPr>
            </w:pPr>
            <w:r>
              <w:t>Average gross views per HH</w:t>
            </w:r>
          </w:p>
          <w:p w:rsidR="00EA7A71" w:rsidRDefault="00EA7A71" w:rsidP="00D96454">
            <w:pPr>
              <w:numPr>
                <w:ilvl w:val="0"/>
                <w:numId w:val="12"/>
              </w:numPr>
            </w:pPr>
            <w:r>
              <w:t>Unique HH’s viewing</w:t>
            </w:r>
          </w:p>
          <w:p w:rsidR="00EA7A71" w:rsidRDefault="00EA7A71" w:rsidP="00D96454">
            <w:pPr>
              <w:numPr>
                <w:ilvl w:val="0"/>
                <w:numId w:val="12"/>
              </w:numPr>
            </w:pPr>
            <w:r>
              <w:t>Total run time</w:t>
            </w:r>
          </w:p>
          <w:p w:rsidR="00EA7A71" w:rsidRDefault="00EA7A71" w:rsidP="00D96454">
            <w:pPr>
              <w:numPr>
                <w:ilvl w:val="0"/>
                <w:numId w:val="12"/>
              </w:numPr>
            </w:pPr>
            <w:r>
              <w:t>Average run time per view</w:t>
            </w:r>
          </w:p>
          <w:p w:rsidR="00EA7A71" w:rsidRDefault="00EA7A71" w:rsidP="00D96454">
            <w:pPr>
              <w:numPr>
                <w:ilvl w:val="0"/>
                <w:numId w:val="12"/>
              </w:numPr>
            </w:pPr>
            <w:r>
              <w:t>Average run time per HH</w:t>
            </w:r>
          </w:p>
          <w:p w:rsidR="00EA7A71" w:rsidRDefault="00EA7A71" w:rsidP="00D96454">
            <w:pPr>
              <w:numPr>
                <w:ilvl w:val="0"/>
                <w:numId w:val="12"/>
              </w:numPr>
            </w:pPr>
            <w:r>
              <w:t>Total scheduled insertions</w:t>
            </w:r>
          </w:p>
          <w:p w:rsidR="00EA7A71" w:rsidRDefault="00EA7A71" w:rsidP="00D96454">
            <w:pPr>
              <w:numPr>
                <w:ilvl w:val="0"/>
                <w:numId w:val="12"/>
              </w:numPr>
            </w:pPr>
            <w:r>
              <w:lastRenderedPageBreak/>
              <w:t>Total views</w:t>
            </w:r>
          </w:p>
          <w:p w:rsidR="00EA7A71" w:rsidRDefault="00EA7A71" w:rsidP="00D96454">
            <w:pPr>
              <w:numPr>
                <w:ilvl w:val="0"/>
                <w:numId w:val="12"/>
              </w:numPr>
            </w:pPr>
            <w:r>
              <w:t xml:space="preserve">Number of insertions for each opportunity and position pairing </w:t>
            </w:r>
          </w:p>
          <w:p w:rsidR="00EA7A71" w:rsidRDefault="00EA7A71" w:rsidP="00D96454">
            <w:pPr>
              <w:numPr>
                <w:ilvl w:val="0"/>
                <w:numId w:val="12"/>
              </w:numPr>
            </w:pPr>
            <w:r>
              <w:t>For each title inserted against: title asset ID and number of insertions per title inserted against</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lastRenderedPageBreak/>
              <w:t xml:space="preserve"> / Phase 1 / Detailed Viewership Data</w:t>
            </w:r>
          </w:p>
          <w:p w:rsidR="00EA7A71" w:rsidRDefault="00EA7A71" w:rsidP="00EA7A71">
            <w:r>
              <w:t>The detailed SMS message MUST contain the data necessary to generate the following ad viewership log report (for a single ad):</w:t>
            </w:r>
          </w:p>
          <w:p w:rsidR="00EA7A71" w:rsidRDefault="00EA7A71" w:rsidP="00EA7A71">
            <w:r>
              <w:t>Filter by:</w:t>
            </w:r>
          </w:p>
          <w:p w:rsidR="00EA7A71" w:rsidRDefault="00EA7A71" w:rsidP="00D96454">
            <w:pPr>
              <w:numPr>
                <w:ilvl w:val="0"/>
                <w:numId w:val="12"/>
              </w:numPr>
            </w:pPr>
            <w:r>
              <w:t>Ad asset ID</w:t>
            </w:r>
          </w:p>
          <w:p w:rsidR="00EA7A71" w:rsidRDefault="00EA7A71" w:rsidP="00D96454">
            <w:pPr>
              <w:numPr>
                <w:ilvl w:val="0"/>
                <w:numId w:val="12"/>
              </w:numPr>
            </w:pPr>
            <w:r>
              <w:t>Date Range (All / Custom Start &amp; End)</w:t>
            </w:r>
          </w:p>
          <w:p w:rsidR="00EA7A71" w:rsidRDefault="00EA7A71" w:rsidP="00D96454">
            <w:pPr>
              <w:numPr>
                <w:ilvl w:val="0"/>
                <w:numId w:val="12"/>
              </w:numPr>
            </w:pPr>
            <w:r>
              <w:t>Network</w:t>
            </w:r>
          </w:p>
          <w:p w:rsidR="00EA7A71" w:rsidRDefault="00EA7A71" w:rsidP="00D96454">
            <w:pPr>
              <w:numPr>
                <w:ilvl w:val="0"/>
                <w:numId w:val="12"/>
              </w:numPr>
            </w:pPr>
            <w:r>
              <w:t>MSO</w:t>
            </w:r>
          </w:p>
          <w:p w:rsidR="00EA7A71" w:rsidRDefault="00EA7A71" w:rsidP="00D96454">
            <w:pPr>
              <w:numPr>
                <w:ilvl w:val="0"/>
                <w:numId w:val="12"/>
              </w:numPr>
            </w:pPr>
            <w:r>
              <w:t>VOD system</w:t>
            </w:r>
          </w:p>
          <w:p w:rsidR="00EA7A71" w:rsidRDefault="00EA7A71" w:rsidP="00D96454">
            <w:pPr>
              <w:numPr>
                <w:ilvl w:val="0"/>
                <w:numId w:val="12"/>
              </w:numPr>
            </w:pPr>
            <w:r>
              <w:t>DMA</w:t>
            </w:r>
          </w:p>
          <w:p w:rsidR="00EA7A71" w:rsidRDefault="00EA7A71" w:rsidP="00D96454">
            <w:pPr>
              <w:numPr>
                <w:ilvl w:val="0"/>
                <w:numId w:val="12"/>
              </w:numPr>
            </w:pPr>
            <w:r>
              <w:t>zip code</w:t>
            </w:r>
          </w:p>
          <w:p w:rsidR="00EA7A71" w:rsidRDefault="00EA7A71" w:rsidP="00EA7A71">
            <w:r>
              <w:t>Fields:</w:t>
            </w:r>
          </w:p>
          <w:p w:rsidR="00EA7A71" w:rsidRDefault="00EA7A71" w:rsidP="00D96454">
            <w:pPr>
              <w:numPr>
                <w:ilvl w:val="0"/>
                <w:numId w:val="12"/>
              </w:numPr>
            </w:pPr>
            <w:r>
              <w:t>Unique identifier for the playout of the ad</w:t>
            </w:r>
          </w:p>
          <w:p w:rsidR="00EA7A71" w:rsidRDefault="00EA7A71" w:rsidP="00D96454">
            <w:pPr>
              <w:numPr>
                <w:ilvl w:val="0"/>
                <w:numId w:val="12"/>
              </w:numPr>
            </w:pPr>
            <w:r>
              <w:t>Date/time and timezone of playout</w:t>
            </w:r>
          </w:p>
          <w:p w:rsidR="00EA7A71" w:rsidRDefault="00EA7A71" w:rsidP="00D96454">
            <w:pPr>
              <w:numPr>
                <w:ilvl w:val="0"/>
                <w:numId w:val="12"/>
              </w:numPr>
            </w:pPr>
            <w:r>
              <w:t>Duration of ad (formatted as MM:SS)</w:t>
            </w:r>
          </w:p>
          <w:p w:rsidR="00EA7A71" w:rsidRDefault="00EA7A71" w:rsidP="00D96454">
            <w:pPr>
              <w:numPr>
                <w:ilvl w:val="0"/>
                <w:numId w:val="12"/>
              </w:numPr>
            </w:pPr>
            <w:r>
              <w:t>% of the ad that was viewed (duration spent in 1x / duration of the ad)</w:t>
            </w:r>
          </w:p>
          <w:p w:rsidR="00EA7A71" w:rsidRDefault="00EA7A71" w:rsidP="00D96454">
            <w:pPr>
              <w:numPr>
                <w:ilvl w:val="0"/>
                <w:numId w:val="12"/>
              </w:numPr>
            </w:pPr>
            <w:r>
              <w:t>Trick mode [Enabled/Disabled]</w:t>
            </w:r>
          </w:p>
          <w:p w:rsidR="00EA7A71" w:rsidRDefault="00EA7A71" w:rsidP="00D96454">
            <w:pPr>
              <w:numPr>
                <w:ilvl w:val="0"/>
                <w:numId w:val="12"/>
              </w:numPr>
            </w:pPr>
            <w:r>
              <w:t>Break number placed into</w:t>
            </w:r>
          </w:p>
          <w:p w:rsidR="00EA7A71" w:rsidRDefault="00EA7A71" w:rsidP="00D96454">
            <w:pPr>
              <w:numPr>
                <w:ilvl w:val="0"/>
                <w:numId w:val="12"/>
              </w:numPr>
            </w:pPr>
            <w:r>
              <w:t>Position number within break ad was placed into</w:t>
            </w:r>
          </w:p>
          <w:p w:rsidR="00EA7A71" w:rsidRDefault="00EA7A71" w:rsidP="00D96454">
            <w:pPr>
              <w:numPr>
                <w:ilvl w:val="0"/>
                <w:numId w:val="12"/>
              </w:numPr>
            </w:pPr>
            <w:r>
              <w:t xml:space="preserve">Campaign identifier/name </w:t>
            </w:r>
          </w:p>
          <w:p w:rsidR="00EA7A71" w:rsidRDefault="00EA7A71" w:rsidP="00D96454">
            <w:pPr>
              <w:numPr>
                <w:ilvl w:val="0"/>
                <w:numId w:val="12"/>
              </w:numPr>
            </w:pPr>
            <w:r>
              <w:t>Asset ID of title inserted into</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t xml:space="preserve"> / Phase 1 / Detailed Viewership Data</w:t>
            </w:r>
          </w:p>
          <w:p w:rsidR="00EA7A71" w:rsidRDefault="00EA7A71" w:rsidP="00EA7A71">
            <w:r>
              <w:t>The detailed SMS message MUST contain the data necessary to generate the following title viewership summary report (for multiple titles):</w:t>
            </w:r>
          </w:p>
          <w:p w:rsidR="00EA7A71" w:rsidRDefault="00EA7A71" w:rsidP="00EA7A71">
            <w:r>
              <w:t>Filter by:</w:t>
            </w:r>
          </w:p>
          <w:p w:rsidR="00EA7A71" w:rsidRDefault="00EA7A71" w:rsidP="00D96454">
            <w:pPr>
              <w:numPr>
                <w:ilvl w:val="0"/>
                <w:numId w:val="12"/>
              </w:numPr>
            </w:pPr>
            <w:r>
              <w:t>Programming Network (All/Selected)</w:t>
            </w:r>
          </w:p>
          <w:p w:rsidR="00EA7A71" w:rsidRDefault="00EA7A71" w:rsidP="00D96454">
            <w:pPr>
              <w:numPr>
                <w:ilvl w:val="0"/>
                <w:numId w:val="12"/>
              </w:numPr>
            </w:pPr>
            <w:r>
              <w:t>Date Range (All/Custom Start &amp; End)</w:t>
            </w:r>
          </w:p>
          <w:p w:rsidR="00EA7A71" w:rsidRDefault="00EA7A71" w:rsidP="00D96454">
            <w:pPr>
              <w:numPr>
                <w:ilvl w:val="0"/>
                <w:numId w:val="12"/>
              </w:numPr>
            </w:pPr>
            <w:r>
              <w:t>MSO</w:t>
            </w:r>
          </w:p>
          <w:p w:rsidR="00EA7A71" w:rsidRDefault="00EA7A71" w:rsidP="00D96454">
            <w:pPr>
              <w:numPr>
                <w:ilvl w:val="0"/>
                <w:numId w:val="12"/>
              </w:numPr>
            </w:pPr>
            <w:r>
              <w:t>DMA</w:t>
            </w:r>
          </w:p>
          <w:p w:rsidR="00EA7A71" w:rsidRDefault="00EA7A71" w:rsidP="00D96454">
            <w:pPr>
              <w:numPr>
                <w:ilvl w:val="0"/>
                <w:numId w:val="12"/>
              </w:numPr>
            </w:pPr>
            <w:r>
              <w:t>VOD system</w:t>
            </w:r>
          </w:p>
          <w:p w:rsidR="00EA7A71" w:rsidRDefault="00EA7A71" w:rsidP="00D96454">
            <w:pPr>
              <w:numPr>
                <w:ilvl w:val="0"/>
                <w:numId w:val="12"/>
              </w:numPr>
            </w:pPr>
            <w:r>
              <w:t>Zip code</w:t>
            </w:r>
          </w:p>
          <w:p w:rsidR="00EA7A71" w:rsidRDefault="00EA7A71" w:rsidP="00D96454">
            <w:pPr>
              <w:numPr>
                <w:ilvl w:val="0"/>
                <w:numId w:val="12"/>
              </w:numPr>
            </w:pPr>
            <w:r>
              <w:t>Ad asset ID</w:t>
            </w:r>
          </w:p>
          <w:p w:rsidR="00EA7A71" w:rsidRDefault="00EA7A71" w:rsidP="00EA7A71">
            <w:r>
              <w:t>Fields:</w:t>
            </w:r>
          </w:p>
          <w:p w:rsidR="00EA7A71" w:rsidRDefault="00EA7A71" w:rsidP="00D96454">
            <w:pPr>
              <w:numPr>
                <w:ilvl w:val="0"/>
                <w:numId w:val="12"/>
              </w:numPr>
            </w:pPr>
            <w:r>
              <w:t>Total Gross Views</w:t>
            </w:r>
          </w:p>
          <w:p w:rsidR="00EA7A71" w:rsidRDefault="00EA7A71" w:rsidP="00D96454">
            <w:pPr>
              <w:numPr>
                <w:ilvl w:val="0"/>
                <w:numId w:val="12"/>
              </w:numPr>
            </w:pPr>
            <w:r>
              <w:t>Average Gross Views per HH</w:t>
            </w:r>
          </w:p>
          <w:p w:rsidR="00EA7A71" w:rsidRDefault="00EA7A71" w:rsidP="00D96454">
            <w:pPr>
              <w:numPr>
                <w:ilvl w:val="0"/>
                <w:numId w:val="12"/>
              </w:numPr>
            </w:pPr>
            <w:r>
              <w:lastRenderedPageBreak/>
              <w:t>Unique HHs Viewing</w:t>
            </w:r>
          </w:p>
          <w:p w:rsidR="00EA7A71" w:rsidRDefault="00EA7A71" w:rsidP="00D96454">
            <w:pPr>
              <w:numPr>
                <w:ilvl w:val="0"/>
                <w:numId w:val="12"/>
              </w:numPr>
            </w:pPr>
            <w:r>
              <w:t>Total Run Time</w:t>
            </w:r>
          </w:p>
          <w:p w:rsidR="00EA7A71" w:rsidRDefault="00EA7A71" w:rsidP="00D96454">
            <w:pPr>
              <w:numPr>
                <w:ilvl w:val="0"/>
                <w:numId w:val="12"/>
              </w:numPr>
            </w:pPr>
            <w:r>
              <w:t>Average Run Time per View</w:t>
            </w:r>
          </w:p>
          <w:p w:rsidR="00EA7A71" w:rsidRDefault="00EA7A71" w:rsidP="00D96454">
            <w:pPr>
              <w:numPr>
                <w:ilvl w:val="0"/>
                <w:numId w:val="12"/>
              </w:numPr>
            </w:pPr>
            <w:r>
              <w:t>Average Run Time per HH</w:t>
            </w:r>
          </w:p>
          <w:p w:rsidR="00EA7A71" w:rsidRDefault="00EA7A71" w:rsidP="00D96454">
            <w:pPr>
              <w:numPr>
                <w:ilvl w:val="0"/>
                <w:numId w:val="12"/>
              </w:numPr>
            </w:pPr>
            <w:r>
              <w:t>For each title: Title name, title asset ID, gross views, views/hh, unique HH viewing, total runtime</w:t>
            </w:r>
          </w:p>
        </w:tc>
      </w:tr>
      <w:tr w:rsidR="00EA7A71" w:rsidRPr="00952AC9" w:rsidTr="007D385D">
        <w:tc>
          <w:tcPr>
            <w:tcW w:w="10458" w:type="dxa"/>
            <w:shd w:val="clear" w:color="auto" w:fill="auto"/>
          </w:tcPr>
          <w:p w:rsidR="00EA7A71" w:rsidRPr="00981E45" w:rsidRDefault="00EA7A71" w:rsidP="00D96454">
            <w:pPr>
              <w:pStyle w:val="ListParagraph"/>
              <w:numPr>
                <w:ilvl w:val="0"/>
                <w:numId w:val="111"/>
              </w:numPr>
              <w:rPr>
                <w:b/>
              </w:rPr>
            </w:pPr>
            <w:r>
              <w:rPr>
                <w:b/>
              </w:rPr>
              <w:lastRenderedPageBreak/>
              <w:t xml:space="preserve"> / Phase 1 / Detailed Viewership Data</w:t>
            </w:r>
          </w:p>
          <w:p w:rsidR="00BA0DF8" w:rsidRDefault="00BA0DF8" w:rsidP="00BA0DF8">
            <w:r>
              <w:t>The detailed SMS message MUST contain the data necessary to generate the following title viewership details report (for a single title):</w:t>
            </w:r>
          </w:p>
          <w:p w:rsidR="00BA0DF8" w:rsidRDefault="00BA0DF8" w:rsidP="00BA0DF8">
            <w:r>
              <w:t>Filter by:</w:t>
            </w:r>
          </w:p>
          <w:p w:rsidR="00BA0DF8" w:rsidRDefault="00BA0DF8" w:rsidP="00D96454">
            <w:pPr>
              <w:numPr>
                <w:ilvl w:val="0"/>
                <w:numId w:val="12"/>
              </w:numPr>
            </w:pPr>
            <w:r>
              <w:t>Title asset ID</w:t>
            </w:r>
          </w:p>
          <w:p w:rsidR="00BA0DF8" w:rsidRDefault="00BA0DF8" w:rsidP="00D96454">
            <w:pPr>
              <w:numPr>
                <w:ilvl w:val="0"/>
                <w:numId w:val="12"/>
              </w:numPr>
            </w:pPr>
            <w:r>
              <w:t>Network</w:t>
            </w:r>
          </w:p>
          <w:p w:rsidR="00BA0DF8" w:rsidRDefault="00BA0DF8" w:rsidP="00D96454">
            <w:pPr>
              <w:numPr>
                <w:ilvl w:val="0"/>
                <w:numId w:val="12"/>
              </w:numPr>
            </w:pPr>
            <w:r>
              <w:t>MSO</w:t>
            </w:r>
          </w:p>
          <w:p w:rsidR="00BA0DF8" w:rsidRDefault="00BA0DF8" w:rsidP="00D96454">
            <w:pPr>
              <w:numPr>
                <w:ilvl w:val="0"/>
                <w:numId w:val="12"/>
              </w:numPr>
            </w:pPr>
            <w:r>
              <w:t>VOD system</w:t>
            </w:r>
          </w:p>
          <w:p w:rsidR="00BA0DF8" w:rsidRDefault="00BA0DF8" w:rsidP="00D96454">
            <w:pPr>
              <w:numPr>
                <w:ilvl w:val="0"/>
                <w:numId w:val="12"/>
              </w:numPr>
            </w:pPr>
            <w:r>
              <w:t>DMA</w:t>
            </w:r>
          </w:p>
          <w:p w:rsidR="00BA0DF8" w:rsidRDefault="00BA0DF8" w:rsidP="00D96454">
            <w:pPr>
              <w:numPr>
                <w:ilvl w:val="0"/>
                <w:numId w:val="12"/>
              </w:numPr>
            </w:pPr>
            <w:r>
              <w:t>zip code</w:t>
            </w:r>
          </w:p>
          <w:p w:rsidR="00BA0DF8" w:rsidRDefault="00BA0DF8" w:rsidP="00BA0DF8">
            <w:r>
              <w:t>Fields:</w:t>
            </w:r>
          </w:p>
          <w:p w:rsidR="00BA0DF8" w:rsidRDefault="00BA0DF8" w:rsidP="00D96454">
            <w:pPr>
              <w:numPr>
                <w:ilvl w:val="0"/>
                <w:numId w:val="12"/>
              </w:numPr>
            </w:pPr>
            <w:r>
              <w:t>Network</w:t>
            </w:r>
          </w:p>
          <w:p w:rsidR="00BA0DF8" w:rsidRDefault="00BA0DF8" w:rsidP="00D96454">
            <w:pPr>
              <w:numPr>
                <w:ilvl w:val="0"/>
                <w:numId w:val="12"/>
              </w:numPr>
            </w:pPr>
            <w:r>
              <w:t>Report date range</w:t>
            </w:r>
          </w:p>
          <w:p w:rsidR="00BA0DF8" w:rsidRDefault="00BA0DF8" w:rsidP="00D96454">
            <w:pPr>
              <w:numPr>
                <w:ilvl w:val="0"/>
                <w:numId w:val="12"/>
              </w:numPr>
            </w:pPr>
            <w:r>
              <w:t>Title</w:t>
            </w:r>
          </w:p>
          <w:p w:rsidR="00BA0DF8" w:rsidRDefault="00BA0DF8" w:rsidP="00D96454">
            <w:pPr>
              <w:numPr>
                <w:ilvl w:val="0"/>
                <w:numId w:val="12"/>
              </w:numPr>
            </w:pPr>
            <w:r>
              <w:t>Asset ID</w:t>
            </w:r>
          </w:p>
          <w:p w:rsidR="00BA0DF8" w:rsidRDefault="00BA0DF8" w:rsidP="00D96454">
            <w:pPr>
              <w:numPr>
                <w:ilvl w:val="0"/>
                <w:numId w:val="12"/>
              </w:numPr>
            </w:pPr>
            <w:r>
              <w:t>Total gross views</w:t>
            </w:r>
          </w:p>
          <w:p w:rsidR="00BA0DF8" w:rsidRDefault="00BA0DF8" w:rsidP="00D96454">
            <w:pPr>
              <w:numPr>
                <w:ilvl w:val="0"/>
                <w:numId w:val="12"/>
              </w:numPr>
            </w:pPr>
            <w:r>
              <w:t>Average gross views per HH</w:t>
            </w:r>
          </w:p>
          <w:p w:rsidR="00BA0DF8" w:rsidRDefault="00BA0DF8" w:rsidP="00D96454">
            <w:pPr>
              <w:numPr>
                <w:ilvl w:val="0"/>
                <w:numId w:val="12"/>
              </w:numPr>
            </w:pPr>
            <w:r>
              <w:t>Unique HH’s viewing</w:t>
            </w:r>
          </w:p>
          <w:p w:rsidR="00BA0DF8" w:rsidRDefault="00BA0DF8" w:rsidP="00D96454">
            <w:pPr>
              <w:numPr>
                <w:ilvl w:val="0"/>
                <w:numId w:val="12"/>
              </w:numPr>
            </w:pPr>
            <w:r>
              <w:t>Total run time</w:t>
            </w:r>
          </w:p>
          <w:p w:rsidR="00BA0DF8" w:rsidRDefault="00BA0DF8" w:rsidP="00D96454">
            <w:pPr>
              <w:numPr>
                <w:ilvl w:val="0"/>
                <w:numId w:val="12"/>
              </w:numPr>
            </w:pPr>
            <w:r>
              <w:t xml:space="preserve">Average run time per view </w:t>
            </w:r>
          </w:p>
          <w:p w:rsidR="00EA7A71" w:rsidRDefault="00BA0DF8" w:rsidP="00D96454">
            <w:pPr>
              <w:numPr>
                <w:ilvl w:val="0"/>
                <w:numId w:val="12"/>
              </w:numPr>
            </w:pPr>
            <w:r>
              <w:t>Average run time per HH</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BA0DF8">
            <w:r>
              <w:t>The detailed SMS message MUST contain the data necessary to generate the following title viewership log report (for a single title):</w:t>
            </w:r>
          </w:p>
          <w:p w:rsidR="00BA0DF8" w:rsidRDefault="00BA0DF8" w:rsidP="00BA0DF8">
            <w:r>
              <w:t>Filter by:</w:t>
            </w:r>
          </w:p>
          <w:p w:rsidR="00BA0DF8" w:rsidRDefault="00BA0DF8" w:rsidP="00D96454">
            <w:pPr>
              <w:numPr>
                <w:ilvl w:val="0"/>
                <w:numId w:val="12"/>
              </w:numPr>
            </w:pPr>
            <w:r>
              <w:t>Title asset ID</w:t>
            </w:r>
          </w:p>
          <w:p w:rsidR="00BA0DF8" w:rsidRDefault="00BA0DF8" w:rsidP="00D96454">
            <w:pPr>
              <w:numPr>
                <w:ilvl w:val="0"/>
                <w:numId w:val="12"/>
              </w:numPr>
            </w:pPr>
            <w:r>
              <w:t>Network</w:t>
            </w:r>
          </w:p>
          <w:p w:rsidR="00BA0DF8" w:rsidRDefault="00BA0DF8" w:rsidP="00D96454">
            <w:pPr>
              <w:numPr>
                <w:ilvl w:val="0"/>
                <w:numId w:val="12"/>
              </w:numPr>
            </w:pPr>
            <w:r>
              <w:t>MSO</w:t>
            </w:r>
          </w:p>
          <w:p w:rsidR="00BA0DF8" w:rsidRDefault="00BA0DF8" w:rsidP="00D96454">
            <w:pPr>
              <w:numPr>
                <w:ilvl w:val="0"/>
                <w:numId w:val="12"/>
              </w:numPr>
            </w:pPr>
            <w:r>
              <w:t>VOD system</w:t>
            </w:r>
          </w:p>
          <w:p w:rsidR="00BA0DF8" w:rsidRDefault="00BA0DF8" w:rsidP="00D96454">
            <w:pPr>
              <w:numPr>
                <w:ilvl w:val="0"/>
                <w:numId w:val="12"/>
              </w:numPr>
            </w:pPr>
            <w:r>
              <w:t>DMA</w:t>
            </w:r>
          </w:p>
          <w:p w:rsidR="00BA0DF8" w:rsidRDefault="00BA0DF8" w:rsidP="00D96454">
            <w:pPr>
              <w:numPr>
                <w:ilvl w:val="0"/>
                <w:numId w:val="12"/>
              </w:numPr>
            </w:pPr>
            <w:r>
              <w:t>zip code</w:t>
            </w:r>
          </w:p>
          <w:p w:rsidR="00BA0DF8" w:rsidRDefault="00BA0DF8" w:rsidP="00BA0DF8">
            <w:r>
              <w:t>Fields:</w:t>
            </w:r>
          </w:p>
          <w:p w:rsidR="00BA0DF8" w:rsidRDefault="00BA0DF8" w:rsidP="00D96454">
            <w:pPr>
              <w:numPr>
                <w:ilvl w:val="0"/>
                <w:numId w:val="12"/>
              </w:numPr>
            </w:pPr>
            <w:r>
              <w:t>Unique identifier for the playout of the entertainment content</w:t>
            </w:r>
          </w:p>
          <w:p w:rsidR="00BA0DF8" w:rsidRDefault="00BA0DF8" w:rsidP="00D96454">
            <w:pPr>
              <w:numPr>
                <w:ilvl w:val="0"/>
                <w:numId w:val="12"/>
              </w:numPr>
            </w:pPr>
            <w:r>
              <w:lastRenderedPageBreak/>
              <w:t>Date/time and timezone of play</w:t>
            </w:r>
          </w:p>
          <w:p w:rsidR="00BA0DF8" w:rsidRDefault="00BA0DF8" w:rsidP="00D96454">
            <w:pPr>
              <w:numPr>
                <w:ilvl w:val="0"/>
                <w:numId w:val="12"/>
              </w:numPr>
            </w:pPr>
            <w:r>
              <w:t>Duration of the title asset</w:t>
            </w:r>
          </w:p>
          <w:p w:rsidR="00BA0DF8" w:rsidRDefault="00BA0DF8" w:rsidP="00D96454">
            <w:pPr>
              <w:numPr>
                <w:ilvl w:val="0"/>
                <w:numId w:val="12"/>
              </w:numPr>
            </w:pPr>
            <w:r>
              <w:t>% of the title that was viewed (duration spent in 1x / duration of the title asset)</w:t>
            </w:r>
          </w:p>
          <w:p w:rsidR="00BA0DF8" w:rsidRDefault="00BA0DF8" w:rsidP="00D96454">
            <w:pPr>
              <w:numPr>
                <w:ilvl w:val="0"/>
                <w:numId w:val="12"/>
              </w:numPr>
            </w:pPr>
            <w:r>
              <w:t>Trick mode [Enabled/Disabled]</w:t>
            </w:r>
          </w:p>
          <w:p w:rsidR="00BA0DF8" w:rsidRDefault="00BA0DF8" w:rsidP="00D96454">
            <w:pPr>
              <w:numPr>
                <w:ilvl w:val="0"/>
                <w:numId w:val="12"/>
              </w:numPr>
            </w:pPr>
            <w:r>
              <w:t>The ability to link to view all ads inserted in the session</w:t>
            </w:r>
          </w:p>
          <w:p w:rsidR="00BA0DF8" w:rsidRDefault="00BA0DF8" w:rsidP="00D96454">
            <w:pPr>
              <w:numPr>
                <w:ilvl w:val="0"/>
                <w:numId w:val="12"/>
              </w:numPr>
            </w:pPr>
            <w:r>
              <w:t>The ability to link to view all ads viewed within the session</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lastRenderedPageBreak/>
              <w:t xml:space="preserve"> / Phase 1 / Detailed Viewership Data</w:t>
            </w:r>
          </w:p>
          <w:p w:rsidR="00BA0DF8" w:rsidRDefault="00BA0DF8" w:rsidP="00BA0DF8">
            <w:pPr>
              <w:pStyle w:val="NoSpacing"/>
            </w:pPr>
            <w:r>
              <w:rPr>
                <w:rFonts w:ascii="Times New Roman" w:hAnsi="Times New Roman"/>
                <w:sz w:val="20"/>
                <w:szCs w:val="20"/>
              </w:rPr>
              <w:t xml:space="preserve">Total Gross Views is defined as </w:t>
            </w:r>
            <w:r w:rsidRPr="00314750">
              <w:rPr>
                <w:rFonts w:ascii="Times New Roman" w:hAnsi="Times New Roman"/>
                <w:sz w:val="20"/>
                <w:szCs w:val="20"/>
              </w:rPr>
              <w:t>the gross count of playouts for a given title or ad asset in 1X mode</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Pr>
                <w:rFonts w:ascii="Times New Roman" w:hAnsi="Times New Roman"/>
                <w:sz w:val="20"/>
                <w:szCs w:val="20"/>
              </w:rPr>
              <w:t>Average Gross Views per HH  is defined as</w:t>
            </w:r>
            <w:r w:rsidRPr="00314750">
              <w:rPr>
                <w:rFonts w:ascii="Times New Roman" w:hAnsi="Times New Roman"/>
                <w:sz w:val="20"/>
                <w:szCs w:val="20"/>
              </w:rPr>
              <w:t xml:space="preserve"> the Total Gross Views / Total Unique HH’s viewing</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Pr>
                <w:rFonts w:ascii="Times New Roman" w:hAnsi="Times New Roman"/>
                <w:sz w:val="20"/>
                <w:szCs w:val="20"/>
              </w:rPr>
              <w:t xml:space="preserve">Total Unique HHs Viewing is defined as </w:t>
            </w:r>
            <w:r w:rsidRPr="00314750">
              <w:rPr>
                <w:rFonts w:ascii="Times New Roman" w:hAnsi="Times New Roman"/>
                <w:sz w:val="20"/>
                <w:szCs w:val="20"/>
              </w:rPr>
              <w:t>the total unique count of playouts for a given title or ad asset in 1X mode</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Pr>
                <w:rFonts w:ascii="Times New Roman" w:hAnsi="Times New Roman"/>
                <w:sz w:val="20"/>
                <w:szCs w:val="20"/>
              </w:rPr>
              <w:t xml:space="preserve">Total Run Time is defined as </w:t>
            </w:r>
            <w:r w:rsidRPr="00314750">
              <w:rPr>
                <w:rFonts w:ascii="Times New Roman" w:hAnsi="Times New Roman"/>
                <w:sz w:val="20"/>
                <w:szCs w:val="20"/>
              </w:rPr>
              <w:t>the total sum of run times for a given title or ad asset regardless of any trick modes that may have been initiated.</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Pr>
                <w:rFonts w:ascii="Times New Roman" w:hAnsi="Times New Roman"/>
                <w:sz w:val="20"/>
                <w:szCs w:val="20"/>
              </w:rPr>
              <w:t>Average Run Time per View is defined as the</w:t>
            </w:r>
            <w:r w:rsidRPr="00314750">
              <w:rPr>
                <w:rFonts w:ascii="Times New Roman" w:hAnsi="Times New Roman"/>
                <w:sz w:val="20"/>
                <w:szCs w:val="20"/>
              </w:rPr>
              <w:t xml:space="preserve"> Total Run Time / Total Gross Views (Initiated) for a given title or ad asset.</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Pr>
                <w:rFonts w:ascii="Times New Roman" w:hAnsi="Times New Roman"/>
                <w:sz w:val="20"/>
                <w:szCs w:val="20"/>
              </w:rPr>
              <w:t>Average Run Time per HH is defined as</w:t>
            </w:r>
            <w:r w:rsidRPr="00314750">
              <w:rPr>
                <w:rFonts w:ascii="Times New Roman" w:hAnsi="Times New Roman"/>
                <w:sz w:val="20"/>
                <w:szCs w:val="20"/>
              </w:rPr>
              <w:t xml:space="preserve"> the Total Run Time / Total Unique HHs Viewing (Initiated) for a given title or ad asset.</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sidRPr="00601D24">
              <w:rPr>
                <w:rFonts w:ascii="Times New Roman" w:hAnsi="Times New Roman"/>
                <w:sz w:val="20"/>
                <w:szCs w:val="20"/>
              </w:rPr>
              <w:t>The detailed SMS message MUST include the date, time, and time zone associated with the start and end of the viewer’s session.</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sidRPr="00601D24">
              <w:rPr>
                <w:rFonts w:ascii="Times New Roman" w:hAnsi="Times New Roman"/>
                <w:sz w:val="20"/>
                <w:szCs w:val="20"/>
              </w:rPr>
              <w:t>The detailed SMS message MUST accommodate communication of the MSO and VOD system that the data is originating from.</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t>The detailed SMS message MUST include a unique HH and unique device identifier for each set of viewer session data.</w:t>
            </w:r>
          </w:p>
        </w:tc>
      </w:tr>
      <w:tr w:rsidR="00BA0DF8" w:rsidRPr="00952AC9" w:rsidTr="007D385D">
        <w:tc>
          <w:tcPr>
            <w:tcW w:w="10458" w:type="dxa"/>
            <w:shd w:val="clear" w:color="auto" w:fill="auto"/>
          </w:tcPr>
          <w:p w:rsidR="00BA0DF8" w:rsidRPr="00981E45" w:rsidRDefault="00BA0DF8" w:rsidP="00D96454">
            <w:pPr>
              <w:pStyle w:val="ListParagraph"/>
              <w:numPr>
                <w:ilvl w:val="0"/>
                <w:numId w:val="111"/>
              </w:numPr>
              <w:rPr>
                <w:b/>
              </w:rPr>
            </w:pPr>
            <w:r>
              <w:rPr>
                <w:b/>
              </w:rPr>
              <w:t xml:space="preserve"> / Phase 1 / Detailed Viewership Data</w:t>
            </w:r>
          </w:p>
          <w:p w:rsidR="00BA0DF8" w:rsidRDefault="00BA0DF8" w:rsidP="00F87C9B">
            <w:pPr>
              <w:pStyle w:val="NoSpacing"/>
            </w:pPr>
            <w:r w:rsidRPr="00601D24">
              <w:rPr>
                <w:rFonts w:ascii="Times New Roman" w:hAnsi="Times New Roman"/>
                <w:sz w:val="20"/>
                <w:szCs w:val="20"/>
              </w:rPr>
              <w:t>The detailed SMS message MUST provide a distinct data set for each portion of normal playback for each asset (both ads and titles).</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3 / Detailed Viewership Data</w:t>
            </w:r>
          </w:p>
          <w:p w:rsidR="00601D24" w:rsidRDefault="00601D24" w:rsidP="00F87C9B">
            <w:pPr>
              <w:pStyle w:val="NoSpacing"/>
            </w:pPr>
            <w:r w:rsidRPr="00601D24">
              <w:rPr>
                <w:rFonts w:ascii="Times New Roman" w:hAnsi="Times New Roman"/>
                <w:sz w:val="20"/>
                <w:szCs w:val="20"/>
              </w:rPr>
              <w:t>The detailed SMS message MUST provide a distinct data set for each portion of trick mode playback for each asset (both ads and titles).</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1 / Detailed Viewership Data</w:t>
            </w:r>
          </w:p>
          <w:p w:rsidR="00601D24" w:rsidRDefault="00601D24" w:rsidP="00F87C9B">
            <w:pPr>
              <w:pStyle w:val="NoSpacing"/>
            </w:pPr>
            <w:r w:rsidRPr="00601D24">
              <w:rPr>
                <w:rFonts w:ascii="Times New Roman" w:hAnsi="Times New Roman"/>
                <w:sz w:val="20"/>
                <w:szCs w:val="20"/>
              </w:rPr>
              <w:t>The detailed SMS message MUST group or provide a way to link all playback data sets for a single viewer session together.</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1 / Detailed Viewership Data</w:t>
            </w:r>
          </w:p>
          <w:p w:rsidR="00601D24" w:rsidRDefault="00601D24" w:rsidP="00F87C9B">
            <w:pPr>
              <w:pStyle w:val="NoSpacing"/>
            </w:pPr>
            <w:r w:rsidRPr="00601D24">
              <w:rPr>
                <w:rFonts w:ascii="Times New Roman" w:hAnsi="Times New Roman"/>
                <w:sz w:val="20"/>
                <w:szCs w:val="20"/>
              </w:rPr>
              <w:t>The detailed SMS message MUST indicate the asset ID of the asset being represented within each playback data set.</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1 / Detailed Viewership Data</w:t>
            </w:r>
          </w:p>
          <w:p w:rsidR="00601D24" w:rsidRDefault="00601D24" w:rsidP="00601D24">
            <w:r>
              <w:t>The detailed SMS message MUST indicate the start and end date/time/time zone of each playback data set.</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1 / Detailed Viewership Data</w:t>
            </w:r>
          </w:p>
          <w:p w:rsidR="00601D24" w:rsidRDefault="00601D24" w:rsidP="00F87C9B">
            <w:r>
              <w:t>The detailed SMS message MUST indicate the normal play time location at the start and end for each playback data set.</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lastRenderedPageBreak/>
              <w:t xml:space="preserve"> / Phase 3 / Detailed Viewership Data</w:t>
            </w:r>
          </w:p>
          <w:p w:rsidR="00601D24" w:rsidRDefault="00601D24" w:rsidP="00F87C9B">
            <w:r>
              <w:t>The detailed SMS message MUST indicate the trick mode used and the speed (where applicable) for each playback data set.</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1 / Detailed Viewership Data</w:t>
            </w:r>
          </w:p>
          <w:p w:rsidR="00601D24" w:rsidRDefault="00601D24" w:rsidP="00F87C9B">
            <w:r>
              <w:t>The detailed SMS message MUST include the Asset ID (as originally provided by the Programmer) for each asset (both title and ads) being reported on.</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w:t>
            </w:r>
            <w:r w:rsidR="00BA2F2C">
              <w:rPr>
                <w:b/>
              </w:rPr>
              <w:t>1</w:t>
            </w:r>
            <w:r>
              <w:rPr>
                <w:b/>
              </w:rPr>
              <w:t xml:space="preserve"> / Detailed Viewership Data</w:t>
            </w:r>
          </w:p>
          <w:p w:rsidR="00601D24" w:rsidRDefault="00601D24" w:rsidP="00DC55E5">
            <w:r w:rsidRPr="000F2C91">
              <w:t xml:space="preserve">The detailed SMS message MUST include </w:t>
            </w:r>
            <w:r w:rsidR="00DC55E5" w:rsidRPr="000F2C91">
              <w:t xml:space="preserve">insertion </w:t>
            </w:r>
            <w:r w:rsidRPr="000F2C91">
              <w:t>data on all ad placements regardless of whether or not the</w:t>
            </w:r>
            <w:r w:rsidR="00DC55E5" w:rsidRPr="000F2C91">
              <w:t xml:space="preserve"> ad was </w:t>
            </w:r>
            <w:r w:rsidRPr="000F2C91">
              <w:t xml:space="preserve">actually played out to the viewer (see section </w:t>
            </w:r>
            <w:r w:rsidRPr="000F2C91">
              <w:fldChar w:fldCharType="begin"/>
            </w:r>
            <w:r w:rsidRPr="000F2C91">
              <w:instrText xml:space="preserve"> REF _Ref283899646 \r \h </w:instrText>
            </w:r>
            <w:r w:rsidRPr="000F2C91">
              <w:fldChar w:fldCharType="separate"/>
            </w:r>
            <w:r w:rsidR="004C4B35">
              <w:t>1.4</w:t>
            </w:r>
            <w:r w:rsidRPr="000F2C91">
              <w:fldChar w:fldCharType="end"/>
            </w:r>
            <w:r w:rsidRPr="000F2C91">
              <w:t xml:space="preserve"> for the definition of Scheduled Insertions).</w:t>
            </w:r>
          </w:p>
        </w:tc>
      </w:tr>
      <w:tr w:rsidR="00601D24" w:rsidRPr="00952AC9" w:rsidTr="007D385D">
        <w:tc>
          <w:tcPr>
            <w:tcW w:w="10458" w:type="dxa"/>
            <w:shd w:val="clear" w:color="auto" w:fill="auto"/>
          </w:tcPr>
          <w:p w:rsidR="00601D24" w:rsidRPr="00981E45" w:rsidRDefault="00601D24" w:rsidP="00D96454">
            <w:pPr>
              <w:pStyle w:val="ListParagraph"/>
              <w:numPr>
                <w:ilvl w:val="0"/>
                <w:numId w:val="111"/>
              </w:numPr>
              <w:rPr>
                <w:b/>
              </w:rPr>
            </w:pPr>
            <w:r>
              <w:rPr>
                <w:b/>
              </w:rPr>
              <w:t xml:space="preserve"> / Phase 3 / Detailed Viewership Data</w:t>
            </w:r>
          </w:p>
          <w:p w:rsidR="00601D24" w:rsidRDefault="00601D24" w:rsidP="00F87C9B">
            <w:r w:rsidRPr="00E662F4">
              <w:t>The detailed SMS message MUST accommodate the communication of whether or not the FFW trick mode was enabled for a given ad placement.</w:t>
            </w:r>
          </w:p>
        </w:tc>
      </w:tr>
      <w:tr w:rsidR="00BA2F2C" w:rsidRPr="00952AC9" w:rsidTr="007D385D">
        <w:tc>
          <w:tcPr>
            <w:tcW w:w="10458" w:type="dxa"/>
            <w:shd w:val="clear" w:color="auto" w:fill="auto"/>
          </w:tcPr>
          <w:p w:rsidR="00BA2F2C" w:rsidRPr="00981E45" w:rsidRDefault="00BA2F2C" w:rsidP="00D96454">
            <w:pPr>
              <w:pStyle w:val="ListParagraph"/>
              <w:numPr>
                <w:ilvl w:val="0"/>
                <w:numId w:val="111"/>
              </w:numPr>
              <w:rPr>
                <w:b/>
              </w:rPr>
            </w:pPr>
            <w:r>
              <w:rPr>
                <w:b/>
              </w:rPr>
              <w:t xml:space="preserve"> / Phase 3 / Detailed Viewership Data</w:t>
            </w:r>
          </w:p>
          <w:p w:rsidR="00BA2F2C" w:rsidRDefault="00BA2F2C" w:rsidP="00F87C9B">
            <w:r w:rsidRPr="00E662F4">
              <w:t>The detailed SMS message MUST accommodate the communication of whether or not the FFW trick mode was enabled for a given ad placement.</w:t>
            </w:r>
          </w:p>
        </w:tc>
      </w:tr>
      <w:tr w:rsidR="00BA2F2C" w:rsidRPr="00952AC9" w:rsidTr="007D385D">
        <w:tc>
          <w:tcPr>
            <w:tcW w:w="10458" w:type="dxa"/>
            <w:shd w:val="clear" w:color="auto" w:fill="auto"/>
          </w:tcPr>
          <w:p w:rsidR="00BA2F2C" w:rsidRPr="00981E45" w:rsidRDefault="00BA2F2C" w:rsidP="00D96454">
            <w:pPr>
              <w:pStyle w:val="ListParagraph"/>
              <w:numPr>
                <w:ilvl w:val="0"/>
                <w:numId w:val="111"/>
              </w:numPr>
              <w:rPr>
                <w:b/>
              </w:rPr>
            </w:pPr>
            <w:r>
              <w:rPr>
                <w:b/>
              </w:rPr>
              <w:t xml:space="preserve"> / Phase </w:t>
            </w:r>
            <w:r w:rsidR="001F152E">
              <w:rPr>
                <w:b/>
              </w:rPr>
              <w:t>1</w:t>
            </w:r>
            <w:r>
              <w:rPr>
                <w:b/>
              </w:rPr>
              <w:t xml:space="preserve"> / Detailed Viewership Data</w:t>
            </w:r>
          </w:p>
          <w:p w:rsidR="00BA2F2C" w:rsidRDefault="00BA2F2C" w:rsidP="00F87C9B">
            <w:r w:rsidRPr="00E662F4">
              <w:t xml:space="preserve">The detailed SMS message MUST accommodate the communication of </w:t>
            </w:r>
            <w:r>
              <w:t xml:space="preserve">the </w:t>
            </w:r>
            <w:r w:rsidRPr="00E662F4">
              <w:t xml:space="preserve">break number and </w:t>
            </w:r>
            <w:r>
              <w:t xml:space="preserve">spot </w:t>
            </w:r>
            <w:r w:rsidRPr="00E662F4">
              <w:t>position number that a given ad was placed into.</w:t>
            </w:r>
          </w:p>
        </w:tc>
      </w:tr>
      <w:tr w:rsidR="00BA2F2C" w:rsidRPr="00952AC9" w:rsidTr="007D385D">
        <w:tc>
          <w:tcPr>
            <w:tcW w:w="10458" w:type="dxa"/>
            <w:shd w:val="clear" w:color="auto" w:fill="auto"/>
          </w:tcPr>
          <w:p w:rsidR="00BA2F2C" w:rsidRPr="00981E45" w:rsidRDefault="00BA2F2C" w:rsidP="00D96454">
            <w:pPr>
              <w:pStyle w:val="ListParagraph"/>
              <w:numPr>
                <w:ilvl w:val="0"/>
                <w:numId w:val="111"/>
              </w:numPr>
              <w:rPr>
                <w:b/>
              </w:rPr>
            </w:pPr>
            <w:r>
              <w:rPr>
                <w:b/>
              </w:rPr>
              <w:t xml:space="preserve"> / Phase </w:t>
            </w:r>
            <w:r w:rsidR="001F152E">
              <w:rPr>
                <w:b/>
              </w:rPr>
              <w:t>1</w:t>
            </w:r>
            <w:r>
              <w:rPr>
                <w:b/>
              </w:rPr>
              <w:t xml:space="preserve"> / Detailed Viewership Data</w:t>
            </w:r>
          </w:p>
          <w:p w:rsidR="00BA2F2C" w:rsidRPr="00BE576D" w:rsidRDefault="00BA2F2C" w:rsidP="00BA2F2C">
            <w:pPr>
              <w:pStyle w:val="NoSpacing"/>
              <w:rPr>
                <w:rFonts w:ascii="Times New Roman" w:hAnsi="Times New Roman"/>
                <w:sz w:val="20"/>
                <w:szCs w:val="20"/>
              </w:rPr>
            </w:pPr>
            <w:r>
              <w:rPr>
                <w:rFonts w:ascii="Times New Roman" w:hAnsi="Times New Roman"/>
                <w:sz w:val="20"/>
                <w:szCs w:val="20"/>
              </w:rPr>
              <w:t>The SMS summary data MUST provide an aggregate view of the following metrics for a specific date/time range</w:t>
            </w:r>
            <w:r w:rsidRPr="00BE576D">
              <w:rPr>
                <w:rFonts w:ascii="Times New Roman" w:hAnsi="Times New Roman"/>
                <w:sz w:val="20"/>
                <w:szCs w:val="20"/>
              </w:rPr>
              <w:t>:</w:t>
            </w:r>
          </w:p>
          <w:p w:rsidR="00BA2F2C" w:rsidRPr="00BE576D" w:rsidRDefault="00BA2F2C" w:rsidP="00BA2F2C">
            <w:pPr>
              <w:pStyle w:val="NoSpacing"/>
              <w:rPr>
                <w:rFonts w:ascii="Times New Roman" w:hAnsi="Times New Roman"/>
                <w:sz w:val="20"/>
                <w:szCs w:val="20"/>
              </w:rPr>
            </w:pPr>
          </w:p>
          <w:p w:rsidR="00BA2F2C" w:rsidRPr="00BE576D" w:rsidRDefault="00BA2F2C" w:rsidP="00D96454">
            <w:pPr>
              <w:pStyle w:val="NoSpacing"/>
              <w:numPr>
                <w:ilvl w:val="0"/>
                <w:numId w:val="46"/>
              </w:numPr>
              <w:rPr>
                <w:rFonts w:ascii="Times New Roman" w:hAnsi="Times New Roman"/>
                <w:sz w:val="20"/>
                <w:szCs w:val="20"/>
              </w:rPr>
            </w:pPr>
            <w:r w:rsidRPr="00BE576D">
              <w:rPr>
                <w:rFonts w:ascii="Times New Roman" w:hAnsi="Times New Roman"/>
                <w:sz w:val="20"/>
                <w:szCs w:val="20"/>
              </w:rPr>
              <w:t>Total scheduled ad insertions (ads inserted into a playlist, regardless of whether or not they were watched by the viewer)</w:t>
            </w:r>
          </w:p>
          <w:p w:rsidR="00BA2F2C" w:rsidRPr="00BA2F2C" w:rsidRDefault="00BA2F2C" w:rsidP="00D96454">
            <w:pPr>
              <w:pStyle w:val="NoSpacing"/>
              <w:numPr>
                <w:ilvl w:val="0"/>
                <w:numId w:val="46"/>
              </w:numPr>
            </w:pPr>
            <w:r w:rsidRPr="00BE576D">
              <w:rPr>
                <w:rFonts w:ascii="Times New Roman" w:hAnsi="Times New Roman"/>
                <w:sz w:val="20"/>
                <w:szCs w:val="20"/>
              </w:rPr>
              <w:t>Total ad views (at least 1 frame of the ad is viewed in normal play mode)</w:t>
            </w:r>
            <w:r>
              <w:rPr>
                <w:rFonts w:ascii="Times New Roman" w:hAnsi="Times New Roman"/>
                <w:sz w:val="20"/>
                <w:szCs w:val="20"/>
              </w:rPr>
              <w:t xml:space="preserve"> </w:t>
            </w:r>
          </w:p>
          <w:p w:rsidR="00BA2F2C" w:rsidRDefault="00BA2F2C" w:rsidP="00D96454">
            <w:pPr>
              <w:pStyle w:val="NoSpacing"/>
              <w:numPr>
                <w:ilvl w:val="0"/>
                <w:numId w:val="46"/>
              </w:numPr>
            </w:pPr>
            <w:r w:rsidRPr="00BE576D">
              <w:rPr>
                <w:rFonts w:ascii="Times New Roman" w:hAnsi="Times New Roman"/>
                <w:sz w:val="20"/>
                <w:szCs w:val="20"/>
              </w:rPr>
              <w:t>Total title views (the entertainment title is requested for viewing)</w:t>
            </w:r>
          </w:p>
        </w:tc>
      </w:tr>
    </w:tbl>
    <w:p w:rsidR="006E3BBB" w:rsidRPr="000A5CBD" w:rsidRDefault="006E3BBB" w:rsidP="000A5CBD">
      <w:pPr>
        <w:pStyle w:val="Heading1"/>
      </w:pPr>
      <w:bookmarkStart w:id="200" w:name="_Toc312930361"/>
      <w:r w:rsidRPr="000A5CBD">
        <w:lastRenderedPageBreak/>
        <w:t>Technical Requirements</w:t>
      </w:r>
      <w:bookmarkEnd w:id="200"/>
    </w:p>
    <w:p w:rsidR="006E3BBB" w:rsidRPr="00D3313B" w:rsidRDefault="006E3BBB" w:rsidP="006E3BBB">
      <w:pPr>
        <w:pStyle w:val="BodyText1"/>
      </w:pPr>
      <w:r w:rsidRPr="00D3313B">
        <w:t xml:space="preserve">This section defines low-level </w:t>
      </w:r>
      <w:r w:rsidR="007B2D25">
        <w:t xml:space="preserve">technical </w:t>
      </w:r>
      <w:r w:rsidRPr="00D3313B">
        <w:t>requirements for</w:t>
      </w:r>
      <w:r w:rsidR="00BF09EC" w:rsidRPr="00D3313B">
        <w:t xml:space="preserve"> the Campaign Information Package and </w:t>
      </w:r>
      <w:r w:rsidR="005660B5" w:rsidRPr="00D3313B">
        <w:t xml:space="preserve">SMS message as well as </w:t>
      </w:r>
      <w:r w:rsidR="00BF09EC" w:rsidRPr="00D3313B">
        <w:t xml:space="preserve">certain interpretation standards for </w:t>
      </w:r>
      <w:r w:rsidR="005660B5" w:rsidRPr="00D3313B">
        <w:t xml:space="preserve">the instructions contained within these packages. </w:t>
      </w:r>
      <w:r w:rsidRPr="00D3313B">
        <w:t xml:space="preserve">Where appropriate, the business requirements defined in </w:t>
      </w:r>
      <w:r w:rsidR="007B2D25">
        <w:t>s</w:t>
      </w:r>
      <w:r w:rsidRPr="00D3313B">
        <w:t xml:space="preserve">ection </w:t>
      </w:r>
      <w:r w:rsidR="00CE7F75">
        <w:fldChar w:fldCharType="begin"/>
      </w:r>
      <w:r w:rsidR="007B2D25">
        <w:instrText xml:space="preserve"> REF _Ref284943391 \r \h </w:instrText>
      </w:r>
      <w:r w:rsidR="00CE7F75">
        <w:fldChar w:fldCharType="separate"/>
      </w:r>
      <w:r w:rsidR="004C4B35">
        <w:t>3</w:t>
      </w:r>
      <w:r w:rsidR="00CE7F75">
        <w:fldChar w:fldCharType="end"/>
      </w:r>
      <w:r w:rsidRPr="00D3313B">
        <w:t xml:space="preserve"> will have a corresponding set of technical requirements </w:t>
      </w:r>
      <w:r w:rsidR="00797F73" w:rsidRPr="00D3313B">
        <w:t>defined in this section</w:t>
      </w:r>
      <w:r w:rsidRPr="00D3313B">
        <w:t>.</w:t>
      </w:r>
    </w:p>
    <w:p w:rsidR="006E3BBB" w:rsidRDefault="006E3BBB" w:rsidP="006E3BBB">
      <w:pPr>
        <w:pStyle w:val="Heading2"/>
        <w:spacing w:before="0"/>
        <w:rPr>
          <w:bCs/>
        </w:rPr>
      </w:pPr>
      <w:bookmarkStart w:id="201" w:name="_Toc312930362"/>
      <w:r w:rsidRPr="00C20EF0">
        <w:t>General Requirements</w:t>
      </w:r>
      <w:bookmarkEnd w:id="201"/>
    </w:p>
    <w:p w:rsidR="00BF09EC" w:rsidRPr="00BF09EC" w:rsidRDefault="00BF09EC" w:rsidP="00BF09EC">
      <w:pPr>
        <w:pStyle w:val="BodyText1"/>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58"/>
      </w:tblGrid>
      <w:tr w:rsidR="008A6313" w:rsidTr="00F83ACE">
        <w:tc>
          <w:tcPr>
            <w:tcW w:w="10458" w:type="dxa"/>
            <w:shd w:val="solid" w:color="808080" w:fill="FFFFFF"/>
          </w:tcPr>
          <w:bookmarkEnd w:id="8"/>
          <w:p w:rsidR="008A6313" w:rsidRPr="00952AC9" w:rsidRDefault="008A6313" w:rsidP="008A6313">
            <w:pPr>
              <w:rPr>
                <w:b/>
                <w:bCs/>
                <w:color w:val="FFFFFF"/>
              </w:rPr>
            </w:pPr>
            <w:r w:rsidRPr="00952AC9">
              <w:rPr>
                <w:b/>
                <w:bCs/>
                <w:color w:val="FFFFFF"/>
              </w:rPr>
              <w:t>Requirement</w:t>
            </w:r>
            <w:r>
              <w:rPr>
                <w:b/>
                <w:bCs/>
                <w:color w:val="FFFFFF"/>
              </w:rPr>
              <w:t>/Title/Phase/Description</w:t>
            </w:r>
            <w:r w:rsidRPr="00952AC9">
              <w:rPr>
                <w:b/>
                <w:bCs/>
                <w:color w:val="FFFFFF"/>
              </w:rPr>
              <w:t xml:space="preserve"> </w:t>
            </w:r>
          </w:p>
        </w:tc>
      </w:tr>
      <w:tr w:rsidR="008D3AE6" w:rsidRPr="00952AC9" w:rsidTr="00F83ACE">
        <w:tc>
          <w:tcPr>
            <w:tcW w:w="10458" w:type="dxa"/>
            <w:shd w:val="clear" w:color="auto" w:fill="auto"/>
          </w:tcPr>
          <w:p w:rsidR="008D3AE6" w:rsidRPr="00981E45" w:rsidRDefault="008D3AE6" w:rsidP="00D96454">
            <w:pPr>
              <w:pStyle w:val="ListParagraph"/>
              <w:numPr>
                <w:ilvl w:val="0"/>
                <w:numId w:val="111"/>
              </w:numPr>
              <w:rPr>
                <w:b/>
              </w:rPr>
            </w:pPr>
            <w:r>
              <w:rPr>
                <w:b/>
              </w:rPr>
              <w:t xml:space="preserve"> / Phase 1 / CIP Structure - informative</w:t>
            </w:r>
          </w:p>
          <w:p w:rsidR="008D3AE6" w:rsidRDefault="008D3AE6" w:rsidP="009F0F17">
            <w:r>
              <w:t>Canoe will publish productFamily and productMember definitions.  These definitions will be appropriately versioned to facilitate change management.  The CIP consumer may use these definitions within their execution processes.</w:t>
            </w:r>
            <w:r w:rsidR="003E1F17">
              <w:t xml:space="preserve">  See </w:t>
            </w:r>
            <w:r w:rsidR="009F0F17">
              <w:fldChar w:fldCharType="begin"/>
            </w:r>
            <w:r w:rsidR="009F0F17">
              <w:instrText xml:space="preserve"> REF _Ref311533582 \r \h </w:instrText>
            </w:r>
            <w:r w:rsidR="009F0F17">
              <w:fldChar w:fldCharType="separate"/>
            </w:r>
            <w:r w:rsidR="009F0F17">
              <w:t>Annex H</w:t>
            </w:r>
            <w:r w:rsidR="009F0F17">
              <w:fldChar w:fldCharType="end"/>
            </w:r>
            <w:r w:rsidR="009F0F17">
              <w:t xml:space="preserve"> </w:t>
            </w:r>
            <w:r w:rsidR="00BE4BF9">
              <w:t xml:space="preserve">- </w:t>
            </w:r>
            <w:r w:rsidR="00BE4BF9">
              <w:fldChar w:fldCharType="begin"/>
            </w:r>
            <w:r w:rsidR="00BE4BF9">
              <w:instrText xml:space="preserve"> REF _Ref311533582 \h </w:instrText>
            </w:r>
            <w:r w:rsidR="00BE4BF9">
              <w:fldChar w:fldCharType="separate"/>
            </w:r>
            <w:r w:rsidR="004C4B35">
              <w:t>ProductFamily and ProductMember Definitions</w:t>
            </w:r>
            <w:r w:rsidR="00BE4BF9">
              <w:fldChar w:fldCharType="end"/>
            </w:r>
            <w:r w:rsidR="00BE4BF9">
              <w:t>.</w:t>
            </w:r>
          </w:p>
        </w:tc>
      </w:tr>
      <w:tr w:rsidR="008D3AE6" w:rsidRPr="00952AC9" w:rsidTr="00F83ACE">
        <w:tc>
          <w:tcPr>
            <w:tcW w:w="10458" w:type="dxa"/>
            <w:shd w:val="clear" w:color="auto" w:fill="auto"/>
          </w:tcPr>
          <w:p w:rsidR="008D3AE6" w:rsidRPr="00981E45" w:rsidRDefault="008D3AE6" w:rsidP="00D96454">
            <w:pPr>
              <w:pStyle w:val="ListParagraph"/>
              <w:numPr>
                <w:ilvl w:val="0"/>
                <w:numId w:val="111"/>
              </w:numPr>
              <w:rPr>
                <w:b/>
              </w:rPr>
            </w:pPr>
            <w:r>
              <w:rPr>
                <w:b/>
              </w:rPr>
              <w:t xml:space="preserve"> / Phase 1 / CIP Structure</w:t>
            </w:r>
          </w:p>
          <w:p w:rsidR="008D3AE6" w:rsidRDefault="008D3AE6" w:rsidP="0078254A">
            <w:r>
              <w:t xml:space="preserve">Canoe may include elements and attributes in a CIP which are not used universally by all CIP consumers.  The CIP consumer MUST ignore any elements and attributes within a CIP which are extraneous to their </w:t>
            </w:r>
            <w:r w:rsidR="0078254A">
              <w:t>implementation.</w:t>
            </w:r>
          </w:p>
        </w:tc>
      </w:tr>
      <w:tr w:rsidR="0087441B" w:rsidRPr="00952AC9" w:rsidTr="00F83ACE">
        <w:tc>
          <w:tcPr>
            <w:tcW w:w="10458" w:type="dxa"/>
            <w:shd w:val="clear" w:color="auto" w:fill="auto"/>
          </w:tcPr>
          <w:p w:rsidR="0087441B" w:rsidRPr="00981E45" w:rsidRDefault="0087441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r w:rsidR="00991D42">
              <w:rPr>
                <w:b/>
              </w:rPr>
              <w:t xml:space="preserve"> Type</w:t>
            </w:r>
          </w:p>
          <w:p w:rsidR="0087441B" w:rsidRDefault="0087441B" w:rsidP="00393313">
            <w:r>
              <w:t xml:space="preserve">Opportunity type restrictions will be defined through qualifiers in the parent Bundle.  </w:t>
            </w:r>
          </w:p>
        </w:tc>
      </w:tr>
      <w:tr w:rsidR="00A6129D" w:rsidRPr="00952AC9" w:rsidTr="00E5432D">
        <w:trPr>
          <w:ins w:id="202" w:author="Tim Whitton" w:date="2012-02-13T12:30:00Z"/>
        </w:trPr>
        <w:tc>
          <w:tcPr>
            <w:tcW w:w="10458" w:type="dxa"/>
            <w:shd w:val="clear" w:color="auto" w:fill="auto"/>
          </w:tcPr>
          <w:p w:rsidR="00A6129D" w:rsidRPr="00981E45" w:rsidRDefault="00A6129D" w:rsidP="00E5432D">
            <w:pPr>
              <w:pStyle w:val="ListParagraph"/>
              <w:numPr>
                <w:ilvl w:val="0"/>
                <w:numId w:val="111"/>
              </w:numPr>
              <w:rPr>
                <w:ins w:id="203" w:author="Tim Whitton" w:date="2012-02-13T12:30:00Z"/>
                <w:b/>
              </w:rPr>
            </w:pPr>
            <w:ins w:id="204" w:author="Tim Whitton" w:date="2012-02-13T12:30:00Z">
              <w:r>
                <w:rPr>
                  <w:b/>
                </w:rPr>
                <w:t xml:space="preserve"> / Phase 1 / </w:t>
              </w:r>
              <w:r w:rsidRPr="00981E45">
                <w:rPr>
                  <w:b/>
                </w:rPr>
                <w:t xml:space="preserve">Targeting </w:t>
              </w:r>
              <w:r>
                <w:rPr>
                  <w:b/>
                </w:rPr>
                <w:t>–</w:t>
              </w:r>
              <w:r w:rsidRPr="00981E45">
                <w:rPr>
                  <w:b/>
                </w:rPr>
                <w:t xml:space="preserve"> Opportunity</w:t>
              </w:r>
              <w:r>
                <w:rPr>
                  <w:b/>
                </w:rPr>
                <w:t xml:space="preserve"> Type</w:t>
              </w:r>
            </w:ins>
          </w:p>
          <w:p w:rsidR="00A6129D" w:rsidRDefault="00A6129D" w:rsidP="00E5432D">
            <w:pPr>
              <w:rPr>
                <w:ins w:id="205" w:author="Tim Whitton" w:date="2012-02-13T12:30:00Z"/>
              </w:rPr>
            </w:pPr>
            <w:ins w:id="206" w:author="Tim Whitton" w:date="2012-02-13T12:30:00Z">
              <w:r>
                <w:t xml:space="preserve">Opportunity attributes must be available as targets through a designated namespace.  The current need is for targeting opportunity types of slate, </w:t>
              </w:r>
              <w:r w:rsidRPr="00FC0AAA">
                <w:t>pre-roll, mid-roll, post-roll, interstitial</w:t>
              </w:r>
              <w:r w:rsidRPr="00730735">
                <w:t xml:space="preserve"> as well </w:t>
              </w:r>
              <w:r>
                <w:t xml:space="preserve">as mid-roll by number.  </w:t>
              </w:r>
            </w:ins>
          </w:p>
        </w:tc>
      </w:tr>
      <w:tr w:rsidR="00DC55E5" w:rsidRPr="00952AC9" w:rsidTr="00F83ACE">
        <w:tc>
          <w:tcPr>
            <w:tcW w:w="10458" w:type="dxa"/>
            <w:shd w:val="clear" w:color="auto" w:fill="auto"/>
          </w:tcPr>
          <w:p w:rsidR="00DC55E5" w:rsidRPr="00981E45" w:rsidRDefault="00DC55E5"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r w:rsidR="00991D42">
              <w:rPr>
                <w:b/>
              </w:rPr>
              <w:t xml:space="preserve"> Type</w:t>
            </w:r>
          </w:p>
          <w:p w:rsidR="00DC55E5" w:rsidRDefault="00DC55E5">
            <w:del w:id="207" w:author="Tim Whitton" w:date="2012-02-13T12:30:00Z">
              <w:r w:rsidDel="00A6129D">
                <w:delText>Opportunity attributes must be available as targets through a designated namespace.</w:delText>
              </w:r>
            </w:del>
            <w:ins w:id="208" w:author="Tim Whitton" w:date="2012-02-13T12:30:00Z">
              <w:r w:rsidR="00A6129D">
                <w:t xml:space="preserve">The CIP Consumer must recognize </w:t>
              </w:r>
            </w:ins>
            <w:ins w:id="209" w:author="Tim Whitton" w:date="2012-02-13T12:31:00Z">
              <w:r w:rsidR="00A6129D">
                <w:t>targeting</w:t>
              </w:r>
            </w:ins>
            <w:ins w:id="210" w:author="Tim Whitton" w:date="2012-02-13T12:30:00Z">
              <w:r w:rsidR="00A6129D">
                <w:t xml:space="preserve"> </w:t>
              </w:r>
            </w:ins>
            <w:ins w:id="211" w:author="Tim Whitton" w:date="2012-02-13T12:31:00Z">
              <w:r w:rsidR="00A6129D">
                <w:t xml:space="preserve">for any </w:t>
              </w:r>
            </w:ins>
            <w:del w:id="212" w:author="Tim Whitton" w:date="2012-02-13T12:31:00Z">
              <w:r w:rsidDel="00A6129D">
                <w:delText xml:space="preserve">  The current need is for targeting </w:delText>
              </w:r>
            </w:del>
            <w:ins w:id="213" w:author="Tim Whitton" w:date="2012-02-13T12:31:00Z">
              <w:r w:rsidR="00A6129D">
                <w:t xml:space="preserve">combination of the </w:t>
              </w:r>
            </w:ins>
            <w:r>
              <w:t xml:space="preserve">opportunity types of </w:t>
            </w:r>
            <w:r w:rsidR="00D615D4">
              <w:t xml:space="preserve">slate, </w:t>
            </w:r>
            <w:r w:rsidR="00730735" w:rsidRPr="00FC0AAA">
              <w:t xml:space="preserve">pre-roll, mid-roll, post-roll, </w:t>
            </w:r>
            <w:ins w:id="214" w:author="Tim Whitton" w:date="2012-02-13T12:32:00Z">
              <w:r w:rsidR="00A6129D">
                <w:t xml:space="preserve">and </w:t>
              </w:r>
            </w:ins>
            <w:r w:rsidR="00730735" w:rsidRPr="00FC0AAA">
              <w:t>interstitial</w:t>
            </w:r>
            <w:del w:id="215" w:author="Tim Whitton" w:date="2012-02-13T12:32:00Z">
              <w:r w:rsidR="00730735" w:rsidRPr="00730735" w:rsidDel="00A6129D">
                <w:delText xml:space="preserve"> </w:delText>
              </w:r>
              <w:r w:rsidRPr="00730735" w:rsidDel="00A6129D">
                <w:delText xml:space="preserve">as well </w:delText>
              </w:r>
              <w:r w:rsidDel="00A6129D">
                <w:delText>as mid</w:delText>
              </w:r>
              <w:r w:rsidR="00730735" w:rsidDel="00A6129D">
                <w:delText>-</w:delText>
              </w:r>
              <w:r w:rsidDel="00A6129D">
                <w:delText>roll by number.</w:delText>
              </w:r>
            </w:del>
            <w:ins w:id="216" w:author="Tim Whitton" w:date="2012-02-13T12:32:00Z">
              <w:r w:rsidR="00A6129D">
                <w:t>.</w:t>
              </w:r>
            </w:ins>
            <w:r>
              <w:t xml:space="preserve">  </w:t>
            </w:r>
          </w:p>
        </w:tc>
      </w:tr>
      <w:tr w:rsidR="008A6313" w:rsidRPr="00952AC9" w:rsidTr="00F83ACE">
        <w:tc>
          <w:tcPr>
            <w:tcW w:w="10458" w:type="dxa"/>
            <w:shd w:val="clear" w:color="auto" w:fill="auto"/>
          </w:tcPr>
          <w:p w:rsidR="008A6313" w:rsidRPr="00981E45" w:rsidRDefault="008A6313"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Opportunity</w:t>
            </w:r>
            <w:r w:rsidR="00991D42">
              <w:rPr>
                <w:b/>
              </w:rPr>
              <w:t xml:space="preserve"> Type</w:t>
            </w:r>
          </w:p>
          <w:p w:rsidR="008A6313" w:rsidRDefault="008A6313" w:rsidP="00CF2C67">
            <w:r w:rsidRPr="00EF426F">
              <w:t xml:space="preserve">Opportunity is currently defined </w:t>
            </w:r>
            <w:r w:rsidR="00F57580">
              <w:t xml:space="preserve">within a Term element with source=”ent”, </w:t>
            </w:r>
            <w:r w:rsidR="00B426E8">
              <w:t>operation=”eq” or “ne”, xpath</w:t>
            </w:r>
            <w:r w:rsidRPr="00EF426F">
              <w:t xml:space="preserve"> = "typeOfPlacementOpportunity" and namespace =</w:t>
            </w:r>
            <w:hyperlink r:id="rId23" w:history="1">
              <w:r w:rsidR="00CF2C67" w:rsidRPr="000F1AB8">
                <w:rPr>
                  <w:rStyle w:val="Hyperlink"/>
                </w:rPr>
                <w:t>http://www.cablelabs.com/namespaces/metadata/xsd/placementopportunity/1</w:t>
              </w:r>
            </w:hyperlink>
            <w:r w:rsidR="00CF2C67">
              <w:t xml:space="preserve"> with the value set to the qualifying OpportunityType</w:t>
            </w:r>
            <w:r w:rsidR="00B426E8">
              <w:t>.</w:t>
            </w:r>
          </w:p>
          <w:p w:rsidR="00730735" w:rsidRDefault="00730735" w:rsidP="00CF2C67"/>
          <w:p w:rsidR="00730735" w:rsidRPr="00730735" w:rsidRDefault="00730735" w:rsidP="00CF2C67">
            <w:r>
              <w:t xml:space="preserve">Valid values for </w:t>
            </w:r>
            <w:r w:rsidRPr="00EF426F">
              <w:t>"typeOfPlacementOpportunity"</w:t>
            </w:r>
            <w:r>
              <w:t xml:space="preserve"> </w:t>
            </w:r>
            <w:r w:rsidRPr="00730735">
              <w:t xml:space="preserve">are </w:t>
            </w:r>
            <w:r w:rsidRPr="00FC0AAA">
              <w:t>pre-roll|mid-roll|post-roll|interstitial|slate|private:</w:t>
            </w:r>
            <w:proofErr w:type="gramStart"/>
            <w:r w:rsidRPr="00FC0AAA">
              <w:t>.+</w:t>
            </w:r>
            <w:proofErr w:type="gramEnd"/>
          </w:p>
          <w:p w:rsidR="00CF2C67" w:rsidRDefault="00CF2C67" w:rsidP="00CF2C67"/>
          <w:p w:rsidR="00CF2C67" w:rsidRDefault="00CF2C67" w:rsidP="00CF2C67">
            <w:r>
              <w:t>As an example</w:t>
            </w:r>
            <w:r w:rsidR="00B426E8">
              <w:t>, a term specifying midroll would look like</w:t>
            </w:r>
            <w:r>
              <w:t>:</w:t>
            </w:r>
          </w:p>
          <w:p w:rsidR="00B426E8" w:rsidRDefault="00CF2C67">
            <w:r w:rsidRPr="00C62578">
              <w:rPr>
                <w:sz w:val="18"/>
                <w:szCs w:val="18"/>
              </w:rPr>
              <w:t>&lt;Term source="ent" operation="eq" xpath="typeOfPlacementOpportunity" namespace="http://www.cablelabs.com/namespaces/metadata/xsd/placementopportunity/1"&gt;mid</w:t>
            </w:r>
            <w:r w:rsidR="00730735">
              <w:rPr>
                <w:sz w:val="18"/>
                <w:szCs w:val="18"/>
              </w:rPr>
              <w:t>-</w:t>
            </w:r>
            <w:r w:rsidRPr="00C62578">
              <w:rPr>
                <w:sz w:val="18"/>
                <w:szCs w:val="18"/>
              </w:rPr>
              <w:t>roll&lt;/Term&gt;</w:t>
            </w:r>
          </w:p>
        </w:tc>
      </w:tr>
      <w:tr w:rsidR="00CF2C67" w:rsidRPr="00952AC9" w:rsidTr="00F83ACE">
        <w:tc>
          <w:tcPr>
            <w:tcW w:w="10458" w:type="dxa"/>
            <w:shd w:val="clear" w:color="auto" w:fill="auto"/>
          </w:tcPr>
          <w:p w:rsidR="00CF2C67" w:rsidRPr="00E7510A" w:rsidRDefault="00CF2C67" w:rsidP="00D96454">
            <w:pPr>
              <w:pStyle w:val="ListParagraph"/>
              <w:numPr>
                <w:ilvl w:val="0"/>
                <w:numId w:val="111"/>
              </w:numPr>
              <w:rPr>
                <w:b/>
              </w:rPr>
            </w:pPr>
            <w:r w:rsidRPr="00E7510A">
              <w:rPr>
                <w:b/>
              </w:rPr>
              <w:t xml:space="preserve"> / Phase 1 / Targeting –</w:t>
            </w:r>
            <w:r w:rsidR="001C24DB" w:rsidRPr="00E7510A">
              <w:rPr>
                <w:b/>
              </w:rPr>
              <w:t xml:space="preserve"> Mid-roll by number</w:t>
            </w:r>
          </w:p>
          <w:p w:rsidR="00E7510A" w:rsidRDefault="001C24DB" w:rsidP="001C24DB">
            <w:r>
              <w:t>Opportunity sequence</w:t>
            </w:r>
            <w:r w:rsidRPr="00EF426F">
              <w:t xml:space="preserve"> is currently defined </w:t>
            </w:r>
            <w:r>
              <w:t>within a Term element with source=”ent”, operation=”eq” or “ne”, xpath</w:t>
            </w:r>
            <w:r w:rsidRPr="00EF426F">
              <w:t xml:space="preserve"> = "</w:t>
            </w:r>
            <w:r w:rsidR="00230CC6">
              <w:t>poGroupIndex</w:t>
            </w:r>
            <w:r w:rsidRPr="00EF426F">
              <w:t xml:space="preserve">" and </w:t>
            </w:r>
          </w:p>
          <w:p w:rsidR="001C24DB" w:rsidRDefault="001C24DB" w:rsidP="001C24DB">
            <w:proofErr w:type="gramStart"/>
            <w:r w:rsidRPr="00EF426F">
              <w:t>namespace</w:t>
            </w:r>
            <w:proofErr w:type="gramEnd"/>
            <w:r w:rsidRPr="00EF426F">
              <w:t>=</w:t>
            </w:r>
            <w:hyperlink r:id="rId24" w:history="1">
              <w:r w:rsidRPr="000F1AB8">
                <w:rPr>
                  <w:rStyle w:val="Hyperlink"/>
                </w:rPr>
                <w:t>http://www.cablelabs.com/namespaces/metadata/xsd/placementopportunity/1</w:t>
              </w:r>
            </w:hyperlink>
            <w:r>
              <w:t xml:space="preserve"> with the value set to the qualifying </w:t>
            </w:r>
            <w:r w:rsidR="00230CC6">
              <w:t>po</w:t>
            </w:r>
            <w:r w:rsidR="00392394">
              <w:t>GroupIndex</w:t>
            </w:r>
            <w:r>
              <w:t xml:space="preserve">.  </w:t>
            </w:r>
            <w:r w:rsidR="00392394">
              <w:t>The use of the “</w:t>
            </w:r>
            <w:r w:rsidR="00230CC6">
              <w:t>poGroupIndex</w:t>
            </w:r>
            <w:r w:rsidR="00392394">
              <w:t xml:space="preserve">” xpath indicates that a specific mid-roll </w:t>
            </w:r>
            <w:r w:rsidR="00392394">
              <w:lastRenderedPageBreak/>
              <w:t>PoGroupInd</w:t>
            </w:r>
            <w:r w:rsidR="00FE2C79">
              <w:t>e</w:t>
            </w:r>
            <w:r w:rsidR="00392394">
              <w:t>x is being targeted.</w:t>
            </w:r>
          </w:p>
          <w:p w:rsidR="00230CC6" w:rsidRDefault="00230CC6" w:rsidP="001C24DB">
            <w:r>
              <w:t>There are specific rules for PlacementOpportunity metadata.</w:t>
            </w:r>
          </w:p>
          <w:p w:rsidR="00AF7F83" w:rsidRDefault="00AF7F83" w:rsidP="00AF7F83">
            <w:pPr>
              <w:pStyle w:val="ListParagraph"/>
              <w:numPr>
                <w:ilvl w:val="0"/>
                <w:numId w:val="188"/>
              </w:numPr>
              <w:spacing w:after="0"/>
              <w:contextualSpacing w:val="0"/>
              <w:rPr>
                <w:color w:val="1F497D"/>
              </w:rPr>
            </w:pPr>
            <w:r>
              <w:rPr>
                <w:color w:val="1F497D"/>
              </w:rPr>
              <w:t xml:space="preserve">If a PlacementOpportunity contains typeOfPlacementOpportunity=”pre-roll”, the poGroupIndex must always </w:t>
            </w:r>
            <w:proofErr w:type="gramStart"/>
            <w:r>
              <w:rPr>
                <w:color w:val="1F497D"/>
              </w:rPr>
              <w:t>= ”</w:t>
            </w:r>
            <w:proofErr w:type="gramEnd"/>
            <w:r>
              <w:rPr>
                <w:color w:val="1F497D"/>
              </w:rPr>
              <w:t>1”.</w:t>
            </w:r>
          </w:p>
          <w:p w:rsidR="00AF7F83" w:rsidRDefault="00AF7F83" w:rsidP="00AF7F83">
            <w:pPr>
              <w:pStyle w:val="ListParagraph"/>
              <w:numPr>
                <w:ilvl w:val="0"/>
                <w:numId w:val="188"/>
              </w:numPr>
              <w:spacing w:after="0"/>
              <w:contextualSpacing w:val="0"/>
              <w:rPr>
                <w:color w:val="1F497D"/>
              </w:rPr>
            </w:pPr>
            <w:r>
              <w:rPr>
                <w:color w:val="1F497D"/>
              </w:rPr>
              <w:t>If a PlacementOpportunity contains typeOfPlacementOpportunity=”mid-roll”, the poGroupIndex must always be between 2 and 98.  They always start at 2, even if there is no pre-roll.</w:t>
            </w:r>
          </w:p>
          <w:p w:rsidR="00AF7F83" w:rsidRDefault="00AF7F83" w:rsidP="00AF7F83">
            <w:pPr>
              <w:pStyle w:val="ListParagraph"/>
              <w:numPr>
                <w:ilvl w:val="0"/>
                <w:numId w:val="188"/>
              </w:numPr>
              <w:spacing w:after="0"/>
              <w:contextualSpacing w:val="0"/>
              <w:rPr>
                <w:color w:val="1F497D"/>
              </w:rPr>
            </w:pPr>
            <w:r>
              <w:rPr>
                <w:color w:val="1F497D"/>
              </w:rPr>
              <w:t xml:space="preserve">If a PlacementOpportunity contains typeOfPlacementOpportunity=”post-roll”, the poGroupIndex must always </w:t>
            </w:r>
            <w:proofErr w:type="gramStart"/>
            <w:r>
              <w:rPr>
                <w:color w:val="1F497D"/>
              </w:rPr>
              <w:t>= ”</w:t>
            </w:r>
            <w:proofErr w:type="gramEnd"/>
            <w:r>
              <w:rPr>
                <w:color w:val="1F497D"/>
              </w:rPr>
              <w:t>99”.</w:t>
            </w:r>
          </w:p>
          <w:p w:rsidR="00AF7F83" w:rsidRDefault="00AF7F83" w:rsidP="00AF7F83">
            <w:pPr>
              <w:pStyle w:val="ListParagraph"/>
              <w:numPr>
                <w:ilvl w:val="0"/>
                <w:numId w:val="188"/>
              </w:numPr>
              <w:spacing w:after="0"/>
              <w:contextualSpacing w:val="0"/>
              <w:rPr>
                <w:color w:val="1F497D"/>
              </w:rPr>
            </w:pPr>
            <w:r>
              <w:rPr>
                <w:color w:val="1F497D"/>
              </w:rPr>
              <w:t>If a PlacementOpportunity contains typeOfPlacementOpportunity</w:t>
            </w:r>
            <w:proofErr w:type="gramStart"/>
            <w:r>
              <w:rPr>
                <w:color w:val="1F497D"/>
              </w:rPr>
              <w:t>=(</w:t>
            </w:r>
            <w:proofErr w:type="gramEnd"/>
            <w:r>
              <w:rPr>
                <w:color w:val="1F497D"/>
              </w:rPr>
              <w:t>”slate” or “interstitial”), the poGroupIndex is not constrained.</w:t>
            </w:r>
          </w:p>
          <w:p w:rsidR="00230CC6" w:rsidRDefault="00230CC6" w:rsidP="001C24DB"/>
          <w:p w:rsidR="00AF7F83" w:rsidRDefault="00AF7F83" w:rsidP="001C24DB">
            <w:r>
              <w:t>The constraints of these rules allow us to identify mid-roll break X as poGroupIndex X+1.</w:t>
            </w:r>
          </w:p>
          <w:p w:rsidR="001C24DB" w:rsidRDefault="001C24DB" w:rsidP="001C24DB">
            <w:r>
              <w:t xml:space="preserve">As an example, a term specifying the </w:t>
            </w:r>
            <w:r w:rsidR="00AF7F83">
              <w:t>1st</w:t>
            </w:r>
            <w:r>
              <w:t xml:space="preserve"> </w:t>
            </w:r>
            <w:r w:rsidR="00392394">
              <w:t xml:space="preserve">mid-roll </w:t>
            </w:r>
            <w:r w:rsidR="00AF7F83">
              <w:t>break</w:t>
            </w:r>
            <w:r w:rsidR="00392394">
              <w:t xml:space="preserve"> </w:t>
            </w:r>
            <w:r w:rsidR="00AF7F83">
              <w:t>is</w:t>
            </w:r>
            <w:r>
              <w:t>:</w:t>
            </w:r>
          </w:p>
          <w:p w:rsidR="001C24DB" w:rsidRDefault="001C24DB" w:rsidP="004C2271">
            <w:r w:rsidRPr="00F766D1">
              <w:rPr>
                <w:sz w:val="18"/>
                <w:szCs w:val="18"/>
              </w:rPr>
              <w:t>&lt;Term source="ent" operation="eq" xpath="</w:t>
            </w:r>
            <w:r w:rsidR="00230CC6">
              <w:t>poGroupIndex</w:t>
            </w:r>
            <w:r w:rsidRPr="00F766D1">
              <w:rPr>
                <w:sz w:val="18"/>
                <w:szCs w:val="18"/>
              </w:rPr>
              <w:t>" namespace="http://www.cablelabs.com/namespaces/metadata/xsd/placementopportunity/1"&gt;</w:t>
            </w:r>
            <w:r w:rsidR="00AF7F83">
              <w:rPr>
                <w:sz w:val="18"/>
                <w:szCs w:val="18"/>
              </w:rPr>
              <w:t>2</w:t>
            </w:r>
            <w:r w:rsidRPr="00F766D1">
              <w:rPr>
                <w:sz w:val="18"/>
                <w:szCs w:val="18"/>
              </w:rPr>
              <w:t>&lt;/Term&gt;</w:t>
            </w:r>
          </w:p>
        </w:tc>
      </w:tr>
      <w:tr w:rsidR="00CF2C67" w:rsidRPr="00952AC9" w:rsidTr="00F83ACE">
        <w:tc>
          <w:tcPr>
            <w:tcW w:w="10458" w:type="dxa"/>
            <w:shd w:val="clear" w:color="auto" w:fill="auto"/>
          </w:tcPr>
          <w:p w:rsidR="00CF2C67" w:rsidRPr="00981E45" w:rsidRDefault="00CF2C67" w:rsidP="00D96454">
            <w:pPr>
              <w:pStyle w:val="ListParagraph"/>
              <w:numPr>
                <w:ilvl w:val="0"/>
                <w:numId w:val="111"/>
              </w:numPr>
              <w:rPr>
                <w:b/>
              </w:rPr>
            </w:pPr>
            <w:r>
              <w:rPr>
                <w:b/>
              </w:rPr>
              <w:lastRenderedPageBreak/>
              <w:t xml:space="preserve"> / Phase 1 / </w:t>
            </w:r>
            <w:r w:rsidRPr="00981E45">
              <w:rPr>
                <w:b/>
              </w:rPr>
              <w:t xml:space="preserve">Targeting </w:t>
            </w:r>
            <w:r>
              <w:rPr>
                <w:b/>
              </w:rPr>
              <w:t>–</w:t>
            </w:r>
            <w:r w:rsidRPr="00981E45">
              <w:rPr>
                <w:b/>
              </w:rPr>
              <w:t xml:space="preserve"> Opportunity</w:t>
            </w:r>
            <w:r w:rsidR="006C76B5">
              <w:rPr>
                <w:b/>
              </w:rPr>
              <w:t xml:space="preserve"> Type</w:t>
            </w:r>
          </w:p>
          <w:p w:rsidR="00CF2C67" w:rsidRDefault="00CF2C67" w:rsidP="00CF2C67">
            <w:r w:rsidRPr="00EF426F">
              <w:t xml:space="preserve">The execution engine MUST interpret the absence of an Opportunity qualifier to mean that the placement can qualify for </w:t>
            </w:r>
            <w:r>
              <w:t>ANY</w:t>
            </w:r>
            <w:r w:rsidRPr="00EF426F">
              <w:t xml:space="preserve"> opportunity regardless of opportunity type.</w:t>
            </w:r>
            <w:r>
              <w:t xml:space="preserve"> </w:t>
            </w:r>
          </w:p>
        </w:tc>
      </w:tr>
      <w:tr w:rsidR="0087441B" w:rsidRPr="00952AC9" w:rsidTr="00F83ACE">
        <w:tc>
          <w:tcPr>
            <w:tcW w:w="10458" w:type="dxa"/>
            <w:shd w:val="clear" w:color="auto" w:fill="auto"/>
          </w:tcPr>
          <w:p w:rsidR="0087441B" w:rsidRPr="00981E45" w:rsidRDefault="0087441B"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Pr>
                <w:b/>
              </w:rPr>
              <w:t>Position</w:t>
            </w:r>
          </w:p>
          <w:p w:rsidR="0087441B" w:rsidRDefault="0087441B" w:rsidP="0087441B">
            <w:r>
              <w:t xml:space="preserve">Position restrictions will be defined through qualifiers in the parent Bundle.  </w:t>
            </w:r>
          </w:p>
        </w:tc>
      </w:tr>
      <w:tr w:rsidR="008A6313" w:rsidRPr="00952AC9" w:rsidTr="00F83ACE">
        <w:tc>
          <w:tcPr>
            <w:tcW w:w="10458" w:type="dxa"/>
            <w:shd w:val="clear" w:color="auto" w:fill="auto"/>
          </w:tcPr>
          <w:p w:rsidR="008A6313" w:rsidRPr="00981E45" w:rsidRDefault="008A6313" w:rsidP="00D96454">
            <w:pPr>
              <w:pStyle w:val="ListParagraph"/>
              <w:numPr>
                <w:ilvl w:val="0"/>
                <w:numId w:val="111"/>
              </w:numPr>
              <w:rPr>
                <w:b/>
              </w:rPr>
            </w:pPr>
            <w:r>
              <w:rPr>
                <w:b/>
              </w:rPr>
              <w:t xml:space="preserve"> / Phase </w:t>
            </w:r>
            <w:ins w:id="217" w:author="Tim Whitton" w:date="2012-02-07T12:03:00Z">
              <w:r w:rsidR="004329E7">
                <w:rPr>
                  <w:b/>
                </w:rPr>
                <w:t>2</w:t>
              </w:r>
            </w:ins>
            <w:del w:id="218" w:author="Tim Whitton" w:date="2012-02-07T12:03:00Z">
              <w:r w:rsidDel="004329E7">
                <w:rPr>
                  <w:b/>
                </w:rPr>
                <w:delText>1</w:delText>
              </w:r>
            </w:del>
            <w:r>
              <w:rPr>
                <w:b/>
              </w:rPr>
              <w:t xml:space="preserve"> / </w:t>
            </w:r>
            <w:r w:rsidRPr="00981E45">
              <w:rPr>
                <w:b/>
              </w:rPr>
              <w:t xml:space="preserve">Targeting </w:t>
            </w:r>
            <w:r>
              <w:rPr>
                <w:b/>
              </w:rPr>
              <w:t>–</w:t>
            </w:r>
            <w:r w:rsidRPr="00981E45">
              <w:rPr>
                <w:b/>
              </w:rPr>
              <w:t xml:space="preserve"> </w:t>
            </w:r>
            <w:r w:rsidR="00CE77BF">
              <w:rPr>
                <w:b/>
              </w:rPr>
              <w:t>Position</w:t>
            </w:r>
          </w:p>
          <w:p w:rsidR="008A6313" w:rsidRDefault="008A6313" w:rsidP="00F87C9B">
            <w:r>
              <w:t xml:space="preserve">Position attributes must be available as targets through a designated namespace.  The current need is for First and Last designations.  </w:t>
            </w:r>
          </w:p>
        </w:tc>
      </w:tr>
      <w:tr w:rsidR="00B306E7" w:rsidRPr="00952AC9" w:rsidTr="00F83ACE">
        <w:tc>
          <w:tcPr>
            <w:tcW w:w="10458" w:type="dxa"/>
            <w:shd w:val="clear" w:color="auto" w:fill="auto"/>
          </w:tcPr>
          <w:p w:rsidR="00B306E7" w:rsidRPr="00981E45" w:rsidRDefault="00B306E7" w:rsidP="00D96454">
            <w:pPr>
              <w:pStyle w:val="ListParagraph"/>
              <w:numPr>
                <w:ilvl w:val="0"/>
                <w:numId w:val="111"/>
              </w:numPr>
              <w:rPr>
                <w:b/>
              </w:rPr>
            </w:pPr>
            <w:r>
              <w:rPr>
                <w:b/>
              </w:rPr>
              <w:t xml:space="preserve"> / Phase </w:t>
            </w:r>
            <w:ins w:id="219" w:author="Tim Whitton" w:date="2012-02-07T12:03:00Z">
              <w:r w:rsidR="0041511D">
                <w:rPr>
                  <w:b/>
                </w:rPr>
                <w:t>2</w:t>
              </w:r>
            </w:ins>
            <w:del w:id="220" w:author="Tim Whitton" w:date="2012-02-07T12:03:00Z">
              <w:r w:rsidDel="0041511D">
                <w:rPr>
                  <w:b/>
                </w:rPr>
                <w:delText>1</w:delText>
              </w:r>
            </w:del>
            <w:r>
              <w:rPr>
                <w:b/>
              </w:rPr>
              <w:t xml:space="preserve"> / </w:t>
            </w:r>
            <w:r w:rsidRPr="00981E45">
              <w:rPr>
                <w:b/>
              </w:rPr>
              <w:t xml:space="preserve">Targeting </w:t>
            </w:r>
            <w:r>
              <w:rPr>
                <w:b/>
              </w:rPr>
              <w:t>–</w:t>
            </w:r>
            <w:r w:rsidRPr="00981E45">
              <w:rPr>
                <w:b/>
              </w:rPr>
              <w:t xml:space="preserve"> </w:t>
            </w:r>
            <w:r>
              <w:rPr>
                <w:b/>
              </w:rPr>
              <w:t xml:space="preserve">Position – </w:t>
            </w:r>
            <w:r w:rsidR="007322E6">
              <w:rPr>
                <w:b/>
              </w:rPr>
              <w:t>IsF</w:t>
            </w:r>
            <w:r>
              <w:rPr>
                <w:b/>
              </w:rPr>
              <w:t>irst/</w:t>
            </w:r>
            <w:r w:rsidR="007322E6">
              <w:rPr>
                <w:b/>
              </w:rPr>
              <w:t>IsL</w:t>
            </w:r>
            <w:r>
              <w:rPr>
                <w:b/>
              </w:rPr>
              <w:t>ast</w:t>
            </w:r>
          </w:p>
          <w:p w:rsidR="00B306E7" w:rsidRDefault="007322E6" w:rsidP="00B93E97">
            <w:r>
              <w:t>Is</w:t>
            </w:r>
            <w:r w:rsidR="00B306E7">
              <w:t xml:space="preserve">First and </w:t>
            </w:r>
            <w:r>
              <w:t>Is</w:t>
            </w:r>
            <w:r w:rsidR="00B306E7">
              <w:t>Last are special cases of “order”</w:t>
            </w:r>
            <w:r>
              <w:t>.  T</w:t>
            </w:r>
            <w:r w:rsidR="00B306E7">
              <w:t>hey are scoped by opportunity</w:t>
            </w:r>
            <w:r>
              <w:t>T</w:t>
            </w:r>
            <w:r w:rsidR="00B306E7">
              <w:t>ype within a set of opportunities with a common PoGroupindex.</w:t>
            </w:r>
          </w:p>
          <w:p w:rsidR="00B306E7" w:rsidRDefault="00B306E7" w:rsidP="00B93E97"/>
          <w:p w:rsidR="00B306E7" w:rsidRDefault="00B306E7" w:rsidP="00B93E97">
            <w:r>
              <w:t xml:space="preserve">As an example, a term specifying the </w:t>
            </w:r>
            <w:r w:rsidR="007322E6">
              <w:t>Is</w:t>
            </w:r>
            <w:r>
              <w:t>First position would look like:</w:t>
            </w:r>
          </w:p>
          <w:p w:rsidR="00E7510A" w:rsidRDefault="00B306E7" w:rsidP="00B93E97">
            <w:r w:rsidRPr="00B426E8">
              <w:t>&lt;Term source="ent" operation="eq" xpath="</w:t>
            </w:r>
            <w:r w:rsidR="00DB3DF7">
              <w:t>IsFirst</w:t>
            </w:r>
            <w:r w:rsidRPr="00B426E8">
              <w:t>" namespace="http://www.cablelabs.com/namespaces/metadata/xsd/placementopportunity/1"&gt;</w:t>
            </w:r>
            <w:r w:rsidR="00DB3DF7">
              <w:t>True</w:t>
            </w:r>
          </w:p>
          <w:p w:rsidR="00B306E7" w:rsidRDefault="00B306E7" w:rsidP="00B93E97">
            <w:r w:rsidRPr="00B426E8">
              <w:t>&lt;/Term&gt;</w:t>
            </w:r>
            <w:r w:rsidR="00F07CC8">
              <w:t xml:space="preserve"> and target the first placement of the first opportunity in the PoGroupIndex.</w:t>
            </w:r>
          </w:p>
          <w:p w:rsidR="00B306E7" w:rsidRDefault="00B306E7" w:rsidP="00B93E97"/>
          <w:p w:rsidR="00B306E7" w:rsidRDefault="00B306E7" w:rsidP="00B93E97">
            <w:r>
              <w:t xml:space="preserve">A term specifying the </w:t>
            </w:r>
            <w:r w:rsidR="007322E6">
              <w:t>Is</w:t>
            </w:r>
            <w:r>
              <w:t>Last position would look like:</w:t>
            </w:r>
          </w:p>
          <w:p w:rsidR="00E7510A" w:rsidRDefault="00B306E7" w:rsidP="00B93E97">
            <w:pPr>
              <w:tabs>
                <w:tab w:val="left" w:pos="804"/>
                <w:tab w:val="left" w:pos="1580"/>
              </w:tabs>
            </w:pPr>
            <w:r w:rsidRPr="00B426E8">
              <w:t>&lt;Term source="ent" operation="eq" xpath="</w:t>
            </w:r>
            <w:r w:rsidR="00DB3DF7">
              <w:t>IsLast</w:t>
            </w:r>
            <w:r w:rsidRPr="00B426E8">
              <w:t>" namespace="http://www.cablelabs.com/namespaces/metadata/xsd/placementopportunity/1"&gt;</w:t>
            </w:r>
            <w:r w:rsidR="00DB3DF7">
              <w:t>True</w:t>
            </w:r>
          </w:p>
          <w:p w:rsidR="00B306E7" w:rsidRDefault="00B306E7" w:rsidP="00B93E97">
            <w:pPr>
              <w:tabs>
                <w:tab w:val="left" w:pos="804"/>
                <w:tab w:val="left" w:pos="1580"/>
              </w:tabs>
            </w:pPr>
            <w:r w:rsidRPr="00B426E8">
              <w:t>&lt;/Term&gt;</w:t>
            </w:r>
            <w:r w:rsidR="00F07CC8">
              <w:t xml:space="preserve"> and target the last placement of the last opportunity in the PoGroupIndex.</w:t>
            </w:r>
          </w:p>
          <w:p w:rsidR="00F07CC8" w:rsidRDefault="00F07CC8" w:rsidP="00F07CC8">
            <w:pPr>
              <w:tabs>
                <w:tab w:val="left" w:pos="804"/>
                <w:tab w:val="left" w:pos="1580"/>
              </w:tabs>
            </w:pPr>
            <w:r>
              <w:t>This is a distinctly different qualifier than:</w:t>
            </w:r>
          </w:p>
          <w:p w:rsidR="00F07CC8" w:rsidRDefault="00F07CC8" w:rsidP="00F07CC8">
            <w:pPr>
              <w:tabs>
                <w:tab w:val="left" w:pos="804"/>
                <w:tab w:val="left" w:pos="1580"/>
              </w:tabs>
            </w:pPr>
            <w:r>
              <w:t xml:space="preserve"> </w:t>
            </w:r>
            <w:r w:rsidRPr="00B426E8">
              <w:t>&lt;Term source="ent" operation="eq" xpath="order" namespace="http://www.cablelabs.com/namespaces/metadata/xsd/placementopportunity/1"&gt;</w:t>
            </w:r>
            <w:r>
              <w:t>1</w:t>
            </w:r>
            <w:r w:rsidRPr="00B426E8">
              <w:t>&lt;/Term&gt;</w:t>
            </w:r>
            <w:r>
              <w:t xml:space="preserve"> which targets any placement within the first opportunity in a PoGroupIndex.</w:t>
            </w:r>
          </w:p>
          <w:p w:rsidR="00F07CC8" w:rsidRDefault="00F07CC8" w:rsidP="00F07CC8">
            <w:pPr>
              <w:tabs>
                <w:tab w:val="left" w:pos="804"/>
                <w:tab w:val="left" w:pos="1580"/>
              </w:tabs>
            </w:pPr>
            <w:r>
              <w:t>OR</w:t>
            </w:r>
          </w:p>
          <w:p w:rsidR="00F07CC8" w:rsidRDefault="00F07CC8" w:rsidP="00F07CC8">
            <w:pPr>
              <w:tabs>
                <w:tab w:val="left" w:pos="804"/>
                <w:tab w:val="left" w:pos="1580"/>
              </w:tabs>
            </w:pPr>
            <w:r w:rsidRPr="00B426E8">
              <w:t xml:space="preserve">&lt;Term source="ent" operation="eq" xpath="order" </w:t>
            </w:r>
            <w:r w:rsidRPr="00B426E8">
              <w:lastRenderedPageBreak/>
              <w:t>namespace="http://www.cablelabs.com/namespaces/metadata/xsd/placementopportunity/1"&gt;</w:t>
            </w:r>
            <w:r>
              <w:t>3</w:t>
            </w:r>
          </w:p>
          <w:p w:rsidR="00F07CC8" w:rsidRDefault="00F07CC8" w:rsidP="00F07CC8">
            <w:pPr>
              <w:tabs>
                <w:tab w:val="left" w:pos="804"/>
                <w:tab w:val="left" w:pos="1580"/>
              </w:tabs>
            </w:pPr>
            <w:r w:rsidRPr="00B426E8">
              <w:t>&lt;/Term&gt;</w:t>
            </w:r>
            <w:r>
              <w:t xml:space="preserve"> which targets any placement in the third opportunity in a PoGroupIndex.</w:t>
            </w:r>
          </w:p>
          <w:p w:rsidR="00F07CC8" w:rsidRDefault="00F07CC8" w:rsidP="00B93E97">
            <w:pPr>
              <w:tabs>
                <w:tab w:val="left" w:pos="804"/>
                <w:tab w:val="left" w:pos="1580"/>
              </w:tabs>
            </w:pPr>
          </w:p>
        </w:tc>
      </w:tr>
      <w:tr w:rsidR="00B426E8" w:rsidRPr="00952AC9" w:rsidTr="00F83ACE">
        <w:tc>
          <w:tcPr>
            <w:tcW w:w="10458" w:type="dxa"/>
            <w:shd w:val="clear" w:color="auto" w:fill="auto"/>
          </w:tcPr>
          <w:p w:rsidR="00B426E8" w:rsidRPr="00981E45" w:rsidRDefault="00B426E8" w:rsidP="00D96454">
            <w:pPr>
              <w:pStyle w:val="ListParagraph"/>
              <w:numPr>
                <w:ilvl w:val="0"/>
                <w:numId w:val="111"/>
              </w:numPr>
              <w:rPr>
                <w:b/>
              </w:rPr>
            </w:pPr>
            <w:r>
              <w:rPr>
                <w:b/>
              </w:rPr>
              <w:lastRenderedPageBreak/>
              <w:t xml:space="preserve"> / Phase 1 / </w:t>
            </w:r>
            <w:r w:rsidRPr="00981E45">
              <w:rPr>
                <w:b/>
              </w:rPr>
              <w:t xml:space="preserve">Targeting </w:t>
            </w:r>
            <w:r>
              <w:rPr>
                <w:b/>
              </w:rPr>
              <w:t>–</w:t>
            </w:r>
            <w:r w:rsidRPr="00981E45">
              <w:rPr>
                <w:b/>
              </w:rPr>
              <w:t xml:space="preserve"> </w:t>
            </w:r>
            <w:r>
              <w:rPr>
                <w:b/>
              </w:rPr>
              <w:t>Position</w:t>
            </w:r>
          </w:p>
          <w:p w:rsidR="00B426E8" w:rsidRDefault="00B426E8" w:rsidP="007322E6">
            <w:r w:rsidRPr="00EF426F">
              <w:t xml:space="preserve">The </w:t>
            </w:r>
            <w:r w:rsidR="00046010">
              <w:t>CIP consumer</w:t>
            </w:r>
            <w:r w:rsidRPr="00EF426F">
              <w:t xml:space="preserve"> MUST interpret the absence of a Position qualifier </w:t>
            </w:r>
            <w:r w:rsidR="002D0D6B">
              <w:t xml:space="preserve">(no “IsFirst” or “IsLast” qualifier) </w:t>
            </w:r>
            <w:r w:rsidRPr="00EF426F">
              <w:t xml:space="preserve">to mean that the placement can qualify for </w:t>
            </w:r>
            <w:r>
              <w:t>ANY</w:t>
            </w:r>
            <w:r w:rsidRPr="00EF426F">
              <w:t xml:space="preserve"> placement</w:t>
            </w:r>
            <w:r>
              <w:t xml:space="preserve"> </w:t>
            </w:r>
            <w:r w:rsidR="007322E6">
              <w:t xml:space="preserve">in the PO, </w:t>
            </w:r>
            <w:r w:rsidRPr="00EF426F">
              <w:t>regardless of position.</w:t>
            </w:r>
          </w:p>
        </w:tc>
      </w:tr>
      <w:tr w:rsidR="00286344" w:rsidRPr="00952AC9" w:rsidTr="00F83ACE">
        <w:tc>
          <w:tcPr>
            <w:tcW w:w="10458" w:type="dxa"/>
            <w:shd w:val="clear" w:color="auto" w:fill="auto"/>
          </w:tcPr>
          <w:p w:rsidR="00286344" w:rsidRPr="00981E45" w:rsidRDefault="00286344" w:rsidP="00D96454">
            <w:pPr>
              <w:pStyle w:val="ListParagraph"/>
              <w:numPr>
                <w:ilvl w:val="0"/>
                <w:numId w:val="111"/>
              </w:numPr>
              <w:rPr>
                <w:b/>
              </w:rPr>
            </w:pPr>
            <w:r>
              <w:rPr>
                <w:b/>
              </w:rPr>
              <w:t xml:space="preserve"> / Phase 1 / </w:t>
            </w:r>
            <w:r w:rsidRPr="00F233AC">
              <w:rPr>
                <w:b/>
              </w:rPr>
              <w:t>Targeting – Flight Window</w:t>
            </w:r>
          </w:p>
          <w:p w:rsidR="00286344" w:rsidRPr="00F233AC" w:rsidRDefault="00286344" w:rsidP="00286344">
            <w:r w:rsidRPr="00F233AC">
              <w:t xml:space="preserve">The CIP </w:t>
            </w:r>
            <w:r w:rsidR="00046010">
              <w:t xml:space="preserve">consumer </w:t>
            </w:r>
            <w:r w:rsidRPr="00F233AC">
              <w:t>MUST interpret the flight window to start on the earliest date/time that a placement can execute and to end on the latest date/time that a placement can execute.  The Flight Window is defined in the B</w:t>
            </w:r>
            <w:r>
              <w:t>undle with the Flight element.</w:t>
            </w:r>
          </w:p>
          <w:p w:rsidR="00286344" w:rsidRPr="00F233AC" w:rsidRDefault="00286344" w:rsidP="00286344"/>
          <w:p w:rsidR="00286344" w:rsidRPr="00F233AC" w:rsidRDefault="00286344" w:rsidP="00286344">
            <w:r w:rsidRPr="00F233AC">
              <w:t>As an example, the Flight element below describes a flight window that starts on 12/1 @ 9:00 am and ends on 12/</w:t>
            </w:r>
            <w:r w:rsidR="00300E3D">
              <w:t>31</w:t>
            </w:r>
            <w:r w:rsidRPr="00F233AC">
              <w:t xml:space="preserve"> @ 1:00 pm.</w:t>
            </w:r>
          </w:p>
          <w:p w:rsidR="00286344" w:rsidRPr="00F233AC" w:rsidRDefault="00286344" w:rsidP="00286344"/>
          <w:p w:rsidR="00286344" w:rsidRDefault="00286344" w:rsidP="00300E3D">
            <w:r w:rsidRPr="00F233AC">
              <w:t>&lt;Flight startDateTime="2011-12-01T09:00:00" endDateTime="2011-12-31T13:00:00" startTime="09:00:00" duration="PT04H00M00S" /&gt;</w:t>
            </w:r>
          </w:p>
        </w:tc>
      </w:tr>
      <w:tr w:rsidR="00CE77BF" w:rsidRPr="00952AC9" w:rsidTr="00F83ACE">
        <w:tc>
          <w:tcPr>
            <w:tcW w:w="10458" w:type="dxa"/>
            <w:shd w:val="clear" w:color="auto" w:fill="auto"/>
          </w:tcPr>
          <w:p w:rsidR="00CE77BF" w:rsidRPr="002812A5" w:rsidRDefault="00CE77BF" w:rsidP="00D96454">
            <w:pPr>
              <w:pStyle w:val="ListParagraph"/>
              <w:numPr>
                <w:ilvl w:val="0"/>
                <w:numId w:val="111"/>
              </w:numPr>
              <w:rPr>
                <w:b/>
              </w:rPr>
            </w:pPr>
            <w:r>
              <w:rPr>
                <w:b/>
              </w:rPr>
              <w:t xml:space="preserve"> </w:t>
            </w:r>
            <w:r w:rsidRPr="002812A5">
              <w:rPr>
                <w:b/>
              </w:rPr>
              <w:t>/ Phase 1 / Targeting –</w:t>
            </w:r>
            <w:r w:rsidR="00CD6D21">
              <w:rPr>
                <w:b/>
              </w:rPr>
              <w:t xml:space="preserve"> </w:t>
            </w:r>
            <w:r w:rsidRPr="002812A5">
              <w:rPr>
                <w:b/>
              </w:rPr>
              <w:t>Day of Week</w:t>
            </w:r>
            <w:r w:rsidR="00CD6D21">
              <w:rPr>
                <w:b/>
              </w:rPr>
              <w:t>/Time of Day</w:t>
            </w:r>
          </w:p>
          <w:p w:rsidR="00CE77BF" w:rsidRPr="002812A5" w:rsidRDefault="00CE77BF" w:rsidP="00CE77BF">
            <w:pPr>
              <w:pStyle w:val="NoSpacing"/>
              <w:rPr>
                <w:rFonts w:ascii="Times New Roman" w:hAnsi="Times New Roman"/>
                <w:sz w:val="20"/>
                <w:szCs w:val="20"/>
              </w:rPr>
            </w:pPr>
            <w:r w:rsidRPr="002812A5">
              <w:rPr>
                <w:rFonts w:ascii="Times New Roman" w:hAnsi="Times New Roman"/>
                <w:sz w:val="20"/>
                <w:szCs w:val="20"/>
              </w:rPr>
              <w:t xml:space="preserve">Day of Week and Time of Day targeting will be defined through the Flight element.   </w:t>
            </w:r>
            <w:r w:rsidR="002812A5" w:rsidRPr="002812A5">
              <w:rPr>
                <w:rFonts w:ascii="Times New Roman" w:hAnsi="Times New Roman"/>
                <w:sz w:val="20"/>
                <w:szCs w:val="20"/>
              </w:rPr>
              <w:t>T</w:t>
            </w:r>
            <w:r w:rsidRPr="002812A5">
              <w:rPr>
                <w:rFonts w:ascii="Times New Roman" w:hAnsi="Times New Roman"/>
                <w:sz w:val="20"/>
                <w:szCs w:val="20"/>
              </w:rPr>
              <w:t xml:space="preserve">he MSO can expect that Canoe will define </w:t>
            </w:r>
            <w:r w:rsidR="00DC55E5">
              <w:rPr>
                <w:rFonts w:ascii="Times New Roman" w:hAnsi="Times New Roman"/>
                <w:sz w:val="20"/>
                <w:szCs w:val="20"/>
              </w:rPr>
              <w:t>F</w:t>
            </w:r>
            <w:r w:rsidRPr="002812A5">
              <w:rPr>
                <w:rFonts w:ascii="Times New Roman" w:hAnsi="Times New Roman"/>
                <w:sz w:val="20"/>
                <w:szCs w:val="20"/>
              </w:rPr>
              <w:t xml:space="preserve">light </w:t>
            </w:r>
            <w:r w:rsidR="002812A5" w:rsidRPr="002812A5">
              <w:rPr>
                <w:rFonts w:ascii="Times New Roman" w:hAnsi="Times New Roman"/>
                <w:sz w:val="20"/>
                <w:szCs w:val="20"/>
              </w:rPr>
              <w:t>at the Bundle</w:t>
            </w:r>
            <w:r w:rsidRPr="002812A5">
              <w:rPr>
                <w:rFonts w:ascii="Times New Roman" w:hAnsi="Times New Roman"/>
                <w:sz w:val="20"/>
                <w:szCs w:val="20"/>
              </w:rPr>
              <w:t>.  The Flight will be defined using all attributes of the EffectiveDatesDayTimeType.</w:t>
            </w:r>
          </w:p>
          <w:p w:rsidR="00CE77BF" w:rsidRPr="002812A5" w:rsidRDefault="00CE77BF" w:rsidP="00CE77BF">
            <w:pPr>
              <w:pStyle w:val="NoSpacing"/>
              <w:rPr>
                <w:rFonts w:ascii="Times New Roman" w:hAnsi="Times New Roman"/>
                <w:sz w:val="20"/>
                <w:szCs w:val="20"/>
              </w:rPr>
            </w:pPr>
          </w:p>
          <w:p w:rsidR="00CE77BF" w:rsidRPr="002812A5" w:rsidRDefault="00CE77BF" w:rsidP="00CE77BF">
            <w:pPr>
              <w:pStyle w:val="NoSpacing"/>
              <w:rPr>
                <w:i/>
              </w:rPr>
            </w:pPr>
            <w:r w:rsidRPr="002812A5">
              <w:rPr>
                <w:rFonts w:ascii="Times New Roman" w:hAnsi="Times New Roman"/>
                <w:i/>
                <w:sz w:val="20"/>
                <w:szCs w:val="20"/>
              </w:rPr>
              <w:t>&lt;xs:element name="Flight" type="cip:EffectiveDatesDayTimeType" minOccurs="0" maxOccurs="unbounded"/&gt;</w:t>
            </w:r>
          </w:p>
          <w:p w:rsidR="00CE77BF" w:rsidRPr="002812A5" w:rsidRDefault="00CE77BF" w:rsidP="00CE77BF">
            <w:pPr>
              <w:pStyle w:val="NoSpacing"/>
              <w:rPr>
                <w:rFonts w:ascii="Times New Roman" w:hAnsi="Times New Roman"/>
                <w:sz w:val="20"/>
                <w:szCs w:val="20"/>
              </w:rPr>
            </w:pPr>
          </w:p>
          <w:p w:rsidR="00CE77BF" w:rsidRPr="002812A5" w:rsidRDefault="00CE77BF" w:rsidP="00D96454">
            <w:pPr>
              <w:pStyle w:val="NoSpacing"/>
              <w:numPr>
                <w:ilvl w:val="0"/>
                <w:numId w:val="62"/>
              </w:numPr>
              <w:rPr>
                <w:rFonts w:ascii="Times New Roman" w:hAnsi="Times New Roman"/>
                <w:sz w:val="20"/>
                <w:szCs w:val="20"/>
              </w:rPr>
            </w:pPr>
            <w:proofErr w:type="gramStart"/>
            <w:r w:rsidRPr="002812A5">
              <w:rPr>
                <w:rFonts w:ascii="Times New Roman" w:hAnsi="Times New Roman"/>
                <w:sz w:val="20"/>
                <w:szCs w:val="20"/>
              </w:rPr>
              <w:t>startDateTime</w:t>
            </w:r>
            <w:proofErr w:type="gramEnd"/>
            <w:r w:rsidRPr="002812A5">
              <w:rPr>
                <w:rFonts w:ascii="Times New Roman" w:hAnsi="Times New Roman"/>
                <w:sz w:val="20"/>
                <w:szCs w:val="20"/>
              </w:rPr>
              <w:t xml:space="preserve"> - provides the earliest date </w:t>
            </w:r>
            <w:r w:rsidR="00705421">
              <w:rPr>
                <w:rFonts w:ascii="Times New Roman" w:hAnsi="Times New Roman"/>
                <w:sz w:val="20"/>
                <w:szCs w:val="20"/>
              </w:rPr>
              <w:t xml:space="preserve">and time on that date </w:t>
            </w:r>
            <w:r w:rsidRPr="002812A5">
              <w:rPr>
                <w:rFonts w:ascii="Times New Roman" w:hAnsi="Times New Roman"/>
                <w:sz w:val="20"/>
                <w:szCs w:val="20"/>
              </w:rPr>
              <w:t xml:space="preserve">of execution for this </w:t>
            </w:r>
            <w:r w:rsidR="00046010">
              <w:rPr>
                <w:rFonts w:ascii="Times New Roman" w:hAnsi="Times New Roman"/>
                <w:sz w:val="20"/>
                <w:szCs w:val="20"/>
              </w:rPr>
              <w:t>CI and w</w:t>
            </w:r>
            <w:r w:rsidR="00705421">
              <w:rPr>
                <w:rFonts w:ascii="Times New Roman" w:hAnsi="Times New Roman"/>
                <w:sz w:val="20"/>
                <w:szCs w:val="20"/>
              </w:rPr>
              <w:t>ill contain an offset.</w:t>
            </w:r>
            <w:r w:rsidRPr="002812A5">
              <w:rPr>
                <w:rFonts w:ascii="Times New Roman" w:hAnsi="Times New Roman"/>
                <w:sz w:val="20"/>
                <w:szCs w:val="20"/>
              </w:rPr>
              <w:t xml:space="preserve">  </w:t>
            </w:r>
          </w:p>
          <w:p w:rsidR="00CE77BF" w:rsidRPr="002812A5" w:rsidRDefault="00CE77BF" w:rsidP="00D96454">
            <w:pPr>
              <w:pStyle w:val="NoSpacing"/>
              <w:numPr>
                <w:ilvl w:val="0"/>
                <w:numId w:val="62"/>
              </w:numPr>
              <w:rPr>
                <w:rFonts w:ascii="Times New Roman" w:hAnsi="Times New Roman"/>
                <w:sz w:val="20"/>
                <w:szCs w:val="20"/>
              </w:rPr>
            </w:pPr>
            <w:r w:rsidRPr="002812A5">
              <w:rPr>
                <w:rFonts w:ascii="Times New Roman" w:hAnsi="Times New Roman"/>
                <w:sz w:val="20"/>
                <w:szCs w:val="20"/>
              </w:rPr>
              <w:t>endDateTime - provides the latest date</w:t>
            </w:r>
            <w:r w:rsidR="00705421">
              <w:rPr>
                <w:rFonts w:ascii="Times New Roman" w:hAnsi="Times New Roman"/>
                <w:sz w:val="20"/>
                <w:szCs w:val="20"/>
              </w:rPr>
              <w:t xml:space="preserve"> and time</w:t>
            </w:r>
            <w:r w:rsidRPr="002812A5">
              <w:rPr>
                <w:rFonts w:ascii="Times New Roman" w:hAnsi="Times New Roman"/>
                <w:sz w:val="20"/>
                <w:szCs w:val="20"/>
              </w:rPr>
              <w:t xml:space="preserve"> </w:t>
            </w:r>
            <w:r w:rsidR="00705421">
              <w:rPr>
                <w:rFonts w:ascii="Times New Roman" w:hAnsi="Times New Roman"/>
                <w:sz w:val="20"/>
                <w:szCs w:val="20"/>
              </w:rPr>
              <w:t xml:space="preserve">on that date </w:t>
            </w:r>
            <w:r w:rsidRPr="002812A5">
              <w:rPr>
                <w:rFonts w:ascii="Times New Roman" w:hAnsi="Times New Roman"/>
                <w:sz w:val="20"/>
                <w:szCs w:val="20"/>
              </w:rPr>
              <w:t>of execution for this placement</w:t>
            </w:r>
            <w:r w:rsidR="00046010">
              <w:rPr>
                <w:rFonts w:ascii="Times New Roman" w:hAnsi="Times New Roman"/>
                <w:sz w:val="20"/>
                <w:szCs w:val="20"/>
              </w:rPr>
              <w:t xml:space="preserve"> and w</w:t>
            </w:r>
            <w:r w:rsidR="00705421">
              <w:rPr>
                <w:rFonts w:ascii="Times New Roman" w:hAnsi="Times New Roman"/>
                <w:sz w:val="20"/>
                <w:szCs w:val="20"/>
              </w:rPr>
              <w:t>ill contain an offset</w:t>
            </w:r>
            <w:r w:rsidR="00705421" w:rsidDel="00705421">
              <w:rPr>
                <w:rFonts w:ascii="Times New Roman" w:hAnsi="Times New Roman"/>
                <w:sz w:val="20"/>
                <w:szCs w:val="20"/>
              </w:rPr>
              <w:t xml:space="preserve"> </w:t>
            </w:r>
          </w:p>
          <w:p w:rsidR="00CE77BF" w:rsidRPr="002812A5" w:rsidRDefault="00CE77BF" w:rsidP="00D96454">
            <w:pPr>
              <w:pStyle w:val="NoSpacing"/>
              <w:numPr>
                <w:ilvl w:val="0"/>
                <w:numId w:val="62"/>
              </w:numPr>
              <w:rPr>
                <w:rFonts w:ascii="Times New Roman" w:hAnsi="Times New Roman"/>
                <w:sz w:val="20"/>
                <w:szCs w:val="20"/>
              </w:rPr>
            </w:pPr>
            <w:r w:rsidRPr="002812A5">
              <w:rPr>
                <w:rFonts w:ascii="Times New Roman" w:hAnsi="Times New Roman"/>
                <w:sz w:val="20"/>
                <w:szCs w:val="20"/>
              </w:rPr>
              <w:t>DayofWeek Booleans - designate which days the placement is active (true)</w:t>
            </w:r>
            <w:r w:rsidR="002812A5">
              <w:rPr>
                <w:rFonts w:ascii="Times New Roman" w:hAnsi="Times New Roman"/>
                <w:sz w:val="20"/>
                <w:szCs w:val="20"/>
              </w:rPr>
              <w:t xml:space="preserve"> or inactive (false)</w:t>
            </w:r>
            <w:r w:rsidRPr="002812A5">
              <w:rPr>
                <w:rFonts w:ascii="Times New Roman" w:hAnsi="Times New Roman"/>
                <w:sz w:val="20"/>
                <w:szCs w:val="20"/>
              </w:rPr>
              <w:t>.  If a DayofWeek is not designated, it should be assumed to be active (true).  Each set of DayofWeek Booleans is paired with a time frame defined by the combination of the startTime and duration attributes.</w:t>
            </w:r>
          </w:p>
          <w:p w:rsidR="00CE77BF" w:rsidRPr="002812A5" w:rsidRDefault="00CE77BF" w:rsidP="00D96454">
            <w:pPr>
              <w:pStyle w:val="NoSpacing"/>
              <w:numPr>
                <w:ilvl w:val="0"/>
                <w:numId w:val="62"/>
              </w:numPr>
            </w:pPr>
            <w:proofErr w:type="gramStart"/>
            <w:r w:rsidRPr="002812A5">
              <w:rPr>
                <w:rFonts w:ascii="Times New Roman" w:hAnsi="Times New Roman"/>
                <w:sz w:val="20"/>
                <w:szCs w:val="20"/>
              </w:rPr>
              <w:t>startTime</w:t>
            </w:r>
            <w:proofErr w:type="gramEnd"/>
            <w:r w:rsidRPr="002812A5">
              <w:rPr>
                <w:rFonts w:ascii="Times New Roman" w:hAnsi="Times New Roman"/>
                <w:sz w:val="20"/>
                <w:szCs w:val="20"/>
              </w:rPr>
              <w:t xml:space="preserve"> – Start time of day for being active. For example, 09:00:00 represents 9:00am local time</w:t>
            </w:r>
            <w:proofErr w:type="gramStart"/>
            <w:r w:rsidRPr="002812A5">
              <w:rPr>
                <w:rFonts w:ascii="Times New Roman" w:hAnsi="Times New Roman"/>
                <w:sz w:val="20"/>
                <w:szCs w:val="20"/>
              </w:rPr>
              <w:t>;.</w:t>
            </w:r>
            <w:proofErr w:type="gramEnd"/>
            <w:r w:rsidRPr="002812A5">
              <w:rPr>
                <w:rFonts w:ascii="Times New Roman" w:hAnsi="Times New Roman"/>
                <w:sz w:val="20"/>
                <w:szCs w:val="20"/>
              </w:rPr>
              <w:t xml:space="preserve">  Canoe will express startTimes as local times. If startTime is omitted, the placement can execute for the entire</w:t>
            </w:r>
            <w:r w:rsidR="002812A5">
              <w:rPr>
                <w:rFonts w:ascii="Times New Roman" w:hAnsi="Times New Roman"/>
                <w:sz w:val="20"/>
                <w:szCs w:val="20"/>
              </w:rPr>
              <w:t>ty of the</w:t>
            </w:r>
            <w:r w:rsidRPr="002812A5">
              <w:rPr>
                <w:rFonts w:ascii="Times New Roman" w:hAnsi="Times New Roman"/>
                <w:sz w:val="20"/>
                <w:szCs w:val="20"/>
              </w:rPr>
              <w:t xml:space="preserve"> days listed based on local time. </w:t>
            </w:r>
          </w:p>
          <w:p w:rsidR="00CE77BF" w:rsidRPr="002812A5" w:rsidRDefault="00CE77BF" w:rsidP="00D96454">
            <w:pPr>
              <w:pStyle w:val="NoSpacing"/>
              <w:numPr>
                <w:ilvl w:val="0"/>
                <w:numId w:val="62"/>
              </w:numPr>
            </w:pPr>
            <w:r w:rsidRPr="002812A5">
              <w:rPr>
                <w:rFonts w:ascii="Times New Roman" w:hAnsi="Times New Roman"/>
                <w:sz w:val="20"/>
                <w:szCs w:val="20"/>
              </w:rPr>
              <w:t>Duration – Effective duration of time from the start time. If duration is supplied and startTime is omitted, duration MUST be ignored. Note that duration can extend into the next day. If an end date/time is specified, it MUST be observed when calculating the actual end time based on startTime and duration, and supersedes the duration attribute.</w:t>
            </w:r>
          </w:p>
          <w:p w:rsidR="002812A5" w:rsidRDefault="002812A5" w:rsidP="002812A5">
            <w:pPr>
              <w:pStyle w:val="NoSpacing"/>
              <w:rPr>
                <w:rFonts w:ascii="Times New Roman" w:hAnsi="Times New Roman"/>
                <w:sz w:val="20"/>
                <w:szCs w:val="20"/>
              </w:rPr>
            </w:pPr>
          </w:p>
          <w:p w:rsidR="002812A5" w:rsidRPr="00F233AC" w:rsidRDefault="002812A5" w:rsidP="002812A5">
            <w:r w:rsidRPr="00F233AC">
              <w:t xml:space="preserve">As an example, the Flight element below describes a flight window that </w:t>
            </w:r>
            <w:r>
              <w:t xml:space="preserve">is only active on weekdays, from </w:t>
            </w:r>
            <w:r w:rsidRPr="00F233AC">
              <w:t xml:space="preserve">9:00 am </w:t>
            </w:r>
            <w:r>
              <w:t xml:space="preserve">thru </w:t>
            </w:r>
            <w:r w:rsidRPr="00F233AC">
              <w:t>1:00 pm</w:t>
            </w:r>
            <w:r>
              <w:t>.</w:t>
            </w:r>
            <w:r w:rsidRPr="00F233AC">
              <w:t xml:space="preserve"> </w:t>
            </w:r>
          </w:p>
          <w:p w:rsidR="002812A5" w:rsidRPr="00F233AC" w:rsidRDefault="002812A5" w:rsidP="002812A5"/>
          <w:p w:rsidR="002812A5" w:rsidRPr="002812A5" w:rsidRDefault="002812A5" w:rsidP="002812A5">
            <w:pPr>
              <w:pStyle w:val="NoSpacing"/>
              <w:rPr>
                <w:rFonts w:ascii="Times New Roman" w:hAnsi="Times New Roman"/>
                <w:sz w:val="20"/>
                <w:szCs w:val="20"/>
              </w:rPr>
            </w:pPr>
            <w:r w:rsidRPr="002812A5">
              <w:rPr>
                <w:rFonts w:ascii="Times New Roman" w:hAnsi="Times New Roman"/>
                <w:sz w:val="20"/>
                <w:szCs w:val="20"/>
              </w:rPr>
              <w:t>&lt;Flight startDateTime="2011-12-01T09:00:00</w:t>
            </w:r>
            <w:r w:rsidR="00705421">
              <w:rPr>
                <w:rFonts w:ascii="Times New Roman" w:hAnsi="Times New Roman"/>
                <w:sz w:val="20"/>
                <w:szCs w:val="20"/>
              </w:rPr>
              <w:t>-</w:t>
            </w:r>
            <w:r w:rsidR="007134E9">
              <w:rPr>
                <w:rFonts w:ascii="Times New Roman" w:hAnsi="Times New Roman"/>
                <w:sz w:val="20"/>
                <w:szCs w:val="20"/>
              </w:rPr>
              <w:t>05:00</w:t>
            </w:r>
            <w:r w:rsidRPr="002812A5">
              <w:rPr>
                <w:rFonts w:ascii="Times New Roman" w:hAnsi="Times New Roman"/>
                <w:sz w:val="20"/>
                <w:szCs w:val="20"/>
              </w:rPr>
              <w:t>" endDateTime="2011-12-31T13:00:00</w:t>
            </w:r>
            <w:r w:rsidR="00705421">
              <w:rPr>
                <w:rFonts w:ascii="Times New Roman" w:hAnsi="Times New Roman"/>
                <w:sz w:val="20"/>
                <w:szCs w:val="20"/>
              </w:rPr>
              <w:t>-</w:t>
            </w:r>
            <w:r w:rsidR="007134E9">
              <w:rPr>
                <w:rFonts w:ascii="Times New Roman" w:hAnsi="Times New Roman"/>
                <w:sz w:val="20"/>
                <w:szCs w:val="20"/>
              </w:rPr>
              <w:t>0</w:t>
            </w:r>
            <w:r w:rsidR="00705421">
              <w:rPr>
                <w:rFonts w:ascii="Times New Roman" w:hAnsi="Times New Roman"/>
                <w:sz w:val="20"/>
                <w:szCs w:val="20"/>
              </w:rPr>
              <w:t>5</w:t>
            </w:r>
            <w:r w:rsidR="007134E9">
              <w:rPr>
                <w:rFonts w:ascii="Times New Roman" w:hAnsi="Times New Roman"/>
                <w:sz w:val="20"/>
                <w:szCs w:val="20"/>
              </w:rPr>
              <w:t>:00</w:t>
            </w:r>
            <w:r w:rsidRPr="002812A5">
              <w:rPr>
                <w:rFonts w:ascii="Times New Roman" w:hAnsi="Times New Roman"/>
                <w:sz w:val="20"/>
                <w:szCs w:val="20"/>
              </w:rPr>
              <w:t>" startTime="09:00:00" duration="PT04H00M00S" sat="false" sun="false"/&gt;</w:t>
            </w:r>
          </w:p>
          <w:p w:rsidR="002812A5" w:rsidRDefault="002812A5" w:rsidP="002812A5">
            <w:pPr>
              <w:pStyle w:val="NoSpacing"/>
              <w:rPr>
                <w:sz w:val="20"/>
                <w:szCs w:val="20"/>
              </w:rPr>
            </w:pPr>
          </w:p>
          <w:p w:rsidR="00C57754" w:rsidRPr="00C57754" w:rsidRDefault="00C57754" w:rsidP="002812A5">
            <w:pPr>
              <w:pStyle w:val="NoSpacing"/>
              <w:rPr>
                <w:rFonts w:ascii="Times New Roman" w:hAnsi="Times New Roman"/>
                <w:sz w:val="20"/>
                <w:szCs w:val="20"/>
              </w:rPr>
            </w:pPr>
            <w:r w:rsidRPr="00C57754">
              <w:rPr>
                <w:rFonts w:ascii="Times New Roman" w:hAnsi="Times New Roman"/>
                <w:sz w:val="20"/>
                <w:szCs w:val="20"/>
              </w:rPr>
              <w:t>The</w:t>
            </w:r>
            <w:r w:rsidR="00F97288">
              <w:rPr>
                <w:rFonts w:ascii="Times New Roman" w:hAnsi="Times New Roman"/>
                <w:sz w:val="20"/>
                <w:szCs w:val="20"/>
              </w:rPr>
              <w:t xml:space="preserve">re will always be at least one Flight element.  </w:t>
            </w:r>
            <w:r w:rsidR="00F97288" w:rsidRPr="00A6129D">
              <w:rPr>
                <w:rFonts w:ascii="Times New Roman" w:hAnsi="Times New Roman"/>
                <w:b/>
                <w:color w:val="FF0000"/>
                <w:sz w:val="20"/>
                <w:szCs w:val="20"/>
                <w:rPrChange w:id="221" w:author="Tim Whitton" w:date="2012-02-13T12:34:00Z">
                  <w:rPr>
                    <w:rFonts w:ascii="Times New Roman" w:hAnsi="Times New Roman"/>
                    <w:sz w:val="20"/>
                    <w:szCs w:val="20"/>
                  </w:rPr>
                </w:rPrChange>
              </w:rPr>
              <w:t xml:space="preserve">The </w:t>
            </w:r>
            <w:r w:rsidRPr="00A6129D">
              <w:rPr>
                <w:rFonts w:ascii="Times New Roman" w:hAnsi="Times New Roman"/>
                <w:b/>
                <w:color w:val="FF0000"/>
                <w:sz w:val="20"/>
                <w:szCs w:val="20"/>
                <w:rPrChange w:id="222" w:author="Tim Whitton" w:date="2012-02-13T12:34:00Z">
                  <w:rPr>
                    <w:rFonts w:ascii="Times New Roman" w:hAnsi="Times New Roman"/>
                    <w:sz w:val="20"/>
                    <w:szCs w:val="20"/>
                  </w:rPr>
                </w:rPrChange>
              </w:rPr>
              <w:t>MSO should expect multiple Flight elements.</w:t>
            </w:r>
          </w:p>
          <w:p w:rsidR="002812A5" w:rsidRPr="002812A5" w:rsidRDefault="002812A5" w:rsidP="002812A5">
            <w:pPr>
              <w:pStyle w:val="NoSpacing"/>
            </w:pPr>
          </w:p>
        </w:tc>
      </w:tr>
      <w:tr w:rsidR="00CE77BF" w:rsidRPr="00952AC9" w:rsidTr="00F83ACE">
        <w:tc>
          <w:tcPr>
            <w:tcW w:w="10458" w:type="dxa"/>
            <w:shd w:val="clear" w:color="auto" w:fill="auto"/>
          </w:tcPr>
          <w:p w:rsidR="00CE77BF" w:rsidRPr="00F97288" w:rsidRDefault="00CE77BF" w:rsidP="00D96454">
            <w:pPr>
              <w:pStyle w:val="ListParagraph"/>
              <w:numPr>
                <w:ilvl w:val="0"/>
                <w:numId w:val="111"/>
              </w:numPr>
              <w:rPr>
                <w:b/>
              </w:rPr>
            </w:pPr>
            <w:r>
              <w:rPr>
                <w:b/>
              </w:rPr>
              <w:t xml:space="preserve"> </w:t>
            </w:r>
            <w:r w:rsidRPr="00F97288">
              <w:rPr>
                <w:b/>
              </w:rPr>
              <w:t>/ Phase 1 / Targeting – Content Metadata</w:t>
            </w:r>
          </w:p>
          <w:p w:rsidR="003A4D6D" w:rsidRDefault="00CE77BF" w:rsidP="003A4D6D">
            <w:pPr>
              <w:pStyle w:val="NoSpacing"/>
              <w:rPr>
                <w:rFonts w:ascii="Times New Roman" w:hAnsi="Times New Roman"/>
                <w:sz w:val="20"/>
                <w:szCs w:val="20"/>
              </w:rPr>
            </w:pPr>
            <w:r w:rsidRPr="00F97288">
              <w:rPr>
                <w:rFonts w:ascii="Times New Roman" w:hAnsi="Times New Roman"/>
                <w:sz w:val="20"/>
                <w:szCs w:val="20"/>
              </w:rPr>
              <w:t xml:space="preserve">Cablelabs Metadata 3.0 attributes must be available as targets through a designated namespace.  </w:t>
            </w:r>
            <w:r w:rsidR="00B637A7">
              <w:rPr>
                <w:rFonts w:ascii="Times New Roman" w:hAnsi="Times New Roman"/>
                <w:sz w:val="20"/>
                <w:szCs w:val="20"/>
              </w:rPr>
              <w:t>The Metadata terms required by Canoe (defined in Annex A – Metadata Operator Matrix)</w:t>
            </w:r>
            <w:r w:rsidR="003A4D6D">
              <w:rPr>
                <w:rFonts w:ascii="Times New Roman" w:hAnsi="Times New Roman"/>
                <w:sz w:val="20"/>
                <w:szCs w:val="20"/>
              </w:rPr>
              <w:t xml:space="preserve"> are </w:t>
            </w:r>
            <w:r w:rsidRPr="00F97288">
              <w:rPr>
                <w:rFonts w:ascii="Times New Roman" w:hAnsi="Times New Roman"/>
                <w:sz w:val="20"/>
                <w:szCs w:val="20"/>
              </w:rPr>
              <w:t xml:space="preserve">currently defined through the </w:t>
            </w:r>
            <w:r w:rsidR="003A4D6D">
              <w:rPr>
                <w:rFonts w:ascii="Times New Roman" w:hAnsi="Times New Roman"/>
                <w:sz w:val="20"/>
                <w:szCs w:val="20"/>
              </w:rPr>
              <w:t xml:space="preserve">following </w:t>
            </w:r>
            <w:r w:rsidRPr="00F97288">
              <w:rPr>
                <w:rFonts w:ascii="Times New Roman" w:hAnsi="Times New Roman"/>
                <w:sz w:val="20"/>
                <w:szCs w:val="20"/>
              </w:rPr>
              <w:t>namespace</w:t>
            </w:r>
            <w:r w:rsidR="003A4D6D">
              <w:rPr>
                <w:rFonts w:ascii="Times New Roman" w:hAnsi="Times New Roman"/>
                <w:sz w:val="20"/>
                <w:szCs w:val="20"/>
              </w:rPr>
              <w:t>s:</w:t>
            </w:r>
          </w:p>
          <w:p w:rsidR="008C586D" w:rsidRDefault="008C586D" w:rsidP="003A4D6D">
            <w:pPr>
              <w:pStyle w:val="NoSpacing"/>
              <w:rPr>
                <w:rFonts w:ascii="Times New Roman" w:hAnsi="Times New Roman"/>
                <w:sz w:val="20"/>
                <w:szCs w:val="20"/>
              </w:rPr>
            </w:pPr>
          </w:p>
          <w:p w:rsidR="00CE77BF" w:rsidRDefault="003A4D6D" w:rsidP="00D96454">
            <w:pPr>
              <w:pStyle w:val="NoSpacing"/>
              <w:numPr>
                <w:ilvl w:val="0"/>
                <w:numId w:val="113"/>
              </w:numPr>
              <w:rPr>
                <w:rFonts w:ascii="Times New Roman" w:hAnsi="Times New Roman"/>
                <w:sz w:val="20"/>
                <w:szCs w:val="20"/>
              </w:rPr>
            </w:pPr>
            <w:r w:rsidRPr="003A4D6D">
              <w:rPr>
                <w:rFonts w:ascii="Times New Roman" w:hAnsi="Times New Roman"/>
                <w:sz w:val="20"/>
                <w:szCs w:val="20"/>
              </w:rPr>
              <w:t>"cablelabs.com/namespaces/metadata/xsd/title/1</w:t>
            </w:r>
            <w:r w:rsidR="00CE77BF" w:rsidRPr="00F97288">
              <w:rPr>
                <w:rFonts w:ascii="Times New Roman" w:hAnsi="Times New Roman"/>
                <w:sz w:val="20"/>
                <w:szCs w:val="20"/>
              </w:rPr>
              <w:t>"</w:t>
            </w:r>
          </w:p>
          <w:p w:rsidR="003A4D6D" w:rsidRDefault="003A4D6D" w:rsidP="00D96454">
            <w:pPr>
              <w:pStyle w:val="NoSpacing"/>
              <w:numPr>
                <w:ilvl w:val="0"/>
                <w:numId w:val="113"/>
              </w:numPr>
              <w:rPr>
                <w:rFonts w:ascii="Times New Roman" w:hAnsi="Times New Roman"/>
                <w:sz w:val="20"/>
                <w:szCs w:val="20"/>
              </w:rPr>
            </w:pPr>
            <w:r w:rsidRPr="003A4D6D">
              <w:rPr>
                <w:rFonts w:ascii="Times New Roman" w:hAnsi="Times New Roman"/>
                <w:sz w:val="20"/>
                <w:szCs w:val="20"/>
              </w:rPr>
              <w:lastRenderedPageBreak/>
              <w:t>"cablelabs.com/namespaces/metadata/xsd/core/1"</w:t>
            </w:r>
          </w:p>
          <w:p w:rsidR="00F61710" w:rsidRDefault="00F61710" w:rsidP="00D96454">
            <w:pPr>
              <w:pStyle w:val="NoSpacing"/>
              <w:numPr>
                <w:ilvl w:val="0"/>
                <w:numId w:val="113"/>
              </w:numPr>
              <w:rPr>
                <w:rFonts w:ascii="Times New Roman" w:hAnsi="Times New Roman"/>
                <w:sz w:val="20"/>
                <w:szCs w:val="20"/>
              </w:rPr>
            </w:pPr>
            <w:r w:rsidRPr="003A4D6D">
              <w:rPr>
                <w:rFonts w:ascii="Times New Roman" w:hAnsi="Times New Roman"/>
                <w:sz w:val="20"/>
                <w:szCs w:val="20"/>
              </w:rPr>
              <w:t>"cablelabs.com/namespaces/metadata/xsd/</w:t>
            </w:r>
            <w:r w:rsidR="00B637A7">
              <w:rPr>
                <w:rFonts w:ascii="Times New Roman" w:hAnsi="Times New Roman"/>
                <w:sz w:val="20"/>
                <w:szCs w:val="20"/>
              </w:rPr>
              <w:t>offer</w:t>
            </w:r>
            <w:r w:rsidRPr="003A4D6D">
              <w:rPr>
                <w:rFonts w:ascii="Times New Roman" w:hAnsi="Times New Roman"/>
                <w:sz w:val="20"/>
                <w:szCs w:val="20"/>
              </w:rPr>
              <w:t>/1"</w:t>
            </w:r>
          </w:p>
          <w:p w:rsidR="00F61710" w:rsidRDefault="00F61710" w:rsidP="00D96454">
            <w:pPr>
              <w:pStyle w:val="NoSpacing"/>
              <w:numPr>
                <w:ilvl w:val="0"/>
                <w:numId w:val="113"/>
              </w:numPr>
              <w:rPr>
                <w:rFonts w:ascii="Times New Roman" w:hAnsi="Times New Roman"/>
                <w:sz w:val="20"/>
                <w:szCs w:val="20"/>
              </w:rPr>
            </w:pPr>
            <w:r w:rsidRPr="003A4D6D">
              <w:rPr>
                <w:rFonts w:ascii="Times New Roman" w:hAnsi="Times New Roman"/>
                <w:sz w:val="20"/>
                <w:szCs w:val="20"/>
              </w:rPr>
              <w:t>"cablelabs.com/namespaces/metadata/xsd/c</w:t>
            </w:r>
            <w:r>
              <w:rPr>
                <w:rFonts w:ascii="Times New Roman" w:hAnsi="Times New Roman"/>
                <w:sz w:val="20"/>
                <w:szCs w:val="20"/>
              </w:rPr>
              <w:t>ontent</w:t>
            </w:r>
            <w:r w:rsidRPr="003A4D6D">
              <w:rPr>
                <w:rFonts w:ascii="Times New Roman" w:hAnsi="Times New Roman"/>
                <w:sz w:val="20"/>
                <w:szCs w:val="20"/>
              </w:rPr>
              <w:t>/1"</w:t>
            </w:r>
          </w:p>
          <w:p w:rsidR="00E5371F" w:rsidRDefault="00E5371F" w:rsidP="00E5371F">
            <w:pPr>
              <w:pStyle w:val="NoSpacing"/>
              <w:rPr>
                <w:rFonts w:ascii="Times New Roman" w:hAnsi="Times New Roman"/>
                <w:sz w:val="20"/>
                <w:szCs w:val="20"/>
              </w:rPr>
            </w:pPr>
            <w:r>
              <w:rPr>
                <w:rFonts w:ascii="Times New Roman" w:hAnsi="Times New Roman"/>
                <w:sz w:val="20"/>
                <w:szCs w:val="20"/>
              </w:rPr>
              <w:t>Series, Season and Episode Information must also be available (current suggestion is to obtain this through EIDR)</w:t>
            </w:r>
          </w:p>
          <w:p w:rsidR="00E5371F" w:rsidRDefault="00E5371F" w:rsidP="00E5371F">
            <w:pPr>
              <w:pStyle w:val="NoSpacing"/>
              <w:numPr>
                <w:ilvl w:val="0"/>
                <w:numId w:val="113"/>
              </w:numPr>
              <w:rPr>
                <w:rFonts w:ascii="Times New Roman" w:hAnsi="Times New Roman"/>
                <w:sz w:val="20"/>
                <w:szCs w:val="20"/>
              </w:rPr>
            </w:pPr>
            <w:r>
              <w:rPr>
                <w:rFonts w:ascii="Times New Roman" w:hAnsi="Times New Roman"/>
                <w:sz w:val="20"/>
                <w:szCs w:val="20"/>
              </w:rPr>
              <w:t>“</w:t>
            </w:r>
            <w:r w:rsidRPr="00E5371F">
              <w:rPr>
                <w:rFonts w:ascii="Times New Roman" w:hAnsi="Times New Roman"/>
                <w:sz w:val="20"/>
                <w:szCs w:val="20"/>
              </w:rPr>
              <w:t>eidr.org/schema/1.0/SeriesInfo"</w:t>
            </w:r>
            <w:r>
              <w:rPr>
                <w:rFonts w:ascii="Times New Roman" w:hAnsi="Times New Roman"/>
                <w:sz w:val="20"/>
                <w:szCs w:val="20"/>
              </w:rPr>
              <w:t xml:space="preserve"> (For Series ResourceName)</w:t>
            </w:r>
          </w:p>
          <w:p w:rsidR="00E5371F" w:rsidRDefault="00E5371F" w:rsidP="00E5371F">
            <w:pPr>
              <w:pStyle w:val="NoSpacing"/>
              <w:numPr>
                <w:ilvl w:val="0"/>
                <w:numId w:val="113"/>
              </w:numPr>
              <w:rPr>
                <w:rFonts w:ascii="Times New Roman" w:hAnsi="Times New Roman"/>
                <w:sz w:val="20"/>
                <w:szCs w:val="20"/>
              </w:rPr>
            </w:pPr>
            <w:r w:rsidRPr="00E5371F">
              <w:rPr>
                <w:rFonts w:ascii="Times New Roman" w:hAnsi="Times New Roman"/>
                <w:sz w:val="20"/>
                <w:szCs w:val="20"/>
              </w:rPr>
              <w:t>"eidr.org/schema/1.0/SeasonInfo"</w:t>
            </w:r>
            <w:r>
              <w:rPr>
                <w:rFonts w:ascii="Times New Roman" w:hAnsi="Times New Roman"/>
                <w:sz w:val="20"/>
                <w:szCs w:val="20"/>
              </w:rPr>
              <w:t xml:space="preserve"> (For ReleaseDate of Season)</w:t>
            </w:r>
          </w:p>
          <w:p w:rsidR="00E5371F" w:rsidRDefault="00E5371F" w:rsidP="00E5371F">
            <w:pPr>
              <w:pStyle w:val="NoSpacing"/>
              <w:numPr>
                <w:ilvl w:val="0"/>
                <w:numId w:val="113"/>
              </w:numPr>
              <w:rPr>
                <w:rFonts w:ascii="Times New Roman" w:hAnsi="Times New Roman"/>
                <w:sz w:val="20"/>
                <w:szCs w:val="20"/>
              </w:rPr>
            </w:pPr>
            <w:r w:rsidRPr="00E5371F">
              <w:rPr>
                <w:rFonts w:ascii="Times New Roman" w:hAnsi="Times New Roman"/>
                <w:sz w:val="20"/>
                <w:szCs w:val="20"/>
              </w:rPr>
              <w:t>"eidr.org/schema/1.0/EpisodeInfo"</w:t>
            </w:r>
            <w:r>
              <w:rPr>
                <w:rFonts w:ascii="Times New Roman" w:hAnsi="Times New Roman"/>
                <w:sz w:val="20"/>
                <w:szCs w:val="20"/>
              </w:rPr>
              <w:t xml:space="preserve"> (For Episode ResourceName)</w:t>
            </w:r>
          </w:p>
          <w:p w:rsidR="00F61710" w:rsidRDefault="00F61710" w:rsidP="003A4D6D">
            <w:pPr>
              <w:pStyle w:val="NoSpacing"/>
              <w:rPr>
                <w:rFonts w:ascii="Times New Roman" w:hAnsi="Times New Roman"/>
                <w:sz w:val="20"/>
                <w:szCs w:val="20"/>
              </w:rPr>
            </w:pPr>
          </w:p>
          <w:p w:rsidR="003A4D6D" w:rsidRDefault="003A4D6D" w:rsidP="003A4D6D">
            <w:pPr>
              <w:pStyle w:val="NoSpacing"/>
              <w:rPr>
                <w:rFonts w:ascii="Times New Roman" w:hAnsi="Times New Roman"/>
                <w:sz w:val="20"/>
                <w:szCs w:val="20"/>
              </w:rPr>
            </w:pPr>
            <w:r>
              <w:rPr>
                <w:rFonts w:ascii="Times New Roman" w:hAnsi="Times New Roman"/>
                <w:sz w:val="20"/>
                <w:szCs w:val="20"/>
              </w:rPr>
              <w:t>As example</w:t>
            </w:r>
            <w:r w:rsidR="00F61710">
              <w:rPr>
                <w:rFonts w:ascii="Times New Roman" w:hAnsi="Times New Roman"/>
                <w:sz w:val="20"/>
                <w:szCs w:val="20"/>
              </w:rPr>
              <w:t>s</w:t>
            </w:r>
            <w:r>
              <w:rPr>
                <w:rFonts w:ascii="Times New Roman" w:hAnsi="Times New Roman"/>
                <w:sz w:val="20"/>
                <w:szCs w:val="20"/>
              </w:rPr>
              <w:t>:</w:t>
            </w:r>
          </w:p>
          <w:p w:rsidR="003A4D6D" w:rsidRDefault="003A4D6D" w:rsidP="003A4D6D">
            <w:pPr>
              <w:pStyle w:val="NoSpacing"/>
              <w:rPr>
                <w:rFonts w:ascii="Times New Roman" w:hAnsi="Times New Roman"/>
                <w:sz w:val="20"/>
                <w:szCs w:val="20"/>
              </w:rPr>
            </w:pPr>
          </w:p>
          <w:p w:rsidR="003A4D6D" w:rsidRDefault="003A4D6D" w:rsidP="003A4D6D">
            <w:pPr>
              <w:pStyle w:val="NoSpacing"/>
              <w:rPr>
                <w:rFonts w:ascii="Times New Roman" w:hAnsi="Times New Roman"/>
                <w:sz w:val="20"/>
                <w:szCs w:val="20"/>
              </w:rPr>
            </w:pPr>
            <w:r w:rsidRPr="003A4D6D">
              <w:rPr>
                <w:rFonts w:ascii="Times New Roman" w:hAnsi="Times New Roman"/>
                <w:sz w:val="20"/>
                <w:szCs w:val="20"/>
              </w:rPr>
              <w:t>&lt;Term source="ent" operation="eq" xpath="Title" namespace="cablelabs.com/namespaces/metadata/xsd/title/1"&gt;The Office&lt;/Term&gt;</w:t>
            </w:r>
          </w:p>
          <w:p w:rsidR="00F61710" w:rsidRDefault="00F61710" w:rsidP="003A4D6D">
            <w:pPr>
              <w:pStyle w:val="NoSpacing"/>
              <w:rPr>
                <w:rFonts w:ascii="Times New Roman" w:hAnsi="Times New Roman"/>
                <w:sz w:val="20"/>
                <w:szCs w:val="20"/>
              </w:rPr>
            </w:pPr>
          </w:p>
          <w:p w:rsidR="003A4D6D" w:rsidRDefault="003A4D6D" w:rsidP="00E5371F">
            <w:pPr>
              <w:pStyle w:val="NoSpacing"/>
            </w:pPr>
            <w:r w:rsidRPr="003A4D6D">
              <w:rPr>
                <w:rFonts w:ascii="Times New Roman" w:hAnsi="Times New Roman"/>
                <w:sz w:val="20"/>
                <w:szCs w:val="20"/>
              </w:rPr>
              <w:t>&lt;Term source="ent" operation="eq" xpath="</w:t>
            </w:r>
            <w:r w:rsidR="00E5371F">
              <w:rPr>
                <w:rFonts w:ascii="Times New Roman" w:hAnsi="Times New Roman"/>
                <w:sz w:val="20"/>
                <w:szCs w:val="20"/>
              </w:rPr>
              <w:t>provider</w:t>
            </w:r>
            <w:r w:rsidR="007134E9">
              <w:rPr>
                <w:rFonts w:ascii="Times New Roman" w:hAnsi="Times New Roman"/>
                <w:sz w:val="20"/>
                <w:szCs w:val="20"/>
              </w:rPr>
              <w:t>ID</w:t>
            </w:r>
            <w:r w:rsidRPr="003A4D6D">
              <w:rPr>
                <w:rFonts w:ascii="Times New Roman" w:hAnsi="Times New Roman"/>
                <w:sz w:val="20"/>
                <w:szCs w:val="20"/>
              </w:rPr>
              <w:t>" namespace="cablelabs.com/namespaces/metadata/xsd/core/1"&gt;NBC.COM&lt;/Term&gt;</w:t>
            </w:r>
          </w:p>
        </w:tc>
      </w:tr>
      <w:tr w:rsidR="00CE77BF" w:rsidRPr="00952AC9" w:rsidTr="00F83ACE">
        <w:tc>
          <w:tcPr>
            <w:tcW w:w="10458" w:type="dxa"/>
            <w:shd w:val="clear" w:color="auto" w:fill="auto"/>
          </w:tcPr>
          <w:p w:rsidR="00CE77BF" w:rsidRPr="00981E45" w:rsidRDefault="00CE77BF" w:rsidP="00D96454">
            <w:pPr>
              <w:pStyle w:val="ListParagraph"/>
              <w:numPr>
                <w:ilvl w:val="0"/>
                <w:numId w:val="111"/>
              </w:numPr>
              <w:rPr>
                <w:b/>
              </w:rPr>
            </w:pPr>
            <w:r>
              <w:rPr>
                <w:b/>
              </w:rPr>
              <w:lastRenderedPageBreak/>
              <w:t xml:space="preserve"> / Phase 1 / </w:t>
            </w:r>
            <w:r w:rsidRPr="00981E45">
              <w:rPr>
                <w:b/>
              </w:rPr>
              <w:t xml:space="preserve">Targeting </w:t>
            </w:r>
            <w:r>
              <w:rPr>
                <w:b/>
              </w:rPr>
              <w:t>–</w:t>
            </w:r>
            <w:r w:rsidRPr="00981E45">
              <w:rPr>
                <w:b/>
              </w:rPr>
              <w:t xml:space="preserve"> </w:t>
            </w:r>
            <w:r>
              <w:rPr>
                <w:b/>
              </w:rPr>
              <w:t>Content Metadata</w:t>
            </w:r>
          </w:p>
          <w:p w:rsidR="00CE77BF" w:rsidRDefault="00CE77BF" w:rsidP="00F97288">
            <w:pPr>
              <w:pStyle w:val="NoSpacing"/>
            </w:pPr>
            <w:r w:rsidRPr="00CE77BF">
              <w:rPr>
                <w:rFonts w:ascii="Times New Roman" w:hAnsi="Times New Roman"/>
                <w:sz w:val="20"/>
                <w:szCs w:val="20"/>
              </w:rPr>
              <w:t xml:space="preserve">All metadata target criteria will be defined using the Metadata 3.0 specification.  </w:t>
            </w:r>
            <w:r w:rsidR="006024B7">
              <w:rPr>
                <w:rFonts w:ascii="Times New Roman" w:hAnsi="Times New Roman"/>
                <w:sz w:val="20"/>
                <w:szCs w:val="20"/>
              </w:rPr>
              <w:t>The CIP consumer</w:t>
            </w:r>
            <w:r w:rsidRPr="00CE77BF">
              <w:rPr>
                <w:rFonts w:ascii="Times New Roman" w:hAnsi="Times New Roman"/>
                <w:sz w:val="20"/>
                <w:szCs w:val="20"/>
              </w:rPr>
              <w:t xml:space="preserve"> MUST be capable of </w:t>
            </w:r>
            <w:r w:rsidR="00F97288">
              <w:rPr>
                <w:rFonts w:ascii="Times New Roman" w:hAnsi="Times New Roman"/>
                <w:sz w:val="20"/>
                <w:szCs w:val="20"/>
              </w:rPr>
              <w:t xml:space="preserve">transforming </w:t>
            </w:r>
            <w:r w:rsidRPr="00CE77BF">
              <w:rPr>
                <w:rFonts w:ascii="Times New Roman" w:hAnsi="Times New Roman"/>
                <w:sz w:val="20"/>
                <w:szCs w:val="20"/>
              </w:rPr>
              <w:t>from 3.0 Metadata to 1.1 Metadata when the metadata referenced by the MSO is provided in 1.1 specifications.</w:t>
            </w:r>
          </w:p>
        </w:tc>
      </w:tr>
      <w:tr w:rsidR="008C586D" w:rsidRPr="00952AC9" w:rsidTr="00F83ACE">
        <w:tc>
          <w:tcPr>
            <w:tcW w:w="10458" w:type="dxa"/>
            <w:shd w:val="clear" w:color="auto" w:fill="auto"/>
          </w:tcPr>
          <w:p w:rsidR="008C586D" w:rsidRPr="00981E45" w:rsidRDefault="008C586D"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Pr>
                <w:b/>
              </w:rPr>
              <w:t>Content Metadata</w:t>
            </w:r>
          </w:p>
          <w:p w:rsidR="008C586D" w:rsidRPr="006610CB" w:rsidRDefault="008C586D" w:rsidP="00393313">
            <w:pPr>
              <w:pStyle w:val="NoSpacing"/>
            </w:pPr>
            <w:r w:rsidRPr="006610CB">
              <w:rPr>
                <w:rFonts w:ascii="Times New Roman" w:hAnsi="Times New Roman"/>
                <w:sz w:val="20"/>
                <w:szCs w:val="20"/>
              </w:rPr>
              <w:t xml:space="preserve">All </w:t>
            </w:r>
            <w:r w:rsidR="005A0C6A" w:rsidRPr="006610CB">
              <w:rPr>
                <w:rFonts w:ascii="Times New Roman" w:hAnsi="Times New Roman"/>
                <w:sz w:val="20"/>
                <w:szCs w:val="20"/>
              </w:rPr>
              <w:t xml:space="preserve">Metadata qualifiers will be included in the CommonQualifierGroup elements within the </w:t>
            </w:r>
            <w:r w:rsidR="00393313">
              <w:rPr>
                <w:rFonts w:ascii="Times New Roman" w:hAnsi="Times New Roman"/>
                <w:sz w:val="20"/>
                <w:szCs w:val="20"/>
              </w:rPr>
              <w:t>parent B</w:t>
            </w:r>
            <w:r w:rsidR="005A0C6A" w:rsidRPr="006610CB">
              <w:rPr>
                <w:rFonts w:ascii="Times New Roman" w:hAnsi="Times New Roman"/>
                <w:sz w:val="20"/>
                <w:szCs w:val="20"/>
              </w:rPr>
              <w:t>undle.</w:t>
            </w:r>
          </w:p>
        </w:tc>
      </w:tr>
      <w:tr w:rsidR="006610CB" w:rsidRPr="00952AC9" w:rsidTr="00F83ACE">
        <w:tc>
          <w:tcPr>
            <w:tcW w:w="10458" w:type="dxa"/>
            <w:shd w:val="clear" w:color="auto" w:fill="auto"/>
          </w:tcPr>
          <w:p w:rsidR="006610CB" w:rsidRPr="00091B11" w:rsidRDefault="006610CB" w:rsidP="00D96454">
            <w:pPr>
              <w:pStyle w:val="ListParagraph"/>
              <w:numPr>
                <w:ilvl w:val="0"/>
                <w:numId w:val="111"/>
              </w:numPr>
              <w:rPr>
                <w:b/>
                <w:color w:val="FF0000"/>
              </w:rPr>
            </w:pPr>
            <w:r w:rsidRPr="00091B11">
              <w:rPr>
                <w:b/>
                <w:color w:val="FF0000"/>
              </w:rPr>
              <w:t xml:space="preserve"> / Phase 1 / Targeting – Content Metadata</w:t>
            </w:r>
          </w:p>
          <w:p w:rsidR="006610CB" w:rsidRPr="00091B11" w:rsidRDefault="006610CB" w:rsidP="0078254A">
            <w:pPr>
              <w:pStyle w:val="NoSpacing"/>
              <w:rPr>
                <w:rFonts w:ascii="Times New Roman" w:hAnsi="Times New Roman"/>
                <w:sz w:val="20"/>
                <w:szCs w:val="20"/>
              </w:rPr>
            </w:pPr>
            <w:r w:rsidRPr="00091B11">
              <w:rPr>
                <w:rFonts w:ascii="Times New Roman" w:hAnsi="Times New Roman"/>
                <w:color w:val="FF0000"/>
                <w:sz w:val="20"/>
                <w:szCs w:val="20"/>
              </w:rPr>
              <w:t>In cases where Content MetaData is received and subsequently manipulated by the CIP consumer, the manipulated data will be used for execution of the campai</w:t>
            </w:r>
            <w:r w:rsidR="0078254A" w:rsidRPr="00091B11">
              <w:rPr>
                <w:rFonts w:ascii="Times New Roman" w:hAnsi="Times New Roman"/>
                <w:color w:val="FF0000"/>
                <w:sz w:val="20"/>
                <w:szCs w:val="20"/>
              </w:rPr>
              <w:t>g</w:t>
            </w:r>
            <w:r w:rsidRPr="00091B11">
              <w:rPr>
                <w:rFonts w:ascii="Times New Roman" w:hAnsi="Times New Roman"/>
                <w:color w:val="FF0000"/>
                <w:sz w:val="20"/>
                <w:szCs w:val="20"/>
              </w:rPr>
              <w:t>n item.</w:t>
            </w:r>
          </w:p>
        </w:tc>
      </w:tr>
      <w:tr w:rsidR="00F97288" w:rsidRPr="00952AC9" w:rsidTr="00F83ACE">
        <w:tc>
          <w:tcPr>
            <w:tcW w:w="10458" w:type="dxa"/>
            <w:shd w:val="clear" w:color="auto" w:fill="auto"/>
          </w:tcPr>
          <w:p w:rsidR="00F97288" w:rsidRPr="00981E45" w:rsidRDefault="00F97288" w:rsidP="00D96454">
            <w:pPr>
              <w:pStyle w:val="ListParagraph"/>
              <w:numPr>
                <w:ilvl w:val="0"/>
                <w:numId w:val="111"/>
              </w:numPr>
              <w:rPr>
                <w:b/>
              </w:rPr>
            </w:pPr>
            <w:r>
              <w:rPr>
                <w:b/>
              </w:rPr>
              <w:t xml:space="preserve"> / Phase </w:t>
            </w:r>
            <w:ins w:id="223" w:author="Tim Whitton" w:date="2012-02-07T12:07:00Z">
              <w:r w:rsidR="0041511D">
                <w:rPr>
                  <w:b/>
                </w:rPr>
                <w:t>2</w:t>
              </w:r>
            </w:ins>
            <w:del w:id="224" w:author="Tim Whitton" w:date="2012-02-07T12:07:00Z">
              <w:r w:rsidDel="0041511D">
                <w:rPr>
                  <w:b/>
                </w:rPr>
                <w:delText>1</w:delText>
              </w:r>
            </w:del>
            <w:r>
              <w:rPr>
                <w:b/>
              </w:rPr>
              <w:t xml:space="preserve"> / </w:t>
            </w:r>
            <w:r w:rsidRPr="00981E45">
              <w:rPr>
                <w:b/>
              </w:rPr>
              <w:t xml:space="preserve">Targeting </w:t>
            </w:r>
            <w:r>
              <w:rPr>
                <w:b/>
              </w:rPr>
              <w:t>–</w:t>
            </w:r>
            <w:r w:rsidRPr="00981E45">
              <w:rPr>
                <w:b/>
              </w:rPr>
              <w:t xml:space="preserve"> </w:t>
            </w:r>
            <w:r>
              <w:rPr>
                <w:b/>
              </w:rPr>
              <w:t>Content Metadata</w:t>
            </w:r>
          </w:p>
          <w:p w:rsidR="00F97288" w:rsidRDefault="00F97288" w:rsidP="00F97288">
            <w:pPr>
              <w:pStyle w:val="NoSpacing"/>
              <w:rPr>
                <w:rFonts w:ascii="Times New Roman" w:hAnsi="Times New Roman"/>
                <w:sz w:val="20"/>
                <w:szCs w:val="20"/>
              </w:rPr>
            </w:pPr>
            <w:r>
              <w:rPr>
                <w:rFonts w:ascii="Times New Roman" w:hAnsi="Times New Roman"/>
                <w:sz w:val="20"/>
                <w:szCs w:val="20"/>
              </w:rPr>
              <w:t xml:space="preserve">Canoe expects </w:t>
            </w:r>
            <w:r w:rsidR="006024B7">
              <w:rPr>
                <w:rFonts w:ascii="Times New Roman" w:hAnsi="Times New Roman"/>
                <w:sz w:val="20"/>
                <w:szCs w:val="20"/>
              </w:rPr>
              <w:t>the CIP consumer</w:t>
            </w:r>
            <w:r>
              <w:rPr>
                <w:rFonts w:ascii="Times New Roman" w:hAnsi="Times New Roman"/>
                <w:sz w:val="20"/>
                <w:szCs w:val="20"/>
              </w:rPr>
              <w:t xml:space="preserve"> to recognize th</w:t>
            </w:r>
            <w:r w:rsidR="00594B54">
              <w:rPr>
                <w:rFonts w:ascii="Times New Roman" w:hAnsi="Times New Roman"/>
                <w:sz w:val="20"/>
                <w:szCs w:val="20"/>
              </w:rPr>
              <w:t xml:space="preserve">e </w:t>
            </w:r>
            <w:del w:id="225" w:author="Tim Whitton" w:date="2012-02-07T12:05:00Z">
              <w:r w:rsidR="00594B54" w:rsidDel="0041511D">
                <w:rPr>
                  <w:rFonts w:ascii="Times New Roman" w:hAnsi="Times New Roman"/>
                  <w:sz w:val="20"/>
                  <w:szCs w:val="20"/>
                </w:rPr>
                <w:delText>Title</w:delText>
              </w:r>
            </w:del>
            <w:r w:rsidR="00594B54">
              <w:rPr>
                <w:rFonts w:ascii="Times New Roman" w:hAnsi="Times New Roman"/>
                <w:sz w:val="20"/>
                <w:szCs w:val="20"/>
              </w:rPr>
              <w:t>IsNew Metadata qualifier</w:t>
            </w:r>
            <w:r>
              <w:rPr>
                <w:rFonts w:ascii="Times New Roman" w:hAnsi="Times New Roman"/>
                <w:sz w:val="20"/>
                <w:szCs w:val="20"/>
              </w:rPr>
              <w:t>.  As an example;</w:t>
            </w:r>
          </w:p>
          <w:p w:rsidR="00594B54" w:rsidRDefault="00594B54" w:rsidP="00F97288">
            <w:pPr>
              <w:pStyle w:val="NoSpacing"/>
              <w:rPr>
                <w:rFonts w:ascii="Times New Roman" w:hAnsi="Times New Roman"/>
                <w:sz w:val="20"/>
                <w:szCs w:val="20"/>
              </w:rPr>
            </w:pPr>
          </w:p>
          <w:p w:rsidR="00F97288" w:rsidRDefault="00F97288" w:rsidP="00F97288">
            <w:pPr>
              <w:pStyle w:val="NoSpacing"/>
              <w:rPr>
                <w:rFonts w:ascii="Times New Roman" w:hAnsi="Times New Roman"/>
                <w:sz w:val="20"/>
                <w:szCs w:val="20"/>
              </w:rPr>
            </w:pPr>
            <w:r>
              <w:rPr>
                <w:rFonts w:ascii="Times New Roman" w:hAnsi="Times New Roman"/>
                <w:sz w:val="20"/>
                <w:szCs w:val="20"/>
              </w:rPr>
              <w:t>&lt;Qualifier&gt;</w:t>
            </w:r>
          </w:p>
          <w:p w:rsidR="00F97288" w:rsidRDefault="00F97288" w:rsidP="00F97288">
            <w:pPr>
              <w:pStyle w:val="NoSpacing"/>
              <w:ind w:left="720"/>
              <w:rPr>
                <w:rFonts w:ascii="Times New Roman" w:hAnsi="Times New Roman"/>
                <w:sz w:val="20"/>
                <w:szCs w:val="20"/>
              </w:rPr>
            </w:pPr>
            <w:r w:rsidRPr="007625C7">
              <w:rPr>
                <w:rFonts w:ascii="Times New Roman" w:hAnsi="Times New Roman"/>
                <w:sz w:val="20"/>
                <w:szCs w:val="20"/>
              </w:rPr>
              <w:t xml:space="preserve">&lt;Term source="ent" operation="eq" </w:t>
            </w:r>
            <w:r>
              <w:rPr>
                <w:rFonts w:ascii="Times New Roman" w:hAnsi="Times New Roman"/>
                <w:sz w:val="20"/>
                <w:szCs w:val="20"/>
              </w:rPr>
              <w:t>xpath</w:t>
            </w:r>
            <w:r w:rsidRPr="007625C7">
              <w:rPr>
                <w:rFonts w:ascii="Times New Roman" w:hAnsi="Times New Roman"/>
                <w:sz w:val="20"/>
                <w:szCs w:val="20"/>
              </w:rPr>
              <w:t>="</w:t>
            </w:r>
            <w:del w:id="226" w:author="Tim Whitton" w:date="2012-02-07T12:05:00Z">
              <w:r w:rsidDel="0041511D">
                <w:rPr>
                  <w:rFonts w:ascii="Times New Roman" w:hAnsi="Times New Roman"/>
                  <w:sz w:val="20"/>
                  <w:szCs w:val="20"/>
                </w:rPr>
                <w:delText>Title</w:delText>
              </w:r>
            </w:del>
            <w:r>
              <w:rPr>
                <w:rFonts w:ascii="Times New Roman" w:hAnsi="Times New Roman"/>
                <w:sz w:val="20"/>
                <w:szCs w:val="20"/>
              </w:rPr>
              <w:t>IsNew</w:t>
            </w:r>
            <w:r w:rsidRPr="007625C7">
              <w:rPr>
                <w:rFonts w:ascii="Times New Roman" w:hAnsi="Times New Roman"/>
                <w:sz w:val="20"/>
                <w:szCs w:val="20"/>
              </w:rPr>
              <w:t>" namespace="</w:t>
            </w:r>
            <w:r w:rsidRPr="00594B54">
              <w:rPr>
                <w:rFonts w:ascii="Times New Roman" w:hAnsi="Times New Roman"/>
                <w:sz w:val="20"/>
                <w:szCs w:val="20"/>
              </w:rPr>
              <w:t>cablelabs.com/namespaces/metadata/xsd/</w:t>
            </w:r>
            <w:r w:rsidR="00153156">
              <w:rPr>
                <w:rFonts w:ascii="Times New Roman" w:hAnsi="Times New Roman"/>
                <w:sz w:val="20"/>
                <w:szCs w:val="20"/>
              </w:rPr>
              <w:t>offer</w:t>
            </w:r>
            <w:r w:rsidRPr="00594B54">
              <w:rPr>
                <w:rFonts w:ascii="Times New Roman" w:hAnsi="Times New Roman"/>
                <w:sz w:val="20"/>
                <w:szCs w:val="20"/>
              </w:rPr>
              <w:t>/1</w:t>
            </w:r>
            <w:r w:rsidRPr="007625C7">
              <w:rPr>
                <w:rFonts w:ascii="Times New Roman" w:hAnsi="Times New Roman"/>
                <w:sz w:val="20"/>
                <w:szCs w:val="20"/>
              </w:rPr>
              <w:t xml:space="preserve">"&gt; </w:t>
            </w:r>
            <w:r>
              <w:rPr>
                <w:rFonts w:ascii="Times New Roman" w:hAnsi="Times New Roman"/>
                <w:sz w:val="20"/>
                <w:szCs w:val="20"/>
              </w:rPr>
              <w:t>true</w:t>
            </w:r>
            <w:r w:rsidRPr="007625C7">
              <w:rPr>
                <w:rFonts w:ascii="Times New Roman" w:hAnsi="Times New Roman"/>
                <w:sz w:val="20"/>
                <w:szCs w:val="20"/>
              </w:rPr>
              <w:t>&lt;/</w:t>
            </w:r>
            <w:r>
              <w:rPr>
                <w:rFonts w:ascii="Times New Roman" w:hAnsi="Times New Roman"/>
                <w:sz w:val="20"/>
                <w:szCs w:val="20"/>
              </w:rPr>
              <w:t>Term</w:t>
            </w:r>
            <w:r w:rsidRPr="007625C7">
              <w:rPr>
                <w:rFonts w:ascii="Times New Roman" w:hAnsi="Times New Roman"/>
                <w:sz w:val="20"/>
                <w:szCs w:val="20"/>
              </w:rPr>
              <w:t>&gt;</w:t>
            </w:r>
          </w:p>
          <w:p w:rsidR="00F97288" w:rsidRDefault="00F97288" w:rsidP="00F97288">
            <w:pPr>
              <w:pStyle w:val="NoSpacing"/>
              <w:rPr>
                <w:rFonts w:ascii="Times New Roman" w:hAnsi="Times New Roman"/>
                <w:sz w:val="20"/>
                <w:szCs w:val="20"/>
              </w:rPr>
            </w:pPr>
            <w:r>
              <w:rPr>
                <w:rFonts w:ascii="Times New Roman" w:hAnsi="Times New Roman"/>
                <w:sz w:val="20"/>
                <w:szCs w:val="20"/>
              </w:rPr>
              <w:t>&lt;/Qualifier&gt;</w:t>
            </w:r>
          </w:p>
          <w:p w:rsidR="00594B54" w:rsidRDefault="00594B54" w:rsidP="00F97288">
            <w:pPr>
              <w:pStyle w:val="NoSpacing"/>
              <w:rPr>
                <w:rFonts w:ascii="Times New Roman" w:hAnsi="Times New Roman"/>
                <w:sz w:val="20"/>
                <w:szCs w:val="20"/>
              </w:rPr>
            </w:pPr>
          </w:p>
          <w:p w:rsidR="00F97288" w:rsidRDefault="00F97288" w:rsidP="00F97288">
            <w:pPr>
              <w:pStyle w:val="NoSpacing"/>
              <w:rPr>
                <w:rFonts w:ascii="Times New Roman" w:hAnsi="Times New Roman"/>
                <w:sz w:val="20"/>
                <w:szCs w:val="20"/>
              </w:rPr>
            </w:pPr>
            <w:r w:rsidRPr="00A47D2E">
              <w:rPr>
                <w:rFonts w:ascii="Times New Roman" w:hAnsi="Times New Roman"/>
                <w:sz w:val="20"/>
                <w:szCs w:val="20"/>
              </w:rPr>
              <w:t xml:space="preserve">When </w:t>
            </w:r>
            <w:del w:id="227" w:author="Tim Whitton" w:date="2012-02-07T12:06:00Z">
              <w:r w:rsidRPr="00A47D2E" w:rsidDel="0041511D">
                <w:rPr>
                  <w:rFonts w:ascii="Times New Roman" w:hAnsi="Times New Roman"/>
                  <w:sz w:val="20"/>
                  <w:szCs w:val="20"/>
                </w:rPr>
                <w:delText>Title.</w:delText>
              </w:r>
            </w:del>
            <w:r w:rsidRPr="00A47D2E">
              <w:rPr>
                <w:rFonts w:ascii="Times New Roman" w:hAnsi="Times New Roman"/>
                <w:sz w:val="20"/>
                <w:szCs w:val="20"/>
              </w:rPr>
              <w:t xml:space="preserve">IsNew = </w:t>
            </w:r>
            <w:r>
              <w:rPr>
                <w:rFonts w:ascii="Times New Roman" w:hAnsi="Times New Roman"/>
                <w:sz w:val="20"/>
                <w:szCs w:val="20"/>
              </w:rPr>
              <w:t>t</w:t>
            </w:r>
            <w:r w:rsidRPr="00E662F4">
              <w:rPr>
                <w:rFonts w:ascii="Times New Roman" w:hAnsi="Times New Roman"/>
                <w:sz w:val="20"/>
                <w:szCs w:val="20"/>
              </w:rPr>
              <w:t xml:space="preserve">rue </w:t>
            </w:r>
            <w:r w:rsidR="006024B7">
              <w:rPr>
                <w:rFonts w:ascii="Times New Roman" w:hAnsi="Times New Roman"/>
                <w:sz w:val="20"/>
                <w:szCs w:val="20"/>
              </w:rPr>
              <w:t>t</w:t>
            </w:r>
            <w:r w:rsidR="006024B7" w:rsidRPr="006024B7">
              <w:rPr>
                <w:rFonts w:ascii="Times New Roman" w:hAnsi="Times New Roman"/>
                <w:sz w:val="20"/>
                <w:szCs w:val="20"/>
              </w:rPr>
              <w:t>he CIP consumer</w:t>
            </w:r>
            <w:r w:rsidRPr="00E662F4">
              <w:rPr>
                <w:rFonts w:ascii="Times New Roman" w:hAnsi="Times New Roman"/>
                <w:sz w:val="20"/>
                <w:szCs w:val="20"/>
              </w:rPr>
              <w:t xml:space="preserve"> MUST interpret this to mean that the </w:t>
            </w:r>
            <w:r>
              <w:rPr>
                <w:rFonts w:ascii="Times New Roman" w:hAnsi="Times New Roman"/>
                <w:sz w:val="20"/>
                <w:szCs w:val="20"/>
              </w:rPr>
              <w:t xml:space="preserve">request </w:t>
            </w:r>
            <w:r w:rsidRPr="00E662F4">
              <w:rPr>
                <w:rFonts w:ascii="Times New Roman" w:hAnsi="Times New Roman"/>
                <w:sz w:val="20"/>
                <w:szCs w:val="20"/>
              </w:rPr>
              <w:t>date</w:t>
            </w:r>
            <w:r>
              <w:rPr>
                <w:rFonts w:ascii="Times New Roman" w:hAnsi="Times New Roman"/>
                <w:sz w:val="20"/>
                <w:szCs w:val="20"/>
              </w:rPr>
              <w:t>/time of the vod session</w:t>
            </w:r>
            <w:r w:rsidRPr="00E662F4">
              <w:rPr>
                <w:rFonts w:ascii="Times New Roman" w:hAnsi="Times New Roman"/>
                <w:sz w:val="20"/>
                <w:szCs w:val="20"/>
              </w:rPr>
              <w:t xml:space="preserve"> must be within the </w:t>
            </w:r>
            <w:del w:id="228" w:author="Tim Whitton" w:date="2012-02-07T12:06:00Z">
              <w:r w:rsidDel="0041511D">
                <w:rPr>
                  <w:rFonts w:ascii="Times New Roman" w:hAnsi="Times New Roman"/>
                  <w:sz w:val="20"/>
                  <w:szCs w:val="20"/>
                </w:rPr>
                <w:delText>Title</w:delText>
              </w:r>
            </w:del>
            <w:r w:rsidRPr="00E662F4">
              <w:rPr>
                <w:rFonts w:ascii="Times New Roman" w:hAnsi="Times New Roman"/>
                <w:sz w:val="20"/>
                <w:szCs w:val="20"/>
              </w:rPr>
              <w:t xml:space="preserve">IsNew date/time range.  </w:t>
            </w:r>
          </w:p>
          <w:p w:rsidR="00F97288" w:rsidRDefault="00F97288" w:rsidP="00F97288">
            <w:pPr>
              <w:pStyle w:val="NoSpacing"/>
              <w:rPr>
                <w:rFonts w:ascii="Times New Roman" w:hAnsi="Times New Roman"/>
                <w:sz w:val="20"/>
                <w:szCs w:val="20"/>
              </w:rPr>
            </w:pPr>
          </w:p>
          <w:p w:rsidR="00F97288" w:rsidRDefault="00F97288">
            <w:pPr>
              <w:pStyle w:val="NoSpacing"/>
            </w:pPr>
            <w:r w:rsidRPr="00E662F4">
              <w:rPr>
                <w:rFonts w:ascii="Times New Roman" w:hAnsi="Times New Roman"/>
                <w:sz w:val="20"/>
                <w:szCs w:val="20"/>
              </w:rPr>
              <w:t xml:space="preserve">For 3.0 metadata the </w:t>
            </w:r>
            <w:del w:id="229" w:author="Tim Whitton" w:date="2012-02-07T12:06:00Z">
              <w:r w:rsidDel="0041511D">
                <w:rPr>
                  <w:rFonts w:ascii="Times New Roman" w:hAnsi="Times New Roman"/>
                  <w:sz w:val="20"/>
                  <w:szCs w:val="20"/>
                </w:rPr>
                <w:delText>Title</w:delText>
              </w:r>
            </w:del>
            <w:r w:rsidRPr="00E662F4">
              <w:rPr>
                <w:rFonts w:ascii="Times New Roman" w:hAnsi="Times New Roman"/>
                <w:sz w:val="20"/>
                <w:szCs w:val="20"/>
              </w:rPr>
              <w:t xml:space="preserve">IsNew range is </w:t>
            </w:r>
            <w:r w:rsidRPr="00A47D2E">
              <w:rPr>
                <w:rFonts w:ascii="Times New Roman" w:hAnsi="Times New Roman"/>
                <w:sz w:val="20"/>
                <w:szCs w:val="20"/>
              </w:rPr>
              <w:t xml:space="preserve">determined as follows; Start = </w:t>
            </w:r>
            <w:r>
              <w:rPr>
                <w:rFonts w:ascii="Times New Roman" w:hAnsi="Times New Roman"/>
                <w:sz w:val="20"/>
                <w:szCs w:val="20"/>
              </w:rPr>
              <w:t>Offer.s</w:t>
            </w:r>
            <w:r w:rsidRPr="00E662F4">
              <w:rPr>
                <w:rFonts w:ascii="Times New Roman" w:hAnsi="Times New Roman"/>
                <w:sz w:val="20"/>
                <w:szCs w:val="20"/>
              </w:rPr>
              <w:t xml:space="preserve">tartDateTime, End = </w:t>
            </w:r>
            <w:r w:rsidR="00594B54">
              <w:rPr>
                <w:rFonts w:ascii="Times New Roman" w:hAnsi="Times New Roman"/>
                <w:sz w:val="20"/>
                <w:szCs w:val="20"/>
              </w:rPr>
              <w:t>(</w:t>
            </w:r>
            <w:r>
              <w:rPr>
                <w:rFonts w:ascii="Times New Roman" w:hAnsi="Times New Roman"/>
                <w:sz w:val="20"/>
                <w:szCs w:val="20"/>
              </w:rPr>
              <w:t>Offer.</w:t>
            </w:r>
            <w:r w:rsidRPr="00E662F4">
              <w:rPr>
                <w:rFonts w:ascii="Times New Roman" w:hAnsi="Times New Roman"/>
                <w:sz w:val="20"/>
                <w:szCs w:val="20"/>
              </w:rPr>
              <w:t xml:space="preserve">startDateTime + </w:t>
            </w:r>
            <w:r>
              <w:rPr>
                <w:rFonts w:ascii="Times New Roman" w:hAnsi="Times New Roman"/>
                <w:sz w:val="20"/>
                <w:szCs w:val="20"/>
              </w:rPr>
              <w:t>Presentation.d</w:t>
            </w:r>
            <w:r w:rsidR="00594B54">
              <w:rPr>
                <w:rFonts w:ascii="Times New Roman" w:hAnsi="Times New Roman"/>
                <w:sz w:val="20"/>
                <w:szCs w:val="20"/>
              </w:rPr>
              <w:t>isplayAsNew)</w:t>
            </w:r>
          </w:p>
        </w:tc>
      </w:tr>
      <w:tr w:rsidR="00CE77BF" w:rsidRPr="00952AC9" w:rsidTr="00F83ACE">
        <w:trPr>
          <w:trHeight w:val="3023"/>
        </w:trPr>
        <w:tc>
          <w:tcPr>
            <w:tcW w:w="10458" w:type="dxa"/>
            <w:shd w:val="clear" w:color="auto" w:fill="auto"/>
          </w:tcPr>
          <w:p w:rsidR="00CE77BF" w:rsidRPr="00981E45" w:rsidRDefault="00CE77BF" w:rsidP="00D96454">
            <w:pPr>
              <w:pStyle w:val="ListParagraph"/>
              <w:numPr>
                <w:ilvl w:val="0"/>
                <w:numId w:val="111"/>
              </w:numPr>
              <w:rPr>
                <w:b/>
              </w:rPr>
            </w:pPr>
            <w:r>
              <w:rPr>
                <w:b/>
              </w:rPr>
              <w:t xml:space="preserve"> / Phase </w:t>
            </w:r>
            <w:ins w:id="230" w:author="Tim Whitton" w:date="2012-02-07T12:07:00Z">
              <w:r w:rsidR="0041511D">
                <w:rPr>
                  <w:b/>
                </w:rPr>
                <w:t>2</w:t>
              </w:r>
            </w:ins>
            <w:del w:id="231" w:author="Tim Whitton" w:date="2012-02-07T12:07:00Z">
              <w:r w:rsidDel="0041511D">
                <w:rPr>
                  <w:b/>
                </w:rPr>
                <w:delText>1</w:delText>
              </w:r>
            </w:del>
            <w:r>
              <w:rPr>
                <w:b/>
              </w:rPr>
              <w:t xml:space="preserve"> / </w:t>
            </w:r>
            <w:r w:rsidRPr="00981E45">
              <w:rPr>
                <w:b/>
              </w:rPr>
              <w:t xml:space="preserve">Targeting </w:t>
            </w:r>
            <w:r>
              <w:rPr>
                <w:b/>
              </w:rPr>
              <w:t>–</w:t>
            </w:r>
            <w:r w:rsidRPr="00981E45">
              <w:rPr>
                <w:b/>
              </w:rPr>
              <w:t xml:space="preserve"> </w:t>
            </w:r>
            <w:r>
              <w:rPr>
                <w:b/>
              </w:rPr>
              <w:t>Content Metadata</w:t>
            </w:r>
          </w:p>
          <w:p w:rsidR="00CE77BF" w:rsidRDefault="00393313" w:rsidP="00CE77BF">
            <w:pPr>
              <w:pStyle w:val="NoSpacing"/>
              <w:rPr>
                <w:rFonts w:ascii="Times New Roman" w:hAnsi="Times New Roman"/>
                <w:sz w:val="20"/>
                <w:szCs w:val="20"/>
              </w:rPr>
            </w:pPr>
            <w:r>
              <w:rPr>
                <w:rFonts w:ascii="Times New Roman" w:hAnsi="Times New Roman"/>
                <w:sz w:val="20"/>
                <w:szCs w:val="20"/>
              </w:rPr>
              <w:t>T</w:t>
            </w:r>
            <w:r w:rsidR="006024B7">
              <w:rPr>
                <w:rFonts w:ascii="Times New Roman" w:hAnsi="Times New Roman"/>
                <w:sz w:val="20"/>
                <w:szCs w:val="20"/>
              </w:rPr>
              <w:t>he CIP consumer</w:t>
            </w:r>
            <w:r w:rsidR="00CE77BF">
              <w:rPr>
                <w:rFonts w:ascii="Times New Roman" w:hAnsi="Times New Roman"/>
                <w:sz w:val="20"/>
                <w:szCs w:val="20"/>
              </w:rPr>
              <w:t xml:space="preserve"> </w:t>
            </w:r>
            <w:r>
              <w:rPr>
                <w:rFonts w:ascii="Times New Roman" w:hAnsi="Times New Roman"/>
                <w:sz w:val="20"/>
                <w:szCs w:val="20"/>
              </w:rPr>
              <w:t xml:space="preserve">MUST </w:t>
            </w:r>
            <w:r w:rsidR="00CE77BF">
              <w:rPr>
                <w:rFonts w:ascii="Times New Roman" w:hAnsi="Times New Roman"/>
                <w:sz w:val="20"/>
                <w:szCs w:val="20"/>
              </w:rPr>
              <w:t xml:space="preserve">recognize the </w:t>
            </w:r>
            <w:del w:id="232" w:author="Tim Whitton" w:date="2012-02-07T12:06:00Z">
              <w:r w:rsidR="00CE77BF" w:rsidDel="0041511D">
                <w:rPr>
                  <w:rFonts w:ascii="Times New Roman" w:hAnsi="Times New Roman"/>
                  <w:sz w:val="20"/>
                  <w:szCs w:val="20"/>
                </w:rPr>
                <w:delText>Title</w:delText>
              </w:r>
            </w:del>
            <w:r w:rsidR="00CE77BF">
              <w:rPr>
                <w:rFonts w:ascii="Times New Roman" w:hAnsi="Times New Roman"/>
                <w:sz w:val="20"/>
                <w:szCs w:val="20"/>
              </w:rPr>
              <w:t>Is</w:t>
            </w:r>
            <w:r w:rsidR="00F97288">
              <w:rPr>
                <w:rFonts w:ascii="Times New Roman" w:hAnsi="Times New Roman"/>
                <w:sz w:val="20"/>
                <w:szCs w:val="20"/>
              </w:rPr>
              <w:t>LastChance</w:t>
            </w:r>
            <w:r w:rsidR="00153156">
              <w:rPr>
                <w:rFonts w:ascii="Times New Roman" w:hAnsi="Times New Roman"/>
                <w:sz w:val="20"/>
                <w:szCs w:val="20"/>
              </w:rPr>
              <w:t xml:space="preserve"> </w:t>
            </w:r>
            <w:r w:rsidR="00CE77BF">
              <w:rPr>
                <w:rFonts w:ascii="Times New Roman" w:hAnsi="Times New Roman"/>
                <w:sz w:val="20"/>
                <w:szCs w:val="20"/>
              </w:rPr>
              <w:t>Metadata qualifier.  As an example;</w:t>
            </w:r>
          </w:p>
          <w:p w:rsidR="00594B54" w:rsidRDefault="00594B54" w:rsidP="00CE77BF">
            <w:pPr>
              <w:pStyle w:val="NoSpacing"/>
              <w:rPr>
                <w:rFonts w:ascii="Times New Roman" w:hAnsi="Times New Roman"/>
                <w:sz w:val="20"/>
                <w:szCs w:val="20"/>
              </w:rPr>
            </w:pPr>
          </w:p>
          <w:p w:rsidR="00CE77BF" w:rsidRDefault="00CE77BF" w:rsidP="00CE77BF">
            <w:pPr>
              <w:pStyle w:val="NoSpacing"/>
              <w:rPr>
                <w:rFonts w:ascii="Times New Roman" w:hAnsi="Times New Roman"/>
                <w:sz w:val="20"/>
                <w:szCs w:val="20"/>
              </w:rPr>
            </w:pPr>
            <w:r>
              <w:rPr>
                <w:rFonts w:ascii="Times New Roman" w:hAnsi="Times New Roman"/>
                <w:sz w:val="20"/>
                <w:szCs w:val="20"/>
              </w:rPr>
              <w:t>&lt;Qualifier&gt;</w:t>
            </w:r>
          </w:p>
          <w:p w:rsidR="00CE77BF" w:rsidRDefault="00CE77BF" w:rsidP="00CE77BF">
            <w:pPr>
              <w:pStyle w:val="NoSpacing"/>
              <w:ind w:left="720"/>
              <w:rPr>
                <w:rFonts w:ascii="Times New Roman" w:hAnsi="Times New Roman"/>
                <w:sz w:val="20"/>
                <w:szCs w:val="20"/>
              </w:rPr>
            </w:pPr>
            <w:r w:rsidRPr="007625C7">
              <w:rPr>
                <w:rFonts w:ascii="Times New Roman" w:hAnsi="Times New Roman"/>
                <w:sz w:val="20"/>
                <w:szCs w:val="20"/>
              </w:rPr>
              <w:t xml:space="preserve">&lt;Term source="ent" operation="eq" </w:t>
            </w:r>
            <w:r>
              <w:rPr>
                <w:rFonts w:ascii="Times New Roman" w:hAnsi="Times New Roman"/>
                <w:sz w:val="20"/>
                <w:szCs w:val="20"/>
              </w:rPr>
              <w:t>xpath</w:t>
            </w:r>
            <w:r w:rsidRPr="007625C7">
              <w:rPr>
                <w:rFonts w:ascii="Times New Roman" w:hAnsi="Times New Roman"/>
                <w:sz w:val="20"/>
                <w:szCs w:val="20"/>
              </w:rPr>
              <w:t>="</w:t>
            </w:r>
            <w:del w:id="233" w:author="Tim Whitton" w:date="2012-02-07T12:07:00Z">
              <w:r w:rsidDel="0041511D">
                <w:rPr>
                  <w:rFonts w:ascii="Times New Roman" w:hAnsi="Times New Roman"/>
                  <w:sz w:val="20"/>
                  <w:szCs w:val="20"/>
                </w:rPr>
                <w:delText>Title</w:delText>
              </w:r>
            </w:del>
            <w:r>
              <w:rPr>
                <w:rFonts w:ascii="Times New Roman" w:hAnsi="Times New Roman"/>
                <w:sz w:val="20"/>
                <w:szCs w:val="20"/>
              </w:rPr>
              <w:t>Is</w:t>
            </w:r>
            <w:r w:rsidR="00594B54">
              <w:rPr>
                <w:rFonts w:ascii="Times New Roman" w:hAnsi="Times New Roman"/>
                <w:sz w:val="20"/>
                <w:szCs w:val="20"/>
              </w:rPr>
              <w:t>LastChance”</w:t>
            </w:r>
            <w:r w:rsidRPr="007625C7">
              <w:rPr>
                <w:rFonts w:ascii="Times New Roman" w:hAnsi="Times New Roman"/>
                <w:sz w:val="20"/>
                <w:szCs w:val="20"/>
              </w:rPr>
              <w:t xml:space="preserve"> namespace="</w:t>
            </w:r>
            <w:r w:rsidRPr="00594B54">
              <w:rPr>
                <w:rFonts w:ascii="Times New Roman" w:hAnsi="Times New Roman"/>
                <w:sz w:val="20"/>
                <w:szCs w:val="20"/>
              </w:rPr>
              <w:t>cablelabs.com/namespaces/metadata/xsd/</w:t>
            </w:r>
            <w:r w:rsidR="00B637A7">
              <w:rPr>
                <w:rFonts w:ascii="Times New Roman" w:hAnsi="Times New Roman"/>
                <w:sz w:val="20"/>
                <w:szCs w:val="20"/>
              </w:rPr>
              <w:t>offer</w:t>
            </w:r>
            <w:r w:rsidRPr="00594B54">
              <w:rPr>
                <w:rFonts w:ascii="Times New Roman" w:hAnsi="Times New Roman"/>
                <w:sz w:val="20"/>
                <w:szCs w:val="20"/>
              </w:rPr>
              <w:t>/1</w:t>
            </w:r>
            <w:r w:rsidRPr="007625C7">
              <w:rPr>
                <w:rFonts w:ascii="Times New Roman" w:hAnsi="Times New Roman"/>
                <w:sz w:val="20"/>
                <w:szCs w:val="20"/>
              </w:rPr>
              <w:t xml:space="preserve">"&gt; </w:t>
            </w:r>
            <w:r>
              <w:rPr>
                <w:rFonts w:ascii="Times New Roman" w:hAnsi="Times New Roman"/>
                <w:sz w:val="20"/>
                <w:szCs w:val="20"/>
              </w:rPr>
              <w:t>true</w:t>
            </w:r>
            <w:r w:rsidRPr="007625C7">
              <w:rPr>
                <w:rFonts w:ascii="Times New Roman" w:hAnsi="Times New Roman"/>
                <w:sz w:val="20"/>
                <w:szCs w:val="20"/>
              </w:rPr>
              <w:t>&lt;/</w:t>
            </w:r>
            <w:r>
              <w:rPr>
                <w:rFonts w:ascii="Times New Roman" w:hAnsi="Times New Roman"/>
                <w:sz w:val="20"/>
                <w:szCs w:val="20"/>
              </w:rPr>
              <w:t>Term</w:t>
            </w:r>
            <w:r w:rsidRPr="007625C7">
              <w:rPr>
                <w:rFonts w:ascii="Times New Roman" w:hAnsi="Times New Roman"/>
                <w:sz w:val="20"/>
                <w:szCs w:val="20"/>
              </w:rPr>
              <w:t>&gt;</w:t>
            </w:r>
          </w:p>
          <w:p w:rsidR="00CE77BF" w:rsidRDefault="00CE77BF" w:rsidP="00CE77BF">
            <w:pPr>
              <w:pStyle w:val="NoSpacing"/>
              <w:rPr>
                <w:rFonts w:ascii="Times New Roman" w:hAnsi="Times New Roman"/>
                <w:sz w:val="20"/>
                <w:szCs w:val="20"/>
              </w:rPr>
            </w:pPr>
            <w:r>
              <w:rPr>
                <w:rFonts w:ascii="Times New Roman" w:hAnsi="Times New Roman"/>
                <w:sz w:val="20"/>
                <w:szCs w:val="20"/>
              </w:rPr>
              <w:t>&lt;/Qualifier&gt;</w:t>
            </w:r>
          </w:p>
          <w:p w:rsidR="00594B54" w:rsidRDefault="00594B54" w:rsidP="00CE77BF">
            <w:pPr>
              <w:pStyle w:val="NoSpacing"/>
              <w:rPr>
                <w:rFonts w:ascii="Times New Roman" w:hAnsi="Times New Roman"/>
                <w:sz w:val="20"/>
                <w:szCs w:val="20"/>
              </w:rPr>
            </w:pPr>
          </w:p>
          <w:p w:rsidR="00CE77BF" w:rsidRDefault="00CE77BF" w:rsidP="00CE77BF">
            <w:pPr>
              <w:pStyle w:val="NoSpacing"/>
              <w:rPr>
                <w:rFonts w:ascii="Times New Roman" w:hAnsi="Times New Roman"/>
                <w:sz w:val="20"/>
                <w:szCs w:val="20"/>
              </w:rPr>
            </w:pPr>
            <w:r w:rsidRPr="00A47D2E">
              <w:rPr>
                <w:rFonts w:ascii="Times New Roman" w:hAnsi="Times New Roman"/>
                <w:sz w:val="20"/>
                <w:szCs w:val="20"/>
              </w:rPr>
              <w:t xml:space="preserve">When </w:t>
            </w:r>
            <w:del w:id="234" w:author="Tim Whitton" w:date="2012-02-07T12:07:00Z">
              <w:r w:rsidRPr="00A47D2E" w:rsidDel="0041511D">
                <w:rPr>
                  <w:rFonts w:ascii="Times New Roman" w:hAnsi="Times New Roman"/>
                  <w:sz w:val="20"/>
                  <w:szCs w:val="20"/>
                </w:rPr>
                <w:delText>Title</w:delText>
              </w:r>
            </w:del>
            <w:r w:rsidRPr="00A47D2E">
              <w:rPr>
                <w:rFonts w:ascii="Times New Roman" w:hAnsi="Times New Roman"/>
                <w:sz w:val="20"/>
                <w:szCs w:val="20"/>
              </w:rPr>
              <w:t>Is</w:t>
            </w:r>
            <w:r w:rsidR="00594B54">
              <w:rPr>
                <w:rFonts w:ascii="Times New Roman" w:hAnsi="Times New Roman"/>
                <w:sz w:val="20"/>
                <w:szCs w:val="20"/>
              </w:rPr>
              <w:t>LastChance</w:t>
            </w:r>
            <w:r w:rsidRPr="00A47D2E">
              <w:rPr>
                <w:rFonts w:ascii="Times New Roman" w:hAnsi="Times New Roman"/>
                <w:sz w:val="20"/>
                <w:szCs w:val="20"/>
              </w:rPr>
              <w:t xml:space="preserve"> = </w:t>
            </w:r>
            <w:r>
              <w:rPr>
                <w:rFonts w:ascii="Times New Roman" w:hAnsi="Times New Roman"/>
                <w:sz w:val="20"/>
                <w:szCs w:val="20"/>
              </w:rPr>
              <w:t>t</w:t>
            </w:r>
            <w:r w:rsidRPr="00E662F4">
              <w:rPr>
                <w:rFonts w:ascii="Times New Roman" w:hAnsi="Times New Roman"/>
                <w:sz w:val="20"/>
                <w:szCs w:val="20"/>
              </w:rPr>
              <w:t xml:space="preserve">rue the </w:t>
            </w:r>
            <w:r w:rsidR="00EB28EB">
              <w:rPr>
                <w:rFonts w:ascii="Times New Roman" w:hAnsi="Times New Roman"/>
                <w:sz w:val="20"/>
                <w:szCs w:val="20"/>
              </w:rPr>
              <w:t xml:space="preserve">CIP consumer </w:t>
            </w:r>
            <w:r w:rsidRPr="00E662F4">
              <w:rPr>
                <w:rFonts w:ascii="Times New Roman" w:hAnsi="Times New Roman"/>
                <w:sz w:val="20"/>
                <w:szCs w:val="20"/>
              </w:rPr>
              <w:t xml:space="preserve">MUST interpret this to mean that the </w:t>
            </w:r>
            <w:r>
              <w:rPr>
                <w:rFonts w:ascii="Times New Roman" w:hAnsi="Times New Roman"/>
                <w:sz w:val="20"/>
                <w:szCs w:val="20"/>
              </w:rPr>
              <w:t xml:space="preserve">request </w:t>
            </w:r>
            <w:r w:rsidRPr="00E662F4">
              <w:rPr>
                <w:rFonts w:ascii="Times New Roman" w:hAnsi="Times New Roman"/>
                <w:sz w:val="20"/>
                <w:szCs w:val="20"/>
              </w:rPr>
              <w:t>date</w:t>
            </w:r>
            <w:r>
              <w:rPr>
                <w:rFonts w:ascii="Times New Roman" w:hAnsi="Times New Roman"/>
                <w:sz w:val="20"/>
                <w:szCs w:val="20"/>
              </w:rPr>
              <w:t>/time of the vod session</w:t>
            </w:r>
            <w:r w:rsidRPr="00E662F4">
              <w:rPr>
                <w:rFonts w:ascii="Times New Roman" w:hAnsi="Times New Roman"/>
                <w:sz w:val="20"/>
                <w:szCs w:val="20"/>
              </w:rPr>
              <w:t xml:space="preserve"> must be within the </w:t>
            </w:r>
            <w:del w:id="235" w:author="Tim Whitton" w:date="2012-02-07T12:07:00Z">
              <w:r w:rsidDel="0041511D">
                <w:rPr>
                  <w:rFonts w:ascii="Times New Roman" w:hAnsi="Times New Roman"/>
                  <w:sz w:val="20"/>
                  <w:szCs w:val="20"/>
                </w:rPr>
                <w:delText>Title</w:delText>
              </w:r>
            </w:del>
            <w:r w:rsidRPr="00E662F4">
              <w:rPr>
                <w:rFonts w:ascii="Times New Roman" w:hAnsi="Times New Roman"/>
                <w:sz w:val="20"/>
                <w:szCs w:val="20"/>
              </w:rPr>
              <w:t>Is</w:t>
            </w:r>
            <w:r w:rsidR="00594B54">
              <w:rPr>
                <w:rFonts w:ascii="Times New Roman" w:hAnsi="Times New Roman"/>
                <w:sz w:val="20"/>
                <w:szCs w:val="20"/>
              </w:rPr>
              <w:t>LastChance</w:t>
            </w:r>
            <w:r w:rsidRPr="00E662F4">
              <w:rPr>
                <w:rFonts w:ascii="Times New Roman" w:hAnsi="Times New Roman"/>
                <w:sz w:val="20"/>
                <w:szCs w:val="20"/>
              </w:rPr>
              <w:t xml:space="preserve"> date/time range.  </w:t>
            </w:r>
          </w:p>
          <w:p w:rsidR="00CE77BF" w:rsidRDefault="00CE77BF" w:rsidP="00CE77BF">
            <w:pPr>
              <w:pStyle w:val="NoSpacing"/>
              <w:rPr>
                <w:rFonts w:ascii="Times New Roman" w:hAnsi="Times New Roman"/>
                <w:sz w:val="20"/>
                <w:szCs w:val="20"/>
              </w:rPr>
            </w:pPr>
          </w:p>
          <w:p w:rsidR="00CE77BF" w:rsidRDefault="00CE77BF">
            <w:pPr>
              <w:pStyle w:val="NoSpacing"/>
            </w:pPr>
            <w:r w:rsidRPr="00E662F4">
              <w:rPr>
                <w:rFonts w:ascii="Times New Roman" w:hAnsi="Times New Roman"/>
                <w:sz w:val="20"/>
                <w:szCs w:val="20"/>
              </w:rPr>
              <w:t xml:space="preserve">For 3.0 metadata the </w:t>
            </w:r>
            <w:del w:id="236" w:author="Tim Whitton" w:date="2012-02-07T12:07:00Z">
              <w:r w:rsidDel="0041511D">
                <w:rPr>
                  <w:rFonts w:ascii="Times New Roman" w:hAnsi="Times New Roman"/>
                  <w:sz w:val="20"/>
                  <w:szCs w:val="20"/>
                </w:rPr>
                <w:delText>Title</w:delText>
              </w:r>
            </w:del>
            <w:r w:rsidRPr="00E662F4">
              <w:rPr>
                <w:rFonts w:ascii="Times New Roman" w:hAnsi="Times New Roman"/>
                <w:sz w:val="20"/>
                <w:szCs w:val="20"/>
              </w:rPr>
              <w:t>Is</w:t>
            </w:r>
            <w:r w:rsidR="00594B54">
              <w:rPr>
                <w:rFonts w:ascii="Times New Roman" w:hAnsi="Times New Roman"/>
                <w:sz w:val="20"/>
                <w:szCs w:val="20"/>
              </w:rPr>
              <w:t xml:space="preserve">LastChance </w:t>
            </w:r>
            <w:r w:rsidRPr="00E662F4">
              <w:rPr>
                <w:rFonts w:ascii="Times New Roman" w:hAnsi="Times New Roman"/>
                <w:sz w:val="20"/>
                <w:szCs w:val="20"/>
              </w:rPr>
              <w:t xml:space="preserve">range is </w:t>
            </w:r>
            <w:r w:rsidRPr="00A47D2E">
              <w:rPr>
                <w:rFonts w:ascii="Times New Roman" w:hAnsi="Times New Roman"/>
                <w:sz w:val="20"/>
                <w:szCs w:val="20"/>
              </w:rPr>
              <w:t xml:space="preserve">determined as follows; </w:t>
            </w:r>
            <w:r w:rsidR="00594B54">
              <w:rPr>
                <w:rFonts w:ascii="Times New Roman" w:hAnsi="Times New Roman"/>
                <w:sz w:val="20"/>
                <w:szCs w:val="20"/>
              </w:rPr>
              <w:t>Start</w:t>
            </w:r>
            <w:r w:rsidRPr="00E662F4">
              <w:rPr>
                <w:rFonts w:ascii="Times New Roman" w:hAnsi="Times New Roman"/>
                <w:sz w:val="20"/>
                <w:szCs w:val="20"/>
              </w:rPr>
              <w:t xml:space="preserve"> = </w:t>
            </w:r>
            <w:r w:rsidR="00594B54">
              <w:rPr>
                <w:rFonts w:ascii="Times New Roman" w:hAnsi="Times New Roman"/>
                <w:sz w:val="20"/>
                <w:szCs w:val="20"/>
              </w:rPr>
              <w:t>(</w:t>
            </w:r>
            <w:r>
              <w:rPr>
                <w:rFonts w:ascii="Times New Roman" w:hAnsi="Times New Roman"/>
                <w:sz w:val="20"/>
                <w:szCs w:val="20"/>
              </w:rPr>
              <w:t>Offer.</w:t>
            </w:r>
            <w:r w:rsidR="00594B54">
              <w:rPr>
                <w:rFonts w:ascii="Times New Roman" w:hAnsi="Times New Roman"/>
                <w:sz w:val="20"/>
                <w:szCs w:val="20"/>
              </w:rPr>
              <w:t>end</w:t>
            </w:r>
            <w:r w:rsidRPr="00E662F4">
              <w:rPr>
                <w:rFonts w:ascii="Times New Roman" w:hAnsi="Times New Roman"/>
                <w:sz w:val="20"/>
                <w:szCs w:val="20"/>
              </w:rPr>
              <w:t xml:space="preserve">DateTime </w:t>
            </w:r>
            <w:r w:rsidR="00594B54">
              <w:rPr>
                <w:rFonts w:ascii="Times New Roman" w:hAnsi="Times New Roman"/>
                <w:sz w:val="20"/>
                <w:szCs w:val="20"/>
              </w:rPr>
              <w:t xml:space="preserve">- </w:t>
            </w:r>
            <w:r>
              <w:rPr>
                <w:rFonts w:ascii="Times New Roman" w:hAnsi="Times New Roman"/>
                <w:sz w:val="20"/>
                <w:szCs w:val="20"/>
              </w:rPr>
              <w:t>Presentation.</w:t>
            </w:r>
            <w:r w:rsidR="00594B54">
              <w:rPr>
                <w:rFonts w:ascii="Times New Roman" w:hAnsi="Times New Roman"/>
                <w:sz w:val="20"/>
                <w:szCs w:val="20"/>
              </w:rPr>
              <w:t>D</w:t>
            </w:r>
            <w:r w:rsidRPr="00E662F4">
              <w:rPr>
                <w:rFonts w:ascii="Times New Roman" w:hAnsi="Times New Roman"/>
                <w:sz w:val="20"/>
                <w:szCs w:val="20"/>
              </w:rPr>
              <w:t>isplayAs</w:t>
            </w:r>
            <w:r w:rsidR="00594B54">
              <w:rPr>
                <w:rFonts w:ascii="Times New Roman" w:hAnsi="Times New Roman"/>
                <w:sz w:val="20"/>
                <w:szCs w:val="20"/>
              </w:rPr>
              <w:t>LastChance), End</w:t>
            </w:r>
            <w:r w:rsidR="00594B54" w:rsidRPr="00A47D2E">
              <w:rPr>
                <w:rFonts w:ascii="Times New Roman" w:hAnsi="Times New Roman"/>
                <w:sz w:val="20"/>
                <w:szCs w:val="20"/>
              </w:rPr>
              <w:t xml:space="preserve"> = </w:t>
            </w:r>
            <w:r w:rsidR="00594B54">
              <w:rPr>
                <w:rFonts w:ascii="Times New Roman" w:hAnsi="Times New Roman"/>
                <w:sz w:val="20"/>
                <w:szCs w:val="20"/>
              </w:rPr>
              <w:t>Offer.end</w:t>
            </w:r>
            <w:r w:rsidR="00594B54" w:rsidRPr="00E662F4">
              <w:rPr>
                <w:rFonts w:ascii="Times New Roman" w:hAnsi="Times New Roman"/>
                <w:sz w:val="20"/>
                <w:szCs w:val="20"/>
              </w:rPr>
              <w:t>DateTime</w:t>
            </w:r>
            <w:r w:rsidR="00594B54">
              <w:rPr>
                <w:rFonts w:ascii="Times New Roman" w:hAnsi="Times New Roman"/>
                <w:sz w:val="20"/>
                <w:szCs w:val="20"/>
              </w:rPr>
              <w:t>.</w:t>
            </w:r>
          </w:p>
        </w:tc>
      </w:tr>
      <w:tr w:rsidR="005C7D4E" w:rsidRPr="00952AC9" w:rsidTr="00F83ACE">
        <w:tc>
          <w:tcPr>
            <w:tcW w:w="10458" w:type="dxa"/>
            <w:shd w:val="clear" w:color="auto" w:fill="auto"/>
          </w:tcPr>
          <w:p w:rsidR="005C7D4E" w:rsidRPr="00981E45" w:rsidRDefault="005C7D4E" w:rsidP="00D96454">
            <w:pPr>
              <w:pStyle w:val="ListParagraph"/>
              <w:numPr>
                <w:ilvl w:val="0"/>
                <w:numId w:val="111"/>
              </w:numPr>
              <w:rPr>
                <w:b/>
              </w:rPr>
            </w:pPr>
            <w:r>
              <w:rPr>
                <w:b/>
              </w:rPr>
              <w:t xml:space="preserve"> / Phase 1 / </w:t>
            </w:r>
            <w:r w:rsidRPr="00981E45">
              <w:rPr>
                <w:b/>
              </w:rPr>
              <w:t xml:space="preserve">Targeting </w:t>
            </w:r>
            <w:r>
              <w:rPr>
                <w:b/>
              </w:rPr>
              <w:t>–</w:t>
            </w:r>
            <w:r w:rsidRPr="00981E45">
              <w:rPr>
                <w:b/>
              </w:rPr>
              <w:t xml:space="preserve"> </w:t>
            </w:r>
            <w:r w:rsidR="00D609C2">
              <w:rPr>
                <w:b/>
              </w:rPr>
              <w:t xml:space="preserve">parent Bundle </w:t>
            </w:r>
            <w:r>
              <w:rPr>
                <w:b/>
              </w:rPr>
              <w:t>Qualifiers</w:t>
            </w:r>
            <w:r w:rsidR="00393313">
              <w:rPr>
                <w:b/>
              </w:rPr>
              <w:t xml:space="preserve"> - Informative</w:t>
            </w:r>
          </w:p>
          <w:p w:rsidR="00D00BDF" w:rsidRPr="006C7B65" w:rsidRDefault="00D00BDF" w:rsidP="00D00BDF">
            <w:pPr>
              <w:pStyle w:val="NoSpacing"/>
              <w:rPr>
                <w:rFonts w:ascii="Times New Roman" w:hAnsi="Times New Roman"/>
                <w:sz w:val="20"/>
                <w:szCs w:val="20"/>
              </w:rPr>
            </w:pPr>
            <w:r w:rsidRPr="006C7B65">
              <w:rPr>
                <w:rFonts w:ascii="Times New Roman" w:hAnsi="Times New Roman"/>
                <w:sz w:val="20"/>
                <w:szCs w:val="20"/>
              </w:rPr>
              <w:t>The list of CommonQualifierGroup elements defines qualifier expressions that MUST be satisfied for any placement that is a child of th</w:t>
            </w:r>
            <w:r w:rsidR="00393313">
              <w:rPr>
                <w:rFonts w:ascii="Times New Roman" w:hAnsi="Times New Roman"/>
                <w:sz w:val="20"/>
                <w:szCs w:val="20"/>
              </w:rPr>
              <w:t xml:space="preserve">e parent </w:t>
            </w:r>
            <w:r w:rsidRPr="006C7B65">
              <w:rPr>
                <w:rFonts w:ascii="Times New Roman" w:hAnsi="Times New Roman"/>
                <w:sz w:val="20"/>
                <w:szCs w:val="20"/>
              </w:rPr>
              <w:t xml:space="preserve">bundle. Multiple CommonQualifierGroups are always ANDed, which means that child placements only </w:t>
            </w:r>
            <w:r w:rsidRPr="006C7B65">
              <w:rPr>
                <w:rFonts w:ascii="Times New Roman" w:hAnsi="Times New Roman"/>
                <w:sz w:val="20"/>
                <w:szCs w:val="20"/>
              </w:rPr>
              <w:lastRenderedPageBreak/>
              <w:t>execute if every group is individually true.</w:t>
            </w:r>
          </w:p>
          <w:p w:rsidR="00D00BDF" w:rsidRDefault="00D00BDF" w:rsidP="00D00BDF">
            <w:pPr>
              <w:pStyle w:val="NoSpacing"/>
              <w:rPr>
                <w:rFonts w:ascii="Times New Roman" w:hAnsi="Times New Roman"/>
                <w:sz w:val="20"/>
                <w:szCs w:val="20"/>
              </w:rPr>
            </w:pPr>
            <w:r w:rsidRPr="006C7B65">
              <w:rPr>
                <w:rFonts w:ascii="Times New Roman" w:hAnsi="Times New Roman"/>
                <w:sz w:val="20"/>
                <w:szCs w:val="20"/>
              </w:rPr>
              <w:t>The CommonQualifierGroup will contain a Qualifier for every permutation of the Terms representing a campaign item</w:t>
            </w:r>
            <w:r w:rsidR="00A17CDD">
              <w:rPr>
                <w:rFonts w:ascii="Times New Roman" w:hAnsi="Times New Roman"/>
                <w:sz w:val="20"/>
                <w:szCs w:val="20"/>
              </w:rPr>
              <w:t>’</w:t>
            </w:r>
            <w:r w:rsidRPr="006C7B65">
              <w:rPr>
                <w:rFonts w:ascii="Times New Roman" w:hAnsi="Times New Roman"/>
                <w:sz w:val="20"/>
                <w:szCs w:val="20"/>
              </w:rPr>
              <w:t>s:</w:t>
            </w:r>
          </w:p>
          <w:p w:rsidR="00D00BDF" w:rsidRPr="006C7B65" w:rsidRDefault="00D00BDF" w:rsidP="00D96454">
            <w:pPr>
              <w:pStyle w:val="NoSpacing"/>
              <w:numPr>
                <w:ilvl w:val="0"/>
                <w:numId w:val="115"/>
              </w:numPr>
              <w:rPr>
                <w:rFonts w:ascii="Times New Roman" w:hAnsi="Times New Roman"/>
                <w:sz w:val="20"/>
                <w:szCs w:val="20"/>
              </w:rPr>
            </w:pPr>
            <w:r w:rsidRPr="006C7B65">
              <w:rPr>
                <w:rFonts w:ascii="Times New Roman" w:hAnsi="Times New Roman"/>
                <w:sz w:val="20"/>
                <w:szCs w:val="20"/>
              </w:rPr>
              <w:t>Break/Position Condition Sets</w:t>
            </w:r>
          </w:p>
          <w:p w:rsidR="00D00BDF" w:rsidRPr="006C7B65" w:rsidRDefault="00D00BDF" w:rsidP="00D96454">
            <w:pPr>
              <w:pStyle w:val="NoSpacing"/>
              <w:numPr>
                <w:ilvl w:val="0"/>
                <w:numId w:val="115"/>
              </w:numPr>
              <w:rPr>
                <w:rFonts w:ascii="Times New Roman" w:hAnsi="Times New Roman"/>
                <w:sz w:val="20"/>
                <w:szCs w:val="20"/>
              </w:rPr>
            </w:pPr>
            <w:r w:rsidRPr="006C7B65">
              <w:rPr>
                <w:rFonts w:ascii="Times New Roman" w:hAnsi="Times New Roman"/>
                <w:sz w:val="20"/>
                <w:szCs w:val="20"/>
              </w:rPr>
              <w:t>Metadata Groups</w:t>
            </w:r>
          </w:p>
          <w:p w:rsidR="00D00BDF" w:rsidRDefault="00D00BDF" w:rsidP="00D96454">
            <w:pPr>
              <w:pStyle w:val="NoSpacing"/>
              <w:numPr>
                <w:ilvl w:val="0"/>
                <w:numId w:val="115"/>
              </w:numPr>
              <w:rPr>
                <w:rFonts w:ascii="Times New Roman" w:hAnsi="Times New Roman"/>
                <w:sz w:val="20"/>
                <w:szCs w:val="20"/>
              </w:rPr>
            </w:pPr>
            <w:r w:rsidRPr="006C7B65">
              <w:rPr>
                <w:rFonts w:ascii="Times New Roman" w:hAnsi="Times New Roman"/>
                <w:sz w:val="20"/>
                <w:szCs w:val="20"/>
              </w:rPr>
              <w:t>Networks Selected</w:t>
            </w:r>
          </w:p>
          <w:p w:rsidR="00D00BDF" w:rsidRPr="00E05E13" w:rsidRDefault="00D00BDF" w:rsidP="00D00BDF">
            <w:pPr>
              <w:pStyle w:val="NormalWeb"/>
              <w:rPr>
                <w:bCs/>
              </w:rPr>
            </w:pPr>
            <w:r w:rsidRPr="00E05E13">
              <w:rPr>
                <w:bCs/>
              </w:rPr>
              <w:t>Sample:</w:t>
            </w:r>
          </w:p>
          <w:p w:rsidR="00D00BDF" w:rsidRPr="00E05E13" w:rsidRDefault="00D00BDF" w:rsidP="00D96454">
            <w:pPr>
              <w:numPr>
                <w:ilvl w:val="0"/>
                <w:numId w:val="114"/>
              </w:numPr>
              <w:spacing w:before="100" w:beforeAutospacing="1" w:after="100" w:afterAutospacing="1"/>
              <w:rPr>
                <w:bCs/>
              </w:rPr>
            </w:pPr>
            <w:r w:rsidRPr="00E05E13">
              <w:rPr>
                <w:bCs/>
              </w:rPr>
              <w:t xml:space="preserve">Break/Position Sets </w:t>
            </w:r>
          </w:p>
          <w:p w:rsidR="00D00BDF" w:rsidRPr="00E05E13" w:rsidRDefault="00D00BDF" w:rsidP="00D96454">
            <w:pPr>
              <w:numPr>
                <w:ilvl w:val="1"/>
                <w:numId w:val="114"/>
              </w:numPr>
              <w:spacing w:before="100" w:beforeAutospacing="1" w:after="100" w:afterAutospacing="1"/>
              <w:rPr>
                <w:bCs/>
              </w:rPr>
            </w:pPr>
            <w:r w:rsidRPr="00E05E13">
              <w:rPr>
                <w:bCs/>
              </w:rPr>
              <w:t xml:space="preserve">&lt;! – Break-Position Set #1 --&gt; </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xpath="typeOfPlacementOpportunity" namespace="http://www.cablelabs.com/namespaces/metadata/xsd/placementopportunity/1"&gt;preroll&lt;/Term&gt;</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xpath="order" namespace="http://www.cablelabs.com/namespaces/metadata/xsd/placementopportunity/1"&gt;Last&lt;/Term&gt;</w:t>
            </w:r>
          </w:p>
          <w:p w:rsidR="00D00BDF" w:rsidRPr="00E05E13" w:rsidRDefault="00D00BDF" w:rsidP="00D96454">
            <w:pPr>
              <w:numPr>
                <w:ilvl w:val="1"/>
                <w:numId w:val="114"/>
              </w:numPr>
              <w:spacing w:before="100" w:beforeAutospacing="1" w:after="100" w:afterAutospacing="1"/>
              <w:rPr>
                <w:bCs/>
              </w:rPr>
            </w:pPr>
            <w:r w:rsidRPr="00E05E13">
              <w:rPr>
                <w:bCs/>
              </w:rPr>
              <w:t xml:space="preserve">&lt;! – Break-Position Set #2 --&gt; </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xpath="typeOfPlacementOpportunity" namespace="http://www.cablelabs.com/namespaces/metadata/xsd/placementopportunity/1"&gt;midroll&lt;/Term&gt;</w:t>
            </w:r>
          </w:p>
          <w:p w:rsidR="00D00BDF" w:rsidRPr="00E05E13" w:rsidRDefault="00D00BDF" w:rsidP="00D96454">
            <w:pPr>
              <w:numPr>
                <w:ilvl w:val="0"/>
                <w:numId w:val="114"/>
              </w:numPr>
              <w:spacing w:before="100" w:beforeAutospacing="1" w:after="100" w:afterAutospacing="1"/>
              <w:rPr>
                <w:bCs/>
              </w:rPr>
            </w:pPr>
            <w:r w:rsidRPr="00E05E13">
              <w:rPr>
                <w:bCs/>
              </w:rPr>
              <w:t xml:space="preserve">Networks Selected (3 selected for this campaign item) – &gt; </w:t>
            </w:r>
          </w:p>
          <w:p w:rsidR="00D00BDF" w:rsidRPr="00E05E13" w:rsidRDefault="00D00BDF" w:rsidP="00D96454">
            <w:pPr>
              <w:numPr>
                <w:ilvl w:val="1"/>
                <w:numId w:val="114"/>
              </w:numPr>
              <w:spacing w:before="100" w:beforeAutospacing="1" w:after="100" w:afterAutospacing="1"/>
              <w:rPr>
                <w:bCs/>
              </w:rPr>
            </w:pPr>
            <w:r w:rsidRPr="00E05E13">
              <w:rPr>
                <w:bCs/>
              </w:rPr>
              <w:t>&lt;Term source="ent" operation="eq" xpath="providerid" namespace="cablelabs.com/namespaces/metadata/xsd/core/1"&gt;TCM.COM&lt;/Term&gt;</w:t>
            </w:r>
          </w:p>
          <w:p w:rsidR="00D00BDF" w:rsidRPr="00E05E13" w:rsidRDefault="00D00BDF" w:rsidP="00D96454">
            <w:pPr>
              <w:numPr>
                <w:ilvl w:val="1"/>
                <w:numId w:val="114"/>
              </w:numPr>
              <w:spacing w:before="100" w:beforeAutospacing="1" w:after="100" w:afterAutospacing="1"/>
              <w:rPr>
                <w:bCs/>
              </w:rPr>
            </w:pPr>
            <w:r w:rsidRPr="00E05E13">
              <w:rPr>
                <w:bCs/>
              </w:rPr>
              <w:t>&lt;Term source="ent" operation="eq" xpath="providerid" namespace="cablelabs.com/namespaces/metadata/xsd/core/1"&gt;TNT.COM&lt;/Term&gt;</w:t>
            </w:r>
          </w:p>
          <w:p w:rsidR="00D00BDF" w:rsidRPr="00E05E13" w:rsidRDefault="00D00BDF" w:rsidP="00D96454">
            <w:pPr>
              <w:numPr>
                <w:ilvl w:val="1"/>
                <w:numId w:val="114"/>
              </w:numPr>
              <w:spacing w:before="100" w:beforeAutospacing="1" w:after="100" w:afterAutospacing="1"/>
              <w:rPr>
                <w:bCs/>
              </w:rPr>
            </w:pPr>
            <w:r w:rsidRPr="00E05E13">
              <w:rPr>
                <w:bCs/>
              </w:rPr>
              <w:t>&lt;Term source="ent" operation="eq" xpath="providerid" namespace="cablelabs.com/namespaces/metadata/xsd/core/1"&gt;TBS.COM&lt;/Term&gt;</w:t>
            </w:r>
          </w:p>
          <w:p w:rsidR="00D00BDF" w:rsidRPr="00E05E13" w:rsidRDefault="00D00BDF" w:rsidP="00D96454">
            <w:pPr>
              <w:numPr>
                <w:ilvl w:val="0"/>
                <w:numId w:val="114"/>
              </w:numPr>
              <w:spacing w:before="100" w:beforeAutospacing="1" w:after="100" w:afterAutospacing="1"/>
              <w:rPr>
                <w:bCs/>
              </w:rPr>
            </w:pPr>
            <w:r w:rsidRPr="00E05E13">
              <w:rPr>
                <w:bCs/>
              </w:rPr>
              <w:t xml:space="preserve">Metadata Groups </w:t>
            </w:r>
          </w:p>
          <w:p w:rsidR="00D00BDF" w:rsidRPr="00E05E13" w:rsidRDefault="00D00BDF" w:rsidP="00D96454">
            <w:pPr>
              <w:numPr>
                <w:ilvl w:val="1"/>
                <w:numId w:val="114"/>
              </w:numPr>
              <w:spacing w:before="100" w:beforeAutospacing="1" w:after="100" w:afterAutospacing="1"/>
              <w:rPr>
                <w:bCs/>
              </w:rPr>
            </w:pPr>
            <w:r w:rsidRPr="00E05E13">
              <w:rPr>
                <w:bCs/>
              </w:rPr>
              <w:t xml:space="preserve">&lt;!-- Metadata Group #1 --&gt; </w:t>
            </w:r>
          </w:p>
          <w:p w:rsidR="00D00BDF" w:rsidRPr="00E05E13" w:rsidRDefault="00D00BDF" w:rsidP="00D96454">
            <w:pPr>
              <w:numPr>
                <w:ilvl w:val="2"/>
                <w:numId w:val="114"/>
              </w:numPr>
              <w:spacing w:before="100" w:beforeAutospacing="1" w:after="100" w:afterAutospacing="1"/>
              <w:rPr>
                <w:bCs/>
              </w:rPr>
            </w:pPr>
            <w:r w:rsidRPr="00E05E13">
              <w:rPr>
                <w:bCs/>
              </w:rPr>
              <w:t>&lt;Term source="ent" operation="contains" xpath="Title.Title" namespace="cablelabs.com/namespaces/metadata/xsd/core/1"&gt;Cheers&lt;/Term&gt;</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xpath="DisplayAsNew" namespace="cablelabs.com/namespaces/metadata/xsd/core/1"&gt;true&lt;/Term&gt;</w:t>
            </w:r>
          </w:p>
          <w:p w:rsidR="00D00BDF" w:rsidRPr="00E05E13" w:rsidRDefault="00D00BDF" w:rsidP="00D96454">
            <w:pPr>
              <w:numPr>
                <w:ilvl w:val="1"/>
                <w:numId w:val="114"/>
              </w:numPr>
              <w:spacing w:before="100" w:beforeAutospacing="1" w:after="100" w:afterAutospacing="1"/>
              <w:rPr>
                <w:bCs/>
              </w:rPr>
            </w:pPr>
            <w:r w:rsidRPr="00E05E13">
              <w:rPr>
                <w:bCs/>
              </w:rPr>
              <w:t xml:space="preserve">&lt;!-- Metadata Group #2 --&gt; </w:t>
            </w:r>
          </w:p>
          <w:p w:rsidR="00D00BDF" w:rsidRPr="00E05E13" w:rsidRDefault="00D00BDF" w:rsidP="00D96454">
            <w:pPr>
              <w:numPr>
                <w:ilvl w:val="2"/>
                <w:numId w:val="114"/>
              </w:numPr>
              <w:spacing w:before="100" w:beforeAutospacing="1" w:after="100" w:afterAutospacing="1"/>
              <w:rPr>
                <w:bCs/>
              </w:rPr>
            </w:pPr>
            <w:r w:rsidRPr="00E05E13">
              <w:rPr>
                <w:bCs/>
              </w:rPr>
              <w:t>&lt;Term source="ent" operation="contains" xpath="Title.Title" namespace="cablelabs.com/namespaces/metadata/xsd/core/1"&gt;Friends&lt;/Term&gt;</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xpath="DisplayAsLastChance" namespace="cablelabs.com/namespaces/metadata/xsd/core/1"&gt;true&lt;/Term&gt;</w:t>
            </w:r>
          </w:p>
          <w:p w:rsidR="00D00BDF" w:rsidRPr="00E05E13" w:rsidRDefault="00D00BDF" w:rsidP="00D96454">
            <w:pPr>
              <w:numPr>
                <w:ilvl w:val="1"/>
                <w:numId w:val="114"/>
              </w:numPr>
              <w:spacing w:before="100" w:beforeAutospacing="1" w:after="100" w:afterAutospacing="1"/>
              <w:rPr>
                <w:bCs/>
              </w:rPr>
            </w:pPr>
            <w:r w:rsidRPr="00E05E13">
              <w:rPr>
                <w:bCs/>
              </w:rPr>
              <w:t xml:space="preserve">&lt;!-- Metadata Group #3 --&gt; </w:t>
            </w:r>
          </w:p>
          <w:p w:rsidR="00D00BDF" w:rsidRPr="00E05E13" w:rsidRDefault="00D00BDF" w:rsidP="00D96454">
            <w:pPr>
              <w:numPr>
                <w:ilvl w:val="2"/>
                <w:numId w:val="114"/>
              </w:numPr>
              <w:spacing w:before="100" w:beforeAutospacing="1" w:after="100" w:afterAutospacing="1"/>
              <w:rPr>
                <w:bCs/>
              </w:rPr>
            </w:pPr>
            <w:r w:rsidRPr="00E05E13">
              <w:rPr>
                <w:bCs/>
              </w:rPr>
              <w:t>&lt;Term source="ent" operation="contains" xpath="Title.Title" namespace="cablelabs.com/namespaces/metadata/xsd/core/1"&gt;Sienfeld&lt;/Term&gt;</w:t>
            </w:r>
          </w:p>
          <w:p w:rsidR="00D00BDF" w:rsidRPr="00E05E13" w:rsidRDefault="00D00BDF" w:rsidP="00D96454">
            <w:pPr>
              <w:numPr>
                <w:ilvl w:val="2"/>
                <w:numId w:val="114"/>
              </w:numPr>
              <w:spacing w:before="100" w:beforeAutospacing="1" w:after="100" w:afterAutospacing="1"/>
              <w:rPr>
                <w:bCs/>
              </w:rPr>
            </w:pPr>
            <w:r w:rsidRPr="00E05E13">
              <w:rPr>
                <w:bCs/>
              </w:rPr>
              <w:t>&lt;Term source="ent" operation="eq" xpath="DisplayAsLastChance" namespace="cablelabs.com/namespaces/metadata/xsd/core/1"&gt;true&lt;/Term&gt;</w:t>
            </w:r>
          </w:p>
          <w:p w:rsidR="00D00BDF" w:rsidRPr="006C7B65" w:rsidRDefault="00D00BDF" w:rsidP="00D00BDF">
            <w:pPr>
              <w:pStyle w:val="NoSpacing"/>
              <w:rPr>
                <w:rFonts w:ascii="Times New Roman" w:hAnsi="Times New Roman"/>
                <w:sz w:val="20"/>
                <w:szCs w:val="20"/>
              </w:rPr>
            </w:pPr>
            <w:r w:rsidRPr="006C7B65">
              <w:rPr>
                <w:rFonts w:ascii="Times New Roman" w:hAnsi="Times New Roman"/>
                <w:sz w:val="20"/>
                <w:szCs w:val="20"/>
              </w:rPr>
              <w:t>In this sample we will have 18 Qualifier elements (2 break/position conditions x 3 networks selected x 3 metadata groups)</w:t>
            </w:r>
          </w:p>
          <w:p w:rsidR="00D00BDF" w:rsidRDefault="00D00BDF" w:rsidP="00D00BDF">
            <w:pPr>
              <w:pStyle w:val="NoSpacing"/>
            </w:pP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&lt;CommonQualifierGroup condition="or"&gt;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sidR="00243C80">
              <w:rPr>
                <w:rFonts w:ascii="Arial Narrow" w:hAnsi="Arial Narrow" w:cstheme="majorBidi"/>
                <w:sz w:val="14"/>
                <w:szCs w:val="14"/>
              </w:rPr>
              <w:t xml:space="preserve">, TCM, Metadata Group #1 </w:t>
            </w:r>
            <w:r w:rsidRPr="00393313">
              <w:rPr>
                <w:rFonts w:ascii="Arial Narrow" w:hAnsi="Arial Narrow" w:cstheme="majorBidi"/>
                <w:sz w:val="14"/>
                <w:szCs w:val="14"/>
              </w:rPr>
              <w:t>--&gt;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lastRenderedPageBreak/>
              <w:t>&lt;Term source="ent" operation="eq" xpath="order" namespace="http://www.cablelabs.com/namespaces/metadata/xsd/placementopportunity/1"&gt;Last&lt;/Term&gt;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namespace="cablelabs.com/namespaces/metadata/xsd/core/1"&gt;TCM.COM&lt;/Term&gt;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D00BDF"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TNT, Metadata Group #1 </w:t>
            </w:r>
            <w:r w:rsidRPr="00393313">
              <w:rPr>
                <w:rFonts w:ascii="Arial Narrow" w:hAnsi="Arial Narrow" w:cstheme="majorBidi"/>
                <w:sz w:val="14"/>
                <w:szCs w:val="14"/>
              </w:rPr>
              <w:t>--&gt;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NT</w:t>
            </w:r>
            <w:r w:rsidRPr="00393313">
              <w:rPr>
                <w:rFonts w:ascii="Arial Narrow" w:hAnsi="Arial Narrow" w:cstheme="majorBidi"/>
                <w:sz w:val="14"/>
                <w:szCs w:val="14"/>
              </w:rPr>
              <w:t>.COM&lt;/Term&gt;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243C80"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TBS, Metadata Group #1 </w:t>
            </w:r>
            <w:r w:rsidRPr="00393313">
              <w:rPr>
                <w:rFonts w:ascii="Arial Narrow" w:hAnsi="Arial Narrow" w:cstheme="majorBidi"/>
                <w:sz w:val="14"/>
                <w:szCs w:val="14"/>
              </w:rPr>
              <w:t>--&gt;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BS</w:t>
            </w:r>
            <w:r w:rsidRPr="00393313">
              <w:rPr>
                <w:rFonts w:ascii="Arial Narrow" w:hAnsi="Arial Narrow" w:cstheme="majorBidi"/>
                <w:sz w:val="14"/>
                <w:szCs w:val="14"/>
              </w:rPr>
              <w:t>.COM&lt;/Term&gt;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243C80"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TCM, Metadata Group #2 </w:t>
            </w:r>
            <w:r w:rsidRPr="00393313">
              <w:rPr>
                <w:rFonts w:ascii="Arial Narrow" w:hAnsi="Arial Narrow" w:cstheme="majorBidi"/>
                <w:sz w:val="14"/>
                <w:szCs w:val="14"/>
              </w:rPr>
              <w:t>--&gt;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w:t>
            </w:r>
            <w:r>
              <w:rPr>
                <w:rFonts w:ascii="Arial Narrow" w:hAnsi="Arial Narrow" w:cstheme="majorBidi"/>
                <w:sz w:val="14"/>
                <w:szCs w:val="14"/>
              </w:rPr>
              <w:t>TCM</w:t>
            </w:r>
            <w:r w:rsidRPr="00393313">
              <w:rPr>
                <w:rFonts w:ascii="Arial Narrow" w:hAnsi="Arial Narrow" w:cstheme="majorBidi"/>
                <w:sz w:val="14"/>
                <w:szCs w:val="14"/>
              </w:rPr>
              <w:t>.COM&lt;/Term&gt;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namespace="cablelabs.com/namespaces/metadata/xsd/core/1"&gt;Friends&lt;/Term&gt;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TNT, Metadata Group #2 </w:t>
            </w:r>
            <w:r w:rsidRPr="00393313">
              <w:rPr>
                <w:rFonts w:ascii="Arial Narrow" w:hAnsi="Arial Narrow" w:cstheme="majorBidi"/>
                <w:sz w:val="14"/>
                <w:szCs w:val="14"/>
              </w:rPr>
              <w:t>--&gt;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namespace="cablelabs.com/namespaces/metadata/xsd/core/1"&gt;TNT.COM&lt;/Term&gt;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namespace="cablelabs.com/namespaces/metadata/xsd/core/1"&gt;Friends&lt;/Term&gt;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D00BDF"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TBS, Metadata Group #2 </w:t>
            </w:r>
            <w:r w:rsidRPr="00393313">
              <w:rPr>
                <w:rFonts w:ascii="Arial Narrow" w:hAnsi="Arial Narrow" w:cstheme="majorBidi"/>
                <w:sz w:val="14"/>
                <w:szCs w:val="14"/>
              </w:rPr>
              <w:t>--&gt;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BS</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namespace="cablelabs.com/namespaces/metadata/xsd/core/1"&gt;Friends&lt;/Term&gt;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TCM, Metadata Group #3 </w:t>
            </w:r>
            <w:r w:rsidRPr="00393313">
              <w:rPr>
                <w:rFonts w:ascii="Arial Narrow" w:hAnsi="Arial Narrow" w:cstheme="majorBidi"/>
                <w:sz w:val="14"/>
                <w:szCs w:val="14"/>
              </w:rPr>
              <w:t>--&gt;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lastRenderedPageBreak/>
              <w:t>&lt;Term source="ent" operation="eq" xpath="typeOfPlacementOpportunity" namespace="http://www.cablelabs.com/namespaces/metadata/xsd/placementopportunity/1"&gt;preroll&lt;/Term&gt;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CM</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TNT, Metadata Group #3 </w:t>
            </w:r>
            <w:r w:rsidRPr="00393313">
              <w:rPr>
                <w:rFonts w:ascii="Arial Narrow" w:hAnsi="Arial Narrow" w:cstheme="majorBidi"/>
                <w:sz w:val="14"/>
                <w:szCs w:val="14"/>
              </w:rPr>
              <w:t>--&gt;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NT</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243C80" w:rsidRPr="00393313" w:rsidRDefault="00243C80" w:rsidP="00243C80">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#1</w:t>
            </w:r>
            <w:r>
              <w:rPr>
                <w:rFonts w:ascii="Arial Narrow" w:hAnsi="Arial Narrow" w:cstheme="majorBidi"/>
                <w:sz w:val="14"/>
                <w:szCs w:val="14"/>
              </w:rPr>
              <w:t xml:space="preserve">, TBS, Metadata Group #3 </w:t>
            </w:r>
            <w:r w:rsidRPr="00393313">
              <w:rPr>
                <w:rFonts w:ascii="Arial Narrow" w:hAnsi="Arial Narrow" w:cstheme="majorBidi"/>
                <w:sz w:val="14"/>
                <w:szCs w:val="14"/>
              </w:rPr>
              <w:t>--&gt;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xpath="typeOfPlacementOpportunity" namespace="http://www.cablelabs.com/namespaces/metadata/xsd/placementopportunity/1"&gt;preroll&lt;/Term&gt;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xpath="order" namespace="http://www.cablelabs.com/namespaces/metadata/xsd/placementopportunity/1"&gt;Last&lt;/Term&gt;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namespace="cablelabs.com/namespaces/metadata/xsd/core/1"&gt;TBS.COM&lt;/Term&gt;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D00BDF" w:rsidRPr="00393313"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D00BDF" w:rsidRDefault="00D00BDF" w:rsidP="00393313">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TCM, Metadata Group #1 </w:t>
            </w:r>
            <w:r w:rsidRPr="00393313">
              <w:rPr>
                <w:rFonts w:ascii="Arial Narrow" w:hAnsi="Arial Narrow" w:cstheme="majorBidi"/>
                <w:sz w:val="14"/>
                <w:szCs w:val="14"/>
              </w:rPr>
              <w:t>--&gt;</w:t>
            </w:r>
          </w:p>
          <w:p w:rsidR="00BC0D67" w:rsidRPr="00D96454" w:rsidRDefault="00BC0D67" w:rsidP="00D96454">
            <w:pPr>
              <w:pStyle w:val="HTMLPreformatted"/>
              <w:rPr>
                <w:rFonts w:ascii="Arial Narrow" w:hAnsi="Arial Narrow"/>
                <w:sz w:val="14"/>
                <w:szCs w:val="14"/>
              </w:rPr>
            </w:pPr>
            <w:r w:rsidRPr="00D96454">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namespace="cablelabs.com/namespaces/metadata/xsd/core/1"&gt;TCM.COM&lt;/Term&gt;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TNT, Metadata Group #1 </w:t>
            </w:r>
            <w:r w:rsidRPr="00393313">
              <w:rPr>
                <w:rFonts w:ascii="Arial Narrow" w:hAnsi="Arial Narrow" w:cstheme="majorBidi"/>
                <w:sz w:val="14"/>
                <w:szCs w:val="14"/>
              </w:rPr>
              <w:t>--&gt;</w:t>
            </w:r>
          </w:p>
          <w:p w:rsidR="00BC0D67" w:rsidRPr="005B1D1C" w:rsidRDefault="00BC0D67" w:rsidP="00BC0D67">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NT</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TBS, Metadata Group #1 </w:t>
            </w:r>
            <w:r w:rsidRPr="00393313">
              <w:rPr>
                <w:rFonts w:ascii="Arial Narrow" w:hAnsi="Arial Narrow" w:cstheme="majorBidi"/>
                <w:sz w:val="14"/>
                <w:szCs w:val="14"/>
              </w:rPr>
              <w:t>--&gt;</w:t>
            </w:r>
          </w:p>
          <w:p w:rsidR="00BC0D67" w:rsidRPr="005B1D1C" w:rsidRDefault="00BC0D67" w:rsidP="00BC0D67">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BS</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#1 --&gt;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namespace="cablelabs.com/namespaces/metadata/xsd/core/1"&gt;Cheers&lt;/Term&gt;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xpath="DisplayAsNew"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TCM, Metadata Group #2 </w:t>
            </w:r>
            <w:r w:rsidRPr="00393313">
              <w:rPr>
                <w:rFonts w:ascii="Arial Narrow" w:hAnsi="Arial Narrow" w:cstheme="majorBidi"/>
                <w:sz w:val="14"/>
                <w:szCs w:val="14"/>
              </w:rPr>
              <w:t>--&gt;</w:t>
            </w:r>
          </w:p>
          <w:p w:rsidR="00BC0D67" w:rsidRPr="005B1D1C" w:rsidRDefault="00BC0D67" w:rsidP="00BC0D67">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w:t>
            </w:r>
            <w:r>
              <w:rPr>
                <w:rFonts w:ascii="Arial Narrow" w:hAnsi="Arial Narrow" w:cstheme="majorBidi"/>
                <w:sz w:val="14"/>
                <w:szCs w:val="14"/>
              </w:rPr>
              <w:t>TCM</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lastRenderedPageBreak/>
              <w:t>&lt;Term source="ent" operation="contains" xpath="Title.Title" namespace="cablelabs.com/namespaces/metadata/xsd/core/1"&gt;Friends&lt;/Term&gt;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TNT, Metadata Group #2 </w:t>
            </w:r>
            <w:r w:rsidRPr="00393313">
              <w:rPr>
                <w:rFonts w:ascii="Arial Narrow" w:hAnsi="Arial Narrow" w:cstheme="majorBidi"/>
                <w:sz w:val="14"/>
                <w:szCs w:val="14"/>
              </w:rPr>
              <w:t>--&gt;</w:t>
            </w:r>
          </w:p>
          <w:p w:rsidR="00BC0D67" w:rsidRPr="005B1D1C" w:rsidRDefault="00BC0D67" w:rsidP="00BC0D67">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namespace="cablelabs.com/namespaces/metadata/xsd/core/1"&gt;TNT.COM&lt;/Term&gt;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namespace="cablelabs.com/namespaces/metadata/xsd/core/1"&gt;Friends&lt;/Term&gt;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Pr>
                <w:rFonts w:ascii="Arial Narrow" w:hAnsi="Arial Narrow" w:cstheme="majorBidi"/>
                <w:sz w:val="14"/>
                <w:szCs w:val="14"/>
              </w:rPr>
              <w:t xml:space="preserve">2, TBS, Metadata Group #2 </w:t>
            </w:r>
            <w:r w:rsidRPr="00393313">
              <w:rPr>
                <w:rFonts w:ascii="Arial Narrow" w:hAnsi="Arial Narrow" w:cstheme="majorBidi"/>
                <w:sz w:val="14"/>
                <w:szCs w:val="14"/>
              </w:rPr>
              <w:t>--&gt;</w:t>
            </w:r>
          </w:p>
          <w:p w:rsidR="00BC0D67" w:rsidRPr="005B1D1C" w:rsidRDefault="00BC0D67" w:rsidP="00BC0D67">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BS</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#2 --&gt;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namespace="cablelabs.com/namespaces/metadata/xsd/core/1"&gt;Friends&lt;/Term&gt;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sidR="00532079">
              <w:rPr>
                <w:rFonts w:ascii="Arial Narrow" w:hAnsi="Arial Narrow" w:cstheme="majorBidi"/>
                <w:sz w:val="14"/>
                <w:szCs w:val="14"/>
              </w:rPr>
              <w:t>2</w:t>
            </w:r>
            <w:r>
              <w:rPr>
                <w:rFonts w:ascii="Arial Narrow" w:hAnsi="Arial Narrow" w:cstheme="majorBidi"/>
                <w:sz w:val="14"/>
                <w:szCs w:val="14"/>
              </w:rPr>
              <w:t xml:space="preserve">, TCM, Metadata Group #3 </w:t>
            </w:r>
            <w:r w:rsidRPr="00393313">
              <w:rPr>
                <w:rFonts w:ascii="Arial Narrow" w:hAnsi="Arial Narrow" w:cstheme="majorBidi"/>
                <w:sz w:val="14"/>
                <w:szCs w:val="14"/>
              </w:rPr>
              <w:t>--&gt;</w:t>
            </w:r>
          </w:p>
          <w:p w:rsidR="00532079" w:rsidRPr="005B1D1C" w:rsidRDefault="00532079" w:rsidP="00532079">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CM</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sidR="00532079">
              <w:rPr>
                <w:rFonts w:ascii="Arial Narrow" w:hAnsi="Arial Narrow" w:cstheme="majorBidi"/>
                <w:sz w:val="14"/>
                <w:szCs w:val="14"/>
              </w:rPr>
              <w:t>2</w:t>
            </w:r>
            <w:r>
              <w:rPr>
                <w:rFonts w:ascii="Arial Narrow" w:hAnsi="Arial Narrow" w:cstheme="majorBidi"/>
                <w:sz w:val="14"/>
                <w:szCs w:val="14"/>
              </w:rPr>
              <w:t xml:space="preserve">, TNT, Metadata Group #3 </w:t>
            </w:r>
            <w:r w:rsidRPr="00393313">
              <w:rPr>
                <w:rFonts w:ascii="Arial Narrow" w:hAnsi="Arial Narrow" w:cstheme="majorBidi"/>
                <w:sz w:val="14"/>
                <w:szCs w:val="14"/>
              </w:rPr>
              <w:t>--&gt;</w:t>
            </w:r>
          </w:p>
          <w:p w:rsidR="00532079" w:rsidRPr="005B1D1C" w:rsidRDefault="00532079" w:rsidP="00532079">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w:t>
            </w:r>
            <w:r>
              <w:rPr>
                <w:rFonts w:ascii="Arial Narrow" w:hAnsi="Arial Narrow" w:cstheme="majorBidi"/>
                <w:sz w:val="14"/>
                <w:szCs w:val="14"/>
              </w:rPr>
              <w:t>NT</w:t>
            </w:r>
            <w:r w:rsidRPr="00393313">
              <w:rPr>
                <w:rFonts w:ascii="Arial Narrow" w:hAnsi="Arial Narrow" w:cstheme="majorBidi"/>
                <w:sz w:val="14"/>
                <w:szCs w:val="14"/>
              </w:rPr>
              <w:t>.COM&lt;/Term&gt;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 Break-Position Set #</w:t>
            </w:r>
            <w:r w:rsidR="00532079">
              <w:rPr>
                <w:rFonts w:ascii="Arial Narrow" w:hAnsi="Arial Narrow" w:cstheme="majorBidi"/>
                <w:sz w:val="14"/>
                <w:szCs w:val="14"/>
              </w:rPr>
              <w:t>2</w:t>
            </w:r>
            <w:r>
              <w:rPr>
                <w:rFonts w:ascii="Arial Narrow" w:hAnsi="Arial Narrow" w:cstheme="majorBidi"/>
                <w:sz w:val="14"/>
                <w:szCs w:val="14"/>
              </w:rPr>
              <w:t xml:space="preserve">, TBS, Metadata Group #3 </w:t>
            </w:r>
            <w:r w:rsidRPr="00393313">
              <w:rPr>
                <w:rFonts w:ascii="Arial Narrow" w:hAnsi="Arial Narrow" w:cstheme="majorBidi"/>
                <w:sz w:val="14"/>
                <w:szCs w:val="14"/>
              </w:rPr>
              <w:t>--&gt;</w:t>
            </w:r>
          </w:p>
          <w:p w:rsidR="00532079" w:rsidRPr="005B1D1C" w:rsidRDefault="00532079" w:rsidP="00532079">
            <w:pPr>
              <w:pStyle w:val="HTMLPreformatted"/>
              <w:rPr>
                <w:rFonts w:ascii="Arial Narrow" w:hAnsi="Arial Narrow" w:cstheme="majorBidi"/>
                <w:sz w:val="14"/>
                <w:szCs w:val="14"/>
              </w:rPr>
            </w:pPr>
            <w:r w:rsidRPr="005B1D1C">
              <w:rPr>
                <w:rFonts w:ascii="Arial Narrow" w:hAnsi="Arial Narrow" w:cstheme="majorBidi"/>
                <w:sz w:val="14"/>
                <w:szCs w:val="14"/>
              </w:rPr>
              <w:t>&lt;Term source="ent" operation="eq" xpath="typeOfPlacementOpportunity" namespace="http://www.cablelabs.com/namespaces/metadata/xsd/placementopportunity/1"&gt;midroll&lt;/Term&gt;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xpath="providerid" namespace="cablelabs.com/namespaces/metadata/xsd/core/1"&gt;TBS.COM&lt;/Term&gt;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 Metadata Group #3 --&gt;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operation="contains" xpath="Title.Title" namespace="cablelabs.com/namespaces/metadata/xsd/core/1"&gt;Sienfeld&lt;/Term&gt;</w:t>
            </w:r>
          </w:p>
          <w:p w:rsidR="00BC0D67" w:rsidRPr="00393313"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&lt;Term source="ent" operation="eq" xpath="DisplayAsLastChance" namespace="cablelabs.com/namespaces/metadata/xsd/core/1"&gt;true&lt;/Term&gt;</w:t>
            </w:r>
          </w:p>
          <w:p w:rsidR="00BC0D67" w:rsidRDefault="00BC0D67" w:rsidP="00BC0D67">
            <w:pPr>
              <w:pStyle w:val="HTMLPreformatted"/>
              <w:rPr>
                <w:rFonts w:ascii="Arial Narrow" w:hAnsi="Arial Narrow" w:cstheme="majorBidi"/>
                <w:sz w:val="14"/>
                <w:szCs w:val="14"/>
              </w:rPr>
            </w:pPr>
            <w:r w:rsidRPr="00393313">
              <w:rPr>
                <w:rFonts w:ascii="Arial Narrow" w:hAnsi="Arial Narrow" w:cstheme="majorBidi"/>
                <w:sz w:val="14"/>
                <w:szCs w:val="14"/>
              </w:rPr>
              <w:t xml:space="preserve">    &lt;/Qualifier&gt;</w:t>
            </w:r>
          </w:p>
          <w:p w:rsidR="005C7D4E" w:rsidRDefault="00D00BDF" w:rsidP="00393313">
            <w:pPr>
              <w:pStyle w:val="HTMLPreformatted"/>
            </w:pPr>
            <w:r w:rsidRPr="00393313">
              <w:rPr>
                <w:rFonts w:ascii="Arial Narrow" w:hAnsi="Arial Narrow" w:cstheme="majorBidi"/>
                <w:sz w:val="14"/>
                <w:szCs w:val="14"/>
              </w:rPr>
              <w:t>&lt;/CommonQualifierGroup&gt;</w:t>
            </w:r>
          </w:p>
        </w:tc>
      </w:tr>
      <w:tr w:rsidR="00CE77BF" w:rsidRPr="00952AC9" w:rsidTr="00F83ACE">
        <w:tc>
          <w:tcPr>
            <w:tcW w:w="10458" w:type="dxa"/>
            <w:shd w:val="clear" w:color="auto" w:fill="auto"/>
          </w:tcPr>
          <w:p w:rsidR="00CE77BF" w:rsidRPr="00981E45" w:rsidRDefault="00CE77BF" w:rsidP="00D96454">
            <w:pPr>
              <w:pStyle w:val="ListParagraph"/>
              <w:numPr>
                <w:ilvl w:val="0"/>
                <w:numId w:val="111"/>
              </w:numPr>
              <w:rPr>
                <w:b/>
              </w:rPr>
            </w:pPr>
            <w:r>
              <w:rPr>
                <w:b/>
              </w:rPr>
              <w:lastRenderedPageBreak/>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Product Category Separation</w:t>
            </w:r>
          </w:p>
          <w:p w:rsidR="00CE77BF" w:rsidRDefault="00CE77BF" w:rsidP="00CE77BF">
            <w:pPr>
              <w:pStyle w:val="NoSpacing"/>
              <w:rPr>
                <w:rFonts w:ascii="Times New Roman" w:hAnsi="Times New Roman"/>
                <w:sz w:val="20"/>
                <w:szCs w:val="20"/>
              </w:rPr>
            </w:pPr>
            <w:r w:rsidRPr="005F5887">
              <w:rPr>
                <w:rFonts w:ascii="Times New Roman" w:hAnsi="Times New Roman"/>
                <w:sz w:val="20"/>
                <w:szCs w:val="20"/>
              </w:rPr>
              <w:t xml:space="preserve">Product Category Separation (AKA Category Exclusion) is defined using the CategoryExclusion element </w:t>
            </w:r>
            <w:r w:rsidR="003F3D9C">
              <w:rPr>
                <w:rFonts w:ascii="Times New Roman" w:hAnsi="Times New Roman"/>
                <w:sz w:val="20"/>
                <w:szCs w:val="20"/>
              </w:rPr>
              <w:t xml:space="preserve">in the child bundle.  </w:t>
            </w:r>
            <w:r w:rsidRPr="005F5887">
              <w:rPr>
                <w:rFonts w:ascii="Times New Roman" w:hAnsi="Times New Roman"/>
                <w:sz w:val="20"/>
                <w:szCs w:val="20"/>
              </w:rPr>
              <w:t>The CategoryExclusion element is a control for enforcing product category separation within opportunities</w:t>
            </w:r>
            <w:r w:rsidR="00393313">
              <w:rPr>
                <w:rFonts w:ascii="Times New Roman" w:hAnsi="Times New Roman"/>
                <w:sz w:val="20"/>
                <w:szCs w:val="20"/>
              </w:rPr>
              <w:t>, group</w:t>
            </w:r>
            <w:r w:rsidR="00EF7448">
              <w:rPr>
                <w:rFonts w:ascii="Times New Roman" w:hAnsi="Times New Roman"/>
                <w:sz w:val="20"/>
                <w:szCs w:val="20"/>
              </w:rPr>
              <w:t>s</w:t>
            </w:r>
            <w:r w:rsidR="00393313">
              <w:rPr>
                <w:rFonts w:ascii="Times New Roman" w:hAnsi="Times New Roman"/>
                <w:sz w:val="20"/>
                <w:szCs w:val="20"/>
              </w:rPr>
              <w:t xml:space="preserve"> of opportunities with the same PoGroupIndex, and viewer </w:t>
            </w:r>
            <w:r w:rsidRPr="005F5887">
              <w:rPr>
                <w:rFonts w:ascii="Times New Roman" w:hAnsi="Times New Roman"/>
                <w:sz w:val="20"/>
                <w:szCs w:val="20"/>
              </w:rPr>
              <w:t xml:space="preserve">session.  The scope attribute indicates how broad the exclusion test needs to be and can have the values </w:t>
            </w:r>
            <w:r w:rsidR="00393313">
              <w:rPr>
                <w:rFonts w:ascii="Times New Roman" w:hAnsi="Times New Roman"/>
                <w:sz w:val="20"/>
                <w:szCs w:val="20"/>
              </w:rPr>
              <w:t>“</w:t>
            </w:r>
            <w:r w:rsidR="00DE7D3E">
              <w:rPr>
                <w:rFonts w:ascii="Times New Roman" w:hAnsi="Times New Roman"/>
                <w:sz w:val="20"/>
                <w:szCs w:val="20"/>
              </w:rPr>
              <w:t>op</w:t>
            </w:r>
            <w:r w:rsidR="00393313">
              <w:rPr>
                <w:rFonts w:ascii="Times New Roman" w:hAnsi="Times New Roman"/>
                <w:sz w:val="20"/>
                <w:szCs w:val="20"/>
              </w:rPr>
              <w:t>po</w:t>
            </w:r>
            <w:r w:rsidR="00DE7D3E">
              <w:rPr>
                <w:rFonts w:ascii="Times New Roman" w:hAnsi="Times New Roman"/>
                <w:sz w:val="20"/>
                <w:szCs w:val="20"/>
              </w:rPr>
              <w:t>rtunity</w:t>
            </w:r>
            <w:r w:rsidR="00393313">
              <w:rPr>
                <w:rFonts w:ascii="Times New Roman" w:hAnsi="Times New Roman"/>
                <w:sz w:val="20"/>
                <w:szCs w:val="20"/>
              </w:rPr>
              <w:t>”, “</w:t>
            </w:r>
            <w:r w:rsidR="00DE7D3E">
              <w:rPr>
                <w:rFonts w:ascii="Times New Roman" w:hAnsi="Times New Roman"/>
                <w:sz w:val="20"/>
                <w:szCs w:val="20"/>
              </w:rPr>
              <w:t>g</w:t>
            </w:r>
            <w:r w:rsidR="00393313">
              <w:rPr>
                <w:rFonts w:ascii="Times New Roman" w:hAnsi="Times New Roman"/>
                <w:sz w:val="20"/>
                <w:szCs w:val="20"/>
              </w:rPr>
              <w:t xml:space="preserve">roup” </w:t>
            </w:r>
            <w:r w:rsidR="00DE7D3E">
              <w:rPr>
                <w:rFonts w:ascii="Times New Roman" w:hAnsi="Times New Roman"/>
                <w:sz w:val="20"/>
                <w:szCs w:val="20"/>
              </w:rPr>
              <w:t xml:space="preserve">or </w:t>
            </w:r>
            <w:r w:rsidRPr="005F5887">
              <w:rPr>
                <w:rFonts w:ascii="Times New Roman" w:hAnsi="Times New Roman"/>
                <w:sz w:val="20"/>
                <w:szCs w:val="20"/>
              </w:rPr>
              <w:t>“session”.</w:t>
            </w:r>
          </w:p>
          <w:p w:rsidR="00CE77BF" w:rsidRDefault="00CE77BF" w:rsidP="00CE77BF">
            <w:pPr>
              <w:pStyle w:val="NoSpacing"/>
              <w:rPr>
                <w:rFonts w:ascii="Times New Roman" w:hAnsi="Times New Roman"/>
                <w:sz w:val="20"/>
                <w:szCs w:val="20"/>
              </w:rPr>
            </w:pPr>
          </w:p>
          <w:p w:rsidR="00CE77BF" w:rsidRPr="005F5887" w:rsidRDefault="00CE77BF" w:rsidP="00CE77BF">
            <w:pPr>
              <w:pStyle w:val="NoSpacing"/>
              <w:rPr>
                <w:rFonts w:ascii="Times New Roman" w:hAnsi="Times New Roman"/>
                <w:sz w:val="20"/>
                <w:szCs w:val="20"/>
                <w:u w:val="single"/>
              </w:rPr>
            </w:pPr>
            <w:r w:rsidRPr="005F5887">
              <w:rPr>
                <w:rFonts w:ascii="Times New Roman" w:hAnsi="Times New Roman"/>
                <w:sz w:val="20"/>
                <w:szCs w:val="20"/>
                <w:u w:val="single"/>
              </w:rPr>
              <w:t>Category Schema</w:t>
            </w:r>
          </w:p>
          <w:p w:rsidR="00CE77BF" w:rsidRPr="005F5887" w:rsidRDefault="00CE77BF" w:rsidP="00CE77BF">
            <w:pPr>
              <w:pStyle w:val="NoSpacing"/>
              <w:rPr>
                <w:rFonts w:ascii="Times New Roman" w:hAnsi="Times New Roman"/>
                <w:sz w:val="20"/>
                <w:szCs w:val="20"/>
              </w:rPr>
            </w:pPr>
            <w:r w:rsidRPr="005F5887">
              <w:rPr>
                <w:rFonts w:ascii="Times New Roman" w:hAnsi="Times New Roman"/>
                <w:i/>
                <w:sz w:val="20"/>
                <w:szCs w:val="20"/>
              </w:rPr>
              <w:t>&lt;xs:complexType name="CategoryExclusionType"&gt;</w:t>
            </w:r>
            <w:r w:rsidRPr="005F5887">
              <w:rPr>
                <w:rFonts w:ascii="Times New Roman" w:hAnsi="Times New Roman"/>
                <w:i/>
                <w:sz w:val="20"/>
                <w:szCs w:val="20"/>
              </w:rPr>
              <w:br/>
            </w:r>
            <w:r w:rsidRPr="005F5887">
              <w:rPr>
                <w:rFonts w:ascii="Times New Roman" w:hAnsi="Times New Roman"/>
                <w:i/>
                <w:sz w:val="20"/>
                <w:szCs w:val="20"/>
              </w:rPr>
              <w:tab/>
            </w:r>
            <w:r w:rsidRPr="005F5887">
              <w:rPr>
                <w:rFonts w:ascii="Times New Roman" w:hAnsi="Times New Roman"/>
                <w:i/>
                <w:sz w:val="20"/>
                <w:szCs w:val="20"/>
              </w:rPr>
              <w:tab/>
              <w:t>&lt;xs:attribute name="scope" type="cip:ExclusionScopeType" use="required"/&gt;</w:t>
            </w:r>
            <w:r w:rsidRPr="005F5887">
              <w:rPr>
                <w:rFonts w:ascii="Times New Roman" w:hAnsi="Times New Roman"/>
                <w:i/>
                <w:sz w:val="20"/>
                <w:szCs w:val="20"/>
              </w:rPr>
              <w:br/>
              <w:t>&lt;/xs:complexType&gt;</w:t>
            </w:r>
            <w:r>
              <w:rPr>
                <w:rFonts w:ascii="Times New Roman" w:hAnsi="Times New Roman"/>
                <w:i/>
                <w:sz w:val="20"/>
                <w:szCs w:val="20"/>
              </w:rPr>
              <w:t xml:space="preserve"> </w:t>
            </w:r>
          </w:p>
          <w:p w:rsidR="00CE77BF" w:rsidRPr="005F5887" w:rsidRDefault="00CE77BF" w:rsidP="00CE77BF">
            <w:pPr>
              <w:pStyle w:val="NoSpacing"/>
              <w:rPr>
                <w:rFonts w:ascii="Times New Roman" w:hAnsi="Times New Roman"/>
                <w:sz w:val="20"/>
                <w:szCs w:val="20"/>
              </w:rPr>
            </w:pPr>
          </w:p>
          <w:p w:rsidR="00393313" w:rsidRDefault="00CE77BF" w:rsidP="00CE77BF">
            <w:pPr>
              <w:pStyle w:val="NoSpacing"/>
              <w:rPr>
                <w:rFonts w:ascii="Times New Roman" w:hAnsi="Times New Roman"/>
                <w:sz w:val="20"/>
                <w:szCs w:val="20"/>
              </w:rPr>
            </w:pPr>
            <w:r>
              <w:rPr>
                <w:rFonts w:ascii="Times New Roman" w:hAnsi="Times New Roman"/>
                <w:sz w:val="20"/>
                <w:szCs w:val="20"/>
              </w:rPr>
              <w:t xml:space="preserve">As an example; </w:t>
            </w:r>
          </w:p>
          <w:p w:rsidR="00CE77BF" w:rsidRDefault="00CE77BF" w:rsidP="00393313">
            <w:pPr>
              <w:pStyle w:val="NoSpacing"/>
            </w:pPr>
            <w:r w:rsidRPr="005F5887">
              <w:rPr>
                <w:rFonts w:ascii="Times New Roman" w:hAnsi="Times New Roman"/>
                <w:sz w:val="20"/>
                <w:szCs w:val="20"/>
              </w:rPr>
              <w:t>&lt;CategoryExclusion scope=</w:t>
            </w:r>
            <w:r w:rsidR="00393313">
              <w:rPr>
                <w:rFonts w:ascii="Times New Roman" w:hAnsi="Times New Roman"/>
                <w:sz w:val="20"/>
                <w:szCs w:val="20"/>
              </w:rPr>
              <w:t>”</w:t>
            </w:r>
            <w:r w:rsidR="00DE7D3E">
              <w:rPr>
                <w:rFonts w:ascii="Times New Roman" w:hAnsi="Times New Roman"/>
                <w:sz w:val="20"/>
                <w:szCs w:val="20"/>
              </w:rPr>
              <w:t>op</w:t>
            </w:r>
            <w:r w:rsidRPr="005F5887">
              <w:rPr>
                <w:rFonts w:ascii="Times New Roman" w:hAnsi="Times New Roman"/>
                <w:sz w:val="20"/>
                <w:szCs w:val="20"/>
              </w:rPr>
              <w:t>po</w:t>
            </w:r>
            <w:r w:rsidR="00DE7D3E">
              <w:rPr>
                <w:rFonts w:ascii="Times New Roman" w:hAnsi="Times New Roman"/>
                <w:sz w:val="20"/>
                <w:szCs w:val="20"/>
              </w:rPr>
              <w:t>rtunity</w:t>
            </w:r>
            <w:r w:rsidRPr="005F5887">
              <w:rPr>
                <w:rFonts w:ascii="Times New Roman" w:hAnsi="Times New Roman"/>
                <w:sz w:val="20"/>
                <w:szCs w:val="20"/>
              </w:rPr>
              <w:t>”/&gt;</w:t>
            </w:r>
          </w:p>
        </w:tc>
      </w:tr>
      <w:tr w:rsidR="00E862D8" w:rsidRPr="00952AC9" w:rsidTr="00F83ACE">
        <w:tc>
          <w:tcPr>
            <w:tcW w:w="10458" w:type="dxa"/>
            <w:shd w:val="clear" w:color="auto" w:fill="auto"/>
          </w:tcPr>
          <w:p w:rsidR="00E862D8" w:rsidRPr="00981E45" w:rsidRDefault="00E862D8" w:rsidP="00D96454">
            <w:pPr>
              <w:pStyle w:val="ListParagraph"/>
              <w:numPr>
                <w:ilvl w:val="0"/>
                <w:numId w:val="111"/>
              </w:numPr>
              <w:rPr>
                <w:b/>
              </w:rPr>
            </w:pPr>
            <w:r>
              <w:rPr>
                <w:b/>
              </w:rPr>
              <w:lastRenderedPageBreak/>
              <w:t xml:space="preserve"> / Phase 2 / </w:t>
            </w:r>
            <w:r w:rsidRPr="00981E45">
              <w:rPr>
                <w:b/>
              </w:rPr>
              <w:t xml:space="preserve">Targeting </w:t>
            </w:r>
            <w:r>
              <w:rPr>
                <w:b/>
              </w:rPr>
              <w:t>–</w:t>
            </w:r>
            <w:r w:rsidRPr="00981E45">
              <w:rPr>
                <w:b/>
              </w:rPr>
              <w:t xml:space="preserve"> </w:t>
            </w:r>
            <w:r>
              <w:rPr>
                <w:b/>
              </w:rPr>
              <w:t xml:space="preserve">Product Category Separation - </w:t>
            </w:r>
            <w:r w:rsidR="00DE7D3E">
              <w:rPr>
                <w:b/>
              </w:rPr>
              <w:t>op</w:t>
            </w:r>
            <w:r>
              <w:rPr>
                <w:b/>
              </w:rPr>
              <w:t>po</w:t>
            </w:r>
            <w:r w:rsidR="00DE7D3E">
              <w:rPr>
                <w:b/>
              </w:rPr>
              <w:t>rtunity</w:t>
            </w:r>
          </w:p>
          <w:p w:rsidR="00E862D8" w:rsidRDefault="00E862D8" w:rsidP="00E5144E">
            <w:pPr>
              <w:pStyle w:val="NoSpacing"/>
              <w:rPr>
                <w:rFonts w:ascii="Times New Roman" w:hAnsi="Times New Roman"/>
                <w:sz w:val="20"/>
                <w:szCs w:val="20"/>
              </w:rPr>
            </w:pPr>
            <w:r>
              <w:rPr>
                <w:rFonts w:ascii="Times New Roman" w:hAnsi="Times New Roman"/>
                <w:sz w:val="20"/>
                <w:szCs w:val="20"/>
              </w:rPr>
              <w:t>When scope=”</w:t>
            </w:r>
            <w:r w:rsidR="00DE7D3E">
              <w:rPr>
                <w:rFonts w:ascii="Times New Roman" w:hAnsi="Times New Roman"/>
                <w:sz w:val="20"/>
                <w:szCs w:val="20"/>
              </w:rPr>
              <w:t>op</w:t>
            </w:r>
            <w:r>
              <w:rPr>
                <w:rFonts w:ascii="Times New Roman" w:hAnsi="Times New Roman"/>
                <w:sz w:val="20"/>
                <w:szCs w:val="20"/>
              </w:rPr>
              <w:t>po</w:t>
            </w:r>
            <w:r w:rsidR="00DE7D3E">
              <w:rPr>
                <w:rFonts w:ascii="Times New Roman" w:hAnsi="Times New Roman"/>
                <w:sz w:val="20"/>
                <w:szCs w:val="20"/>
              </w:rPr>
              <w:t>rtunity</w:t>
            </w:r>
            <w:r>
              <w:rPr>
                <w:rFonts w:ascii="Times New Roman" w:hAnsi="Times New Roman"/>
                <w:sz w:val="20"/>
                <w:szCs w:val="20"/>
              </w:rPr>
              <w:t>” the CIP consumer must insure;</w:t>
            </w:r>
          </w:p>
          <w:p w:rsidR="00E862D8" w:rsidRPr="00CE77BF" w:rsidRDefault="00E862D8" w:rsidP="00D96454">
            <w:pPr>
              <w:pStyle w:val="NoSpacing"/>
              <w:numPr>
                <w:ilvl w:val="0"/>
                <w:numId w:val="57"/>
              </w:numPr>
            </w:pPr>
            <w:proofErr w:type="gramStart"/>
            <w:r>
              <w:rPr>
                <w:rFonts w:ascii="Times New Roman" w:hAnsi="Times New Roman"/>
                <w:sz w:val="20"/>
                <w:szCs w:val="20"/>
              </w:rPr>
              <w:t>that</w:t>
            </w:r>
            <w:proofErr w:type="gramEnd"/>
            <w:r>
              <w:rPr>
                <w:rFonts w:ascii="Times New Roman" w:hAnsi="Times New Roman"/>
                <w:sz w:val="20"/>
                <w:szCs w:val="20"/>
              </w:rPr>
              <w:t xml:space="preserve"> no placements occur if a pre-existing placement </w:t>
            </w:r>
            <w:r w:rsidR="00EF7448">
              <w:rPr>
                <w:rFonts w:ascii="Times New Roman" w:hAnsi="Times New Roman"/>
                <w:sz w:val="20"/>
                <w:szCs w:val="20"/>
              </w:rPr>
              <w:t xml:space="preserve">of the same category exists </w:t>
            </w:r>
            <w:r>
              <w:rPr>
                <w:rFonts w:ascii="Times New Roman" w:hAnsi="Times New Roman"/>
                <w:sz w:val="20"/>
                <w:szCs w:val="20"/>
              </w:rPr>
              <w:t xml:space="preserve">in the opportunity. </w:t>
            </w:r>
          </w:p>
          <w:p w:rsidR="00E862D8" w:rsidRDefault="00E862D8" w:rsidP="00D96454">
            <w:pPr>
              <w:pStyle w:val="NoSpacing"/>
              <w:numPr>
                <w:ilvl w:val="0"/>
                <w:numId w:val="57"/>
              </w:numPr>
            </w:pPr>
            <w:proofErr w:type="gramStart"/>
            <w:r>
              <w:rPr>
                <w:rFonts w:ascii="Times New Roman" w:hAnsi="Times New Roman"/>
                <w:sz w:val="20"/>
                <w:szCs w:val="20"/>
              </w:rPr>
              <w:t>that</w:t>
            </w:r>
            <w:proofErr w:type="gramEnd"/>
            <w:r>
              <w:rPr>
                <w:rFonts w:ascii="Times New Roman" w:hAnsi="Times New Roman"/>
                <w:sz w:val="20"/>
                <w:szCs w:val="20"/>
              </w:rPr>
              <w:t xml:space="preserve"> once placed, no other placement with the same category can be placed in the that opportunity.</w:t>
            </w:r>
          </w:p>
        </w:tc>
      </w:tr>
      <w:tr w:rsidR="00CE77BF" w:rsidRPr="00952AC9" w:rsidTr="00F83ACE">
        <w:tc>
          <w:tcPr>
            <w:tcW w:w="10458" w:type="dxa"/>
            <w:shd w:val="clear" w:color="auto" w:fill="auto"/>
          </w:tcPr>
          <w:p w:rsidR="00CE77BF" w:rsidRPr="00981E45" w:rsidRDefault="00CE77BF" w:rsidP="00D96454">
            <w:pPr>
              <w:pStyle w:val="ListParagraph"/>
              <w:numPr>
                <w:ilvl w:val="0"/>
                <w:numId w:val="111"/>
              </w:numPr>
              <w:rPr>
                <w:b/>
              </w:rPr>
            </w:pPr>
            <w:r>
              <w:rPr>
                <w:b/>
              </w:rPr>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Product Category Separation</w:t>
            </w:r>
            <w:r w:rsidR="00E862D8">
              <w:rPr>
                <w:b/>
              </w:rPr>
              <w:t xml:space="preserve"> - </w:t>
            </w:r>
            <w:r w:rsidR="00DE7D3E">
              <w:rPr>
                <w:b/>
              </w:rPr>
              <w:t>g</w:t>
            </w:r>
            <w:r w:rsidR="002D378F">
              <w:rPr>
                <w:b/>
              </w:rPr>
              <w:t>roup</w:t>
            </w:r>
          </w:p>
          <w:p w:rsidR="00CE77BF" w:rsidRDefault="00CE77BF" w:rsidP="00CE77BF">
            <w:pPr>
              <w:pStyle w:val="NoSpacing"/>
              <w:rPr>
                <w:rFonts w:ascii="Times New Roman" w:hAnsi="Times New Roman"/>
                <w:sz w:val="20"/>
                <w:szCs w:val="20"/>
              </w:rPr>
            </w:pPr>
            <w:r>
              <w:rPr>
                <w:rFonts w:ascii="Times New Roman" w:hAnsi="Times New Roman"/>
                <w:sz w:val="20"/>
                <w:szCs w:val="20"/>
              </w:rPr>
              <w:t>When scope=”</w:t>
            </w:r>
            <w:r w:rsidR="00DE7D3E">
              <w:rPr>
                <w:rFonts w:ascii="Times New Roman" w:hAnsi="Times New Roman"/>
                <w:sz w:val="20"/>
                <w:szCs w:val="20"/>
              </w:rPr>
              <w:t>g</w:t>
            </w:r>
            <w:r w:rsidR="00E862D8">
              <w:rPr>
                <w:rFonts w:ascii="Times New Roman" w:hAnsi="Times New Roman"/>
                <w:sz w:val="20"/>
                <w:szCs w:val="20"/>
              </w:rPr>
              <w:t>roup</w:t>
            </w:r>
            <w:r>
              <w:rPr>
                <w:rFonts w:ascii="Times New Roman" w:hAnsi="Times New Roman"/>
                <w:sz w:val="20"/>
                <w:szCs w:val="20"/>
              </w:rPr>
              <w:t xml:space="preserve">” </w:t>
            </w:r>
            <w:r w:rsidR="006024B7">
              <w:rPr>
                <w:rFonts w:ascii="Times New Roman" w:hAnsi="Times New Roman"/>
                <w:sz w:val="20"/>
                <w:szCs w:val="20"/>
              </w:rPr>
              <w:t>the CIP consumer</w:t>
            </w:r>
            <w:r>
              <w:rPr>
                <w:rFonts w:ascii="Times New Roman" w:hAnsi="Times New Roman"/>
                <w:sz w:val="20"/>
                <w:szCs w:val="20"/>
              </w:rPr>
              <w:t xml:space="preserve"> must insure;</w:t>
            </w:r>
          </w:p>
          <w:p w:rsidR="00CE77BF" w:rsidRPr="00CE77BF" w:rsidRDefault="00CE77BF" w:rsidP="00D96454">
            <w:pPr>
              <w:pStyle w:val="NoSpacing"/>
              <w:numPr>
                <w:ilvl w:val="0"/>
                <w:numId w:val="127"/>
              </w:numPr>
            </w:pPr>
            <w:proofErr w:type="gramStart"/>
            <w:r>
              <w:rPr>
                <w:rFonts w:ascii="Times New Roman" w:hAnsi="Times New Roman"/>
                <w:sz w:val="20"/>
                <w:szCs w:val="20"/>
              </w:rPr>
              <w:t>that</w:t>
            </w:r>
            <w:proofErr w:type="gramEnd"/>
            <w:r>
              <w:rPr>
                <w:rFonts w:ascii="Times New Roman" w:hAnsi="Times New Roman"/>
                <w:sz w:val="20"/>
                <w:szCs w:val="20"/>
              </w:rPr>
              <w:t xml:space="preserve"> no placements occur if a pre-existing placement </w:t>
            </w:r>
            <w:r w:rsidR="00EF7448">
              <w:rPr>
                <w:rFonts w:ascii="Times New Roman" w:hAnsi="Times New Roman"/>
                <w:sz w:val="20"/>
                <w:szCs w:val="20"/>
              </w:rPr>
              <w:t xml:space="preserve">of the same category exists in an opportunity with the same owner and </w:t>
            </w:r>
            <w:r w:rsidR="00E862D8">
              <w:rPr>
                <w:rFonts w:ascii="Times New Roman" w:hAnsi="Times New Roman"/>
                <w:sz w:val="20"/>
                <w:szCs w:val="20"/>
              </w:rPr>
              <w:t>PoGroupIndex</w:t>
            </w:r>
            <w:r>
              <w:rPr>
                <w:rFonts w:ascii="Times New Roman" w:hAnsi="Times New Roman"/>
                <w:sz w:val="20"/>
                <w:szCs w:val="20"/>
              </w:rPr>
              <w:t xml:space="preserve">. </w:t>
            </w:r>
          </w:p>
          <w:p w:rsidR="00CE77BF" w:rsidRDefault="00CE77BF" w:rsidP="00D96454">
            <w:pPr>
              <w:pStyle w:val="NoSpacing"/>
              <w:numPr>
                <w:ilvl w:val="0"/>
                <w:numId w:val="127"/>
              </w:numPr>
            </w:pPr>
            <w:proofErr w:type="gramStart"/>
            <w:r>
              <w:rPr>
                <w:rFonts w:ascii="Times New Roman" w:hAnsi="Times New Roman"/>
                <w:sz w:val="20"/>
                <w:szCs w:val="20"/>
              </w:rPr>
              <w:t>that</w:t>
            </w:r>
            <w:proofErr w:type="gramEnd"/>
            <w:r>
              <w:rPr>
                <w:rFonts w:ascii="Times New Roman" w:hAnsi="Times New Roman"/>
                <w:sz w:val="20"/>
                <w:szCs w:val="20"/>
              </w:rPr>
              <w:t xml:space="preserve"> once placed, no other placement with the same category can be placed in</w:t>
            </w:r>
            <w:r w:rsidR="00E862D8">
              <w:rPr>
                <w:rFonts w:ascii="Times New Roman" w:hAnsi="Times New Roman"/>
                <w:sz w:val="20"/>
                <w:szCs w:val="20"/>
              </w:rPr>
              <w:t>to</w:t>
            </w:r>
            <w:r>
              <w:rPr>
                <w:rFonts w:ascii="Times New Roman" w:hAnsi="Times New Roman"/>
                <w:sz w:val="20"/>
                <w:szCs w:val="20"/>
              </w:rPr>
              <w:t xml:space="preserve"> opportunit</w:t>
            </w:r>
            <w:r w:rsidR="00E862D8">
              <w:rPr>
                <w:rFonts w:ascii="Times New Roman" w:hAnsi="Times New Roman"/>
                <w:sz w:val="20"/>
                <w:szCs w:val="20"/>
              </w:rPr>
              <w:t xml:space="preserve">ies within the same </w:t>
            </w:r>
            <w:r w:rsidR="00EF7448">
              <w:rPr>
                <w:rFonts w:ascii="Times New Roman" w:hAnsi="Times New Roman"/>
                <w:sz w:val="20"/>
                <w:szCs w:val="20"/>
              </w:rPr>
              <w:t xml:space="preserve">owner and </w:t>
            </w:r>
            <w:r w:rsidR="00E862D8">
              <w:rPr>
                <w:rFonts w:ascii="Times New Roman" w:hAnsi="Times New Roman"/>
                <w:sz w:val="20"/>
                <w:szCs w:val="20"/>
              </w:rPr>
              <w:t>PoGroupIndex</w:t>
            </w:r>
            <w:r>
              <w:rPr>
                <w:rFonts w:ascii="Times New Roman" w:hAnsi="Times New Roman"/>
                <w:sz w:val="20"/>
                <w:szCs w:val="20"/>
              </w:rPr>
              <w:t>.</w:t>
            </w:r>
          </w:p>
        </w:tc>
      </w:tr>
      <w:tr w:rsidR="00CE77BF" w:rsidRPr="00952AC9" w:rsidTr="00F83ACE">
        <w:tc>
          <w:tcPr>
            <w:tcW w:w="10458" w:type="dxa"/>
            <w:shd w:val="clear" w:color="auto" w:fill="auto"/>
          </w:tcPr>
          <w:p w:rsidR="00CE77BF" w:rsidRPr="00981E45" w:rsidRDefault="00CE77BF" w:rsidP="00D96454">
            <w:pPr>
              <w:pStyle w:val="ListParagraph"/>
              <w:numPr>
                <w:ilvl w:val="0"/>
                <w:numId w:val="111"/>
              </w:numPr>
              <w:rPr>
                <w:b/>
              </w:rPr>
            </w:pPr>
            <w:r>
              <w:rPr>
                <w:b/>
              </w:rPr>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Product Category Separation</w:t>
            </w:r>
            <w:r w:rsidR="00E862D8">
              <w:rPr>
                <w:b/>
              </w:rPr>
              <w:t xml:space="preserve"> - session</w:t>
            </w:r>
          </w:p>
          <w:p w:rsidR="00CE77BF" w:rsidRDefault="00CE77BF" w:rsidP="00CE77BF">
            <w:pPr>
              <w:pStyle w:val="NoSpacing"/>
              <w:rPr>
                <w:rFonts w:ascii="Times New Roman" w:hAnsi="Times New Roman"/>
                <w:sz w:val="20"/>
                <w:szCs w:val="20"/>
              </w:rPr>
            </w:pPr>
            <w:r>
              <w:rPr>
                <w:rFonts w:ascii="Times New Roman" w:hAnsi="Times New Roman"/>
                <w:sz w:val="20"/>
                <w:szCs w:val="20"/>
              </w:rPr>
              <w:t xml:space="preserve">When scope=”session” </w:t>
            </w:r>
            <w:r w:rsidR="006024B7">
              <w:rPr>
                <w:rFonts w:ascii="Times New Roman" w:hAnsi="Times New Roman"/>
                <w:sz w:val="20"/>
                <w:szCs w:val="20"/>
              </w:rPr>
              <w:t>the CIP consumer</w:t>
            </w:r>
            <w:r>
              <w:rPr>
                <w:rFonts w:ascii="Times New Roman" w:hAnsi="Times New Roman"/>
                <w:sz w:val="20"/>
                <w:szCs w:val="20"/>
              </w:rPr>
              <w:t xml:space="preserve"> must insure;</w:t>
            </w:r>
          </w:p>
          <w:p w:rsidR="00EF7448" w:rsidRPr="00EF7448" w:rsidRDefault="00CE77BF" w:rsidP="00D96454">
            <w:pPr>
              <w:pStyle w:val="NoSpacing"/>
              <w:numPr>
                <w:ilvl w:val="0"/>
                <w:numId w:val="112"/>
              </w:numPr>
            </w:pPr>
            <w:r>
              <w:rPr>
                <w:rFonts w:ascii="Times New Roman" w:hAnsi="Times New Roman"/>
                <w:sz w:val="20"/>
                <w:szCs w:val="20"/>
              </w:rPr>
              <w:t xml:space="preserve">that no placements occur if a pre-existing placement </w:t>
            </w:r>
            <w:r w:rsidR="00EF7448">
              <w:rPr>
                <w:rFonts w:ascii="Times New Roman" w:hAnsi="Times New Roman"/>
                <w:sz w:val="20"/>
                <w:szCs w:val="20"/>
              </w:rPr>
              <w:t xml:space="preserve">of the same category exists </w:t>
            </w:r>
            <w:r>
              <w:rPr>
                <w:rFonts w:ascii="Times New Roman" w:hAnsi="Times New Roman"/>
                <w:sz w:val="20"/>
                <w:szCs w:val="20"/>
              </w:rPr>
              <w:t>in the session</w:t>
            </w:r>
          </w:p>
          <w:p w:rsidR="00CE77BF" w:rsidRDefault="00CE77BF" w:rsidP="00D96454">
            <w:pPr>
              <w:pStyle w:val="NoSpacing"/>
              <w:numPr>
                <w:ilvl w:val="0"/>
                <w:numId w:val="112"/>
              </w:numPr>
            </w:pPr>
            <w:proofErr w:type="gramStart"/>
            <w:r>
              <w:rPr>
                <w:rFonts w:ascii="Times New Roman" w:hAnsi="Times New Roman"/>
                <w:sz w:val="20"/>
                <w:szCs w:val="20"/>
              </w:rPr>
              <w:t>that</w:t>
            </w:r>
            <w:proofErr w:type="gramEnd"/>
            <w:r>
              <w:rPr>
                <w:rFonts w:ascii="Times New Roman" w:hAnsi="Times New Roman"/>
                <w:sz w:val="20"/>
                <w:szCs w:val="20"/>
              </w:rPr>
              <w:t xml:space="preserve"> once placed, no other placement with the same category can be placed in the session.</w:t>
            </w:r>
          </w:p>
        </w:tc>
      </w:tr>
      <w:tr w:rsidR="00286344" w:rsidRPr="00952AC9" w:rsidTr="00F83ACE">
        <w:tc>
          <w:tcPr>
            <w:tcW w:w="10458" w:type="dxa"/>
            <w:shd w:val="clear" w:color="auto" w:fill="auto"/>
          </w:tcPr>
          <w:p w:rsidR="00286344" w:rsidRPr="00981E45" w:rsidRDefault="00286344" w:rsidP="00D96454">
            <w:pPr>
              <w:pStyle w:val="ListParagraph"/>
              <w:numPr>
                <w:ilvl w:val="0"/>
                <w:numId w:val="111"/>
              </w:numPr>
              <w:rPr>
                <w:b/>
              </w:rPr>
            </w:pPr>
            <w:r>
              <w:rPr>
                <w:b/>
              </w:rPr>
              <w:t xml:space="preserve"> / Phase 2 / </w:t>
            </w:r>
            <w:r w:rsidRPr="00981E45">
              <w:rPr>
                <w:b/>
              </w:rPr>
              <w:t xml:space="preserve">Targeting </w:t>
            </w:r>
            <w:r>
              <w:rPr>
                <w:b/>
              </w:rPr>
              <w:t>–</w:t>
            </w:r>
            <w:r w:rsidRPr="00981E45">
              <w:rPr>
                <w:b/>
              </w:rPr>
              <w:t xml:space="preserve"> </w:t>
            </w:r>
            <w:r>
              <w:rPr>
                <w:b/>
              </w:rPr>
              <w:t>Product Category Separation</w:t>
            </w:r>
          </w:p>
          <w:p w:rsidR="00286344" w:rsidRDefault="00286344" w:rsidP="008875B4">
            <w:pPr>
              <w:pStyle w:val="NoSpacing"/>
            </w:pPr>
            <w:r w:rsidRPr="005F5887">
              <w:rPr>
                <w:rFonts w:ascii="Times New Roman" w:hAnsi="Times New Roman"/>
                <w:sz w:val="20"/>
                <w:szCs w:val="20"/>
              </w:rPr>
              <w:t xml:space="preserve">The absence of CategoryExclusion MUST </w:t>
            </w:r>
            <w:proofErr w:type="gramStart"/>
            <w:r w:rsidRPr="005F5887">
              <w:rPr>
                <w:rFonts w:ascii="Times New Roman" w:hAnsi="Times New Roman"/>
                <w:sz w:val="20"/>
                <w:szCs w:val="20"/>
              </w:rPr>
              <w:t>be</w:t>
            </w:r>
            <w:proofErr w:type="gramEnd"/>
            <w:r w:rsidRPr="005F5887">
              <w:rPr>
                <w:rFonts w:ascii="Times New Roman" w:hAnsi="Times New Roman"/>
                <w:sz w:val="20"/>
                <w:szCs w:val="20"/>
              </w:rPr>
              <w:t xml:space="preserve"> interpreted by the </w:t>
            </w:r>
            <w:r w:rsidR="00EB28EB">
              <w:rPr>
                <w:rFonts w:ascii="Times New Roman" w:hAnsi="Times New Roman"/>
                <w:sz w:val="20"/>
                <w:szCs w:val="20"/>
              </w:rPr>
              <w:t xml:space="preserve">CIP consumer </w:t>
            </w:r>
            <w:r w:rsidRPr="005F5887">
              <w:rPr>
                <w:rFonts w:ascii="Times New Roman" w:hAnsi="Times New Roman"/>
                <w:sz w:val="20"/>
                <w:szCs w:val="20"/>
              </w:rPr>
              <w:t xml:space="preserve">to mean that no </w:t>
            </w:r>
            <w:r w:rsidR="002D378F">
              <w:rPr>
                <w:rFonts w:ascii="Times New Roman" w:hAnsi="Times New Roman"/>
                <w:sz w:val="20"/>
                <w:szCs w:val="20"/>
              </w:rPr>
              <w:t xml:space="preserve">category </w:t>
            </w:r>
            <w:r w:rsidRPr="005F5887">
              <w:rPr>
                <w:rFonts w:ascii="Times New Roman" w:hAnsi="Times New Roman"/>
                <w:sz w:val="20"/>
                <w:szCs w:val="20"/>
              </w:rPr>
              <w:t>exclusions are present</w:t>
            </w:r>
            <w:r>
              <w:rPr>
                <w:rFonts w:ascii="Times New Roman" w:hAnsi="Times New Roman"/>
                <w:sz w:val="20"/>
                <w:szCs w:val="20"/>
              </w:rPr>
              <w:t xml:space="preserve"> for the placement.</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w:t>
            </w:r>
            <w:r w:rsidR="00F87C9B">
              <w:rPr>
                <w:b/>
              </w:rPr>
              <w:t>2</w:t>
            </w:r>
            <w:r>
              <w:rPr>
                <w:b/>
              </w:rPr>
              <w:t xml:space="preserve"> / </w:t>
            </w:r>
            <w:r w:rsidRPr="004F305A">
              <w:rPr>
                <w:b/>
              </w:rPr>
              <w:t>Targeting – Product Category Separation</w:t>
            </w:r>
          </w:p>
          <w:p w:rsidR="00213CC2" w:rsidRDefault="00213CC2" w:rsidP="00213CC2">
            <w:pPr>
              <w:pStyle w:val="NoSpacing"/>
              <w:rPr>
                <w:rFonts w:ascii="Times New Roman" w:hAnsi="Times New Roman"/>
                <w:sz w:val="20"/>
                <w:szCs w:val="20"/>
              </w:rPr>
            </w:pPr>
            <w:r w:rsidRPr="007625C7">
              <w:rPr>
                <w:rFonts w:ascii="Times New Roman" w:hAnsi="Times New Roman"/>
                <w:sz w:val="20"/>
                <w:szCs w:val="20"/>
              </w:rPr>
              <w:t xml:space="preserve">The “category” is </w:t>
            </w:r>
            <w:r>
              <w:rPr>
                <w:rFonts w:ascii="Times New Roman" w:hAnsi="Times New Roman"/>
                <w:sz w:val="20"/>
                <w:szCs w:val="20"/>
              </w:rPr>
              <w:t xml:space="preserve">defined </w:t>
            </w:r>
            <w:r w:rsidR="00997983">
              <w:rPr>
                <w:rFonts w:ascii="Times New Roman" w:hAnsi="Times New Roman"/>
                <w:sz w:val="20"/>
                <w:szCs w:val="20"/>
              </w:rPr>
              <w:t xml:space="preserve">using 1 or more </w:t>
            </w:r>
            <w:r w:rsidRPr="007625C7">
              <w:rPr>
                <w:rFonts w:ascii="Times New Roman" w:hAnsi="Times New Roman"/>
                <w:sz w:val="20"/>
                <w:szCs w:val="20"/>
              </w:rPr>
              <w:t>AssetMetadata element</w:t>
            </w:r>
            <w:r w:rsidR="00997983">
              <w:rPr>
                <w:rFonts w:ascii="Times New Roman" w:hAnsi="Times New Roman"/>
                <w:sz w:val="20"/>
                <w:szCs w:val="20"/>
              </w:rPr>
              <w:t>s</w:t>
            </w:r>
            <w:r w:rsidRPr="007625C7">
              <w:rPr>
                <w:rFonts w:ascii="Times New Roman" w:hAnsi="Times New Roman"/>
                <w:sz w:val="20"/>
                <w:szCs w:val="20"/>
              </w:rPr>
              <w:t xml:space="preserve"> in the AssetReference.</w:t>
            </w:r>
            <w:r w:rsidR="00997983">
              <w:rPr>
                <w:rFonts w:ascii="Times New Roman" w:hAnsi="Times New Roman"/>
                <w:sz w:val="20"/>
                <w:szCs w:val="20"/>
              </w:rPr>
              <w:t xml:space="preserve">  </w:t>
            </w:r>
            <w:r w:rsidR="00421A8E">
              <w:rPr>
                <w:rFonts w:ascii="Times New Roman" w:hAnsi="Times New Roman"/>
                <w:sz w:val="20"/>
                <w:szCs w:val="20"/>
              </w:rPr>
              <w:t xml:space="preserve">Values must be defined using the </w:t>
            </w:r>
            <w:r w:rsidR="00421A8E">
              <w:rPr>
                <w:rFonts w:ascii="Times New Roman" w:hAnsi="Times New Roman" w:cs="Times New Roman"/>
                <w:color w:val="F5844C"/>
                <w:sz w:val="24"/>
                <w:szCs w:val="24"/>
              </w:rPr>
              <w:t>namespace</w:t>
            </w:r>
            <w:r w:rsidR="00421A8E">
              <w:rPr>
                <w:rFonts w:ascii="Times New Roman" w:hAnsi="Times New Roman" w:cs="Times New Roman"/>
                <w:color w:val="FF8040"/>
                <w:sz w:val="24"/>
                <w:szCs w:val="24"/>
              </w:rPr>
              <w:t>=</w:t>
            </w:r>
            <w:hyperlink r:id="rId25" w:history="1">
              <w:r w:rsidR="00421A8E" w:rsidRPr="00F578F2">
                <w:rPr>
                  <w:rStyle w:val="Hyperlink"/>
                  <w:rFonts w:ascii="Times New Roman" w:hAnsi="Times New Roman" w:cs="Times New Roman"/>
                  <w:sz w:val="24"/>
                  <w:szCs w:val="24"/>
                </w:rPr>
                <w:t>http://www.cablelabs.com/namespaces/metadata/xsd/ad-id/1</w:t>
              </w:r>
            </w:hyperlink>
            <w:r w:rsidR="00421A8E">
              <w:rPr>
                <w:rFonts w:ascii="Times New Roman" w:hAnsi="Times New Roman" w:cs="Times New Roman"/>
                <w:color w:val="993300"/>
                <w:sz w:val="24"/>
                <w:szCs w:val="24"/>
              </w:rPr>
              <w:t xml:space="preserve"> for 1 or more of the following xpaths: IndustryGroup, MajorGroup, PCCDescription, ProductCategory.</w:t>
            </w:r>
          </w:p>
          <w:p w:rsidR="00213CC2" w:rsidRDefault="00213CC2" w:rsidP="00213CC2">
            <w:pPr>
              <w:pStyle w:val="NoSpacing"/>
              <w:rPr>
                <w:rFonts w:ascii="Times New Roman" w:hAnsi="Times New Roman"/>
                <w:sz w:val="20"/>
                <w:szCs w:val="20"/>
              </w:rPr>
            </w:pPr>
          </w:p>
          <w:p w:rsidR="00213CC2" w:rsidRDefault="00213CC2" w:rsidP="00213CC2">
            <w:pPr>
              <w:pStyle w:val="NoSpacing"/>
              <w:rPr>
                <w:rFonts w:ascii="Times New Roman" w:hAnsi="Times New Roman"/>
                <w:sz w:val="20"/>
                <w:szCs w:val="20"/>
              </w:rPr>
            </w:pPr>
            <w:r>
              <w:rPr>
                <w:rFonts w:ascii="Times New Roman" w:hAnsi="Times New Roman"/>
                <w:sz w:val="20"/>
                <w:szCs w:val="20"/>
              </w:rPr>
              <w:t>As an example;</w:t>
            </w:r>
          </w:p>
          <w:p w:rsidR="00213CC2" w:rsidRDefault="00213CC2" w:rsidP="00213CC2">
            <w:pPr>
              <w:pStyle w:val="NoSpacing"/>
              <w:rPr>
                <w:rFonts w:ascii="Times New Roman" w:hAnsi="Times New Roman"/>
                <w:sz w:val="20"/>
                <w:szCs w:val="20"/>
              </w:rPr>
            </w:pPr>
          </w:p>
          <w:p w:rsidR="00213CC2" w:rsidRPr="00997983" w:rsidRDefault="00997983" w:rsidP="00997983">
            <w:pPr>
              <w:pStyle w:val="NoSpacing"/>
              <w:rPr>
                <w:rFonts w:ascii="Arial Narrow" w:hAnsi="Arial Narrow"/>
                <w:sz w:val="18"/>
                <w:szCs w:val="18"/>
              </w:rPr>
            </w:pPr>
            <w:r w:rsidRPr="00997983">
              <w:rPr>
                <w:rFonts w:ascii="Arial Narrow" w:hAnsi="Arial Narrow" w:cs="Times New Roman"/>
                <w:color w:val="000096"/>
                <w:sz w:val="18"/>
                <w:szCs w:val="18"/>
              </w:rPr>
              <w:t>&lt;AssetReference</w:t>
            </w:r>
            <w:r w:rsidRPr="00997983">
              <w:rPr>
                <w:rFonts w:ascii="Arial Narrow" w:hAnsi="Arial Narrow" w:cs="Times New Roman"/>
                <w:color w:val="F5844C"/>
                <w:sz w:val="18"/>
                <w:szCs w:val="18"/>
              </w:rPr>
              <w:t xml:space="preserve"> epsid</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"0"</w:t>
            </w:r>
            <w:r w:rsidRPr="00997983">
              <w:rPr>
                <w:rFonts w:ascii="Arial Narrow" w:hAnsi="Arial Narrow" w:cs="Times New Roman"/>
                <w:color w:val="F5844C"/>
                <w:sz w:val="18"/>
                <w:szCs w:val="18"/>
              </w:rPr>
              <w:t xml:space="preserve"> peid</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"/ld7ekaAEd6ukwAf4hSEQQ"</w:t>
            </w:r>
            <w:r w:rsidRPr="00997983">
              <w:rPr>
                <w:rFonts w:ascii="Arial Narrow" w:hAnsi="Arial Narrow" w:cs="Times New Roman"/>
                <w:color w:val="F5844C"/>
                <w:sz w:val="18"/>
                <w:szCs w:val="18"/>
              </w:rPr>
              <w:t xml:space="preserve"> apply</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"valAndPlace"</w:t>
            </w:r>
            <w:r w:rsidRPr="00997983">
              <w:rPr>
                <w:rFonts w:ascii="Arial Narrow" w:hAnsi="Arial Narrow" w:cs="Times New Roman"/>
                <w:color w:val="F5844C"/>
                <w:sz w:val="18"/>
                <w:szCs w:val="18"/>
              </w:rPr>
              <w:t xml:space="preserve"> assetType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"media"</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&lt;AssetMetadata</w:t>
            </w:r>
            <w:r w:rsidRPr="00997983">
              <w:rPr>
                <w:rFonts w:ascii="Arial Narrow" w:hAnsi="Arial Narrow" w:cs="Times New Roman"/>
                <w:color w:val="F5844C"/>
                <w:sz w:val="18"/>
                <w:szCs w:val="18"/>
              </w:rPr>
              <w:t xml:space="preserve"> xpath</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"uriID"</w:t>
            </w:r>
            <w:r w:rsidRPr="00997983">
              <w:rPr>
                <w:rFonts w:ascii="Arial Narrow" w:hAnsi="Arial Narrow" w:cs="Times New Roman"/>
                <w:color w:val="F5844C"/>
                <w:sz w:val="18"/>
                <w:szCs w:val="18"/>
              </w:rPr>
              <w:t xml:space="preserve"> namespace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"http://www.cablelabs.com/namespaces/metadata/xsd/core/1"</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t>CSMK1600002900000000</w:t>
            </w:r>
            <w:r w:rsidRPr="00997983">
              <w:rPr>
                <w:rFonts w:ascii="Arial Narrow" w:hAnsi="Arial Narrow" w:cs="Times New Roman"/>
                <w:color w:val="000096"/>
                <w:sz w:val="18"/>
                <w:szCs w:val="18"/>
              </w:rPr>
              <w:t>&lt;/AssetMetadata&gt;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&lt;AssetMetadata</w:t>
            </w:r>
            <w:r w:rsidRPr="00997983">
              <w:rPr>
                <w:rFonts w:ascii="Arial Narrow" w:hAnsi="Arial Narrow" w:cs="Times New Roman"/>
                <w:color w:val="F5844C"/>
                <w:sz w:val="18"/>
                <w:szCs w:val="18"/>
              </w:rPr>
              <w:t xml:space="preserve"> </w:t>
            </w:r>
            <w:r w:rsidRPr="00421A8E">
              <w:rPr>
                <w:rFonts w:ascii="Arial Narrow" w:hAnsi="Arial Narrow" w:cs="Times New Roman"/>
                <w:color w:val="F5844C"/>
                <w:sz w:val="18"/>
                <w:szCs w:val="18"/>
                <w:u w:val="single"/>
              </w:rPr>
              <w:t>xpath</w:t>
            </w:r>
            <w:r w:rsidRPr="00421A8E">
              <w:rPr>
                <w:rFonts w:ascii="Arial Narrow" w:hAnsi="Arial Narrow" w:cs="Times New Roman"/>
                <w:color w:val="FF8040"/>
                <w:sz w:val="18"/>
                <w:szCs w:val="18"/>
                <w:u w:val="single"/>
              </w:rPr>
              <w:t>=</w:t>
            </w:r>
            <w:r w:rsidRPr="00421A8E">
              <w:rPr>
                <w:rFonts w:ascii="Arial Narrow" w:hAnsi="Arial Narrow" w:cs="Times New Roman"/>
                <w:color w:val="993300"/>
                <w:sz w:val="18"/>
                <w:szCs w:val="18"/>
                <w:u w:val="single"/>
              </w:rPr>
              <w:t>"IndustryGroup"</w:t>
            </w:r>
            <w:r>
              <w:rPr>
                <w:rFonts w:ascii="Arial Narrow" w:hAnsi="Arial Narrow" w:cs="Times New Roman"/>
                <w:color w:val="993300"/>
                <w:sz w:val="18"/>
                <w:szCs w:val="18"/>
              </w:rPr>
              <w:t xml:space="preserve"> </w:t>
            </w:r>
            <w:r w:rsidRPr="00997983">
              <w:rPr>
                <w:rFonts w:ascii="Arial Narrow" w:hAnsi="Arial Narrow" w:cs="Times New Roman"/>
                <w:color w:val="F5844C"/>
                <w:sz w:val="18"/>
                <w:szCs w:val="18"/>
              </w:rPr>
              <w:t>namespace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"http://www.cablelabs.com/namespaces/metadata/xsd/ad-id/1"</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t>COMPUTERS, OFF. EQUIP.</w:t>
            </w:r>
            <w:r w:rsidRPr="00997983">
              <w:rPr>
                <w:rFonts w:ascii="Arial Narrow" w:hAnsi="Arial Narrow" w:cs="Times New Roman"/>
                <w:color w:val="000000"/>
                <w:sz w:val="18"/>
                <w:szCs w:val="18"/>
              </w:rPr>
              <w:tab/>
            </w:r>
            <w:r w:rsidRPr="00997983">
              <w:rPr>
                <w:rFonts w:ascii="Arial Narrow" w:hAnsi="Arial Narrow" w:cs="Times New Roman"/>
                <w:color w:val="969600"/>
                <w:sz w:val="18"/>
                <w:szCs w:val="18"/>
              </w:rPr>
              <w:t>&amp;amp;</w:t>
            </w:r>
            <w:r w:rsidRPr="00997983">
              <w:rPr>
                <w:rFonts w:ascii="Arial Narrow" w:hAnsi="Arial Narrow" w:cs="Times New Roman"/>
                <w:color w:val="000000"/>
                <w:sz w:val="18"/>
                <w:szCs w:val="18"/>
              </w:rPr>
              <w:t xml:space="preserve"> STATIONERY</w:t>
            </w:r>
            <w:r w:rsidRPr="00997983">
              <w:rPr>
                <w:rFonts w:ascii="Arial Narrow" w:hAnsi="Arial Narrow" w:cs="Times New Roman"/>
                <w:color w:val="000096"/>
                <w:sz w:val="18"/>
                <w:szCs w:val="18"/>
              </w:rPr>
              <w:t>&lt;/AssetMetadata&gt;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&lt;AssetMetadata</w:t>
            </w:r>
            <w:r w:rsidRPr="00997983">
              <w:rPr>
                <w:rFonts w:ascii="Arial Narrow" w:hAnsi="Arial Narrow" w:cs="Times New Roman"/>
                <w:color w:val="F5844C"/>
                <w:sz w:val="18"/>
                <w:szCs w:val="18"/>
              </w:rPr>
              <w:t xml:space="preserve"> </w:t>
            </w:r>
            <w:r w:rsidRPr="00421A8E">
              <w:rPr>
                <w:rFonts w:ascii="Arial Narrow" w:hAnsi="Arial Narrow" w:cs="Times New Roman"/>
                <w:color w:val="F5844C"/>
                <w:sz w:val="18"/>
                <w:szCs w:val="18"/>
                <w:u w:val="single"/>
              </w:rPr>
              <w:t>xpath</w:t>
            </w:r>
            <w:r w:rsidRPr="00421A8E">
              <w:rPr>
                <w:rFonts w:ascii="Arial Narrow" w:hAnsi="Arial Narrow" w:cs="Times New Roman"/>
                <w:color w:val="FF8040"/>
                <w:sz w:val="18"/>
                <w:szCs w:val="18"/>
                <w:u w:val="single"/>
              </w:rPr>
              <w:t>=</w:t>
            </w:r>
            <w:r w:rsidRPr="00421A8E">
              <w:rPr>
                <w:rFonts w:ascii="Arial Narrow" w:hAnsi="Arial Narrow" w:cs="Times New Roman"/>
                <w:color w:val="993300"/>
                <w:sz w:val="18"/>
                <w:szCs w:val="18"/>
                <w:u w:val="single"/>
              </w:rPr>
              <w:t>"MajorGroup"</w:t>
            </w:r>
            <w:r>
              <w:rPr>
                <w:rFonts w:ascii="Arial Narrow" w:hAnsi="Arial Narrow" w:cs="Times New Roman"/>
                <w:color w:val="993300"/>
                <w:sz w:val="18"/>
                <w:szCs w:val="18"/>
              </w:rPr>
              <w:t xml:space="preserve"> </w:t>
            </w:r>
            <w:r w:rsidRPr="00997983">
              <w:rPr>
                <w:rFonts w:ascii="Arial Narrow" w:hAnsi="Arial Narrow" w:cs="Times New Roman"/>
                <w:color w:val="F5844C"/>
                <w:sz w:val="18"/>
                <w:szCs w:val="18"/>
              </w:rPr>
              <w:t>namespace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"http://www.cablelabs.com/namespaces/metadata/xsd/ad-id/1"</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t xml:space="preserve">COMPUTERS </w:t>
            </w:r>
            <w:r w:rsidRPr="00997983">
              <w:rPr>
                <w:rFonts w:ascii="Arial Narrow" w:hAnsi="Arial Narrow" w:cs="Times New Roman"/>
                <w:color w:val="969600"/>
                <w:sz w:val="18"/>
                <w:szCs w:val="18"/>
              </w:rPr>
              <w:t>&amp;amp;</w:t>
            </w:r>
            <w:r w:rsidRPr="00997983">
              <w:rPr>
                <w:rFonts w:ascii="Arial Narrow" w:hAnsi="Arial Narrow" w:cs="Times New Roman"/>
                <w:color w:val="000000"/>
                <w:sz w:val="18"/>
                <w:szCs w:val="18"/>
              </w:rPr>
              <w:t xml:space="preserve"> DATA PROCESSING EQUIPMENT</w:t>
            </w:r>
            <w:r w:rsidRPr="00997983">
              <w:rPr>
                <w:rFonts w:ascii="Arial Narrow" w:hAnsi="Arial Narrow" w:cs="Times New Roman"/>
                <w:color w:val="000096"/>
                <w:sz w:val="18"/>
                <w:szCs w:val="18"/>
              </w:rPr>
              <w:t>&lt;/AssetMetadata&gt;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&lt;AssetMetadata</w:t>
            </w:r>
            <w:r w:rsidRPr="00997983">
              <w:rPr>
                <w:rFonts w:ascii="Arial Narrow" w:hAnsi="Arial Narrow" w:cs="Times New Roman"/>
                <w:color w:val="F5844C"/>
                <w:sz w:val="18"/>
                <w:szCs w:val="18"/>
              </w:rPr>
              <w:t xml:space="preserve"> </w:t>
            </w:r>
            <w:r w:rsidRPr="00421A8E">
              <w:rPr>
                <w:rFonts w:ascii="Arial Narrow" w:hAnsi="Arial Narrow" w:cs="Times New Roman"/>
                <w:color w:val="F5844C"/>
                <w:sz w:val="18"/>
                <w:szCs w:val="18"/>
                <w:u w:val="single"/>
              </w:rPr>
              <w:t>xpath</w:t>
            </w:r>
            <w:r w:rsidRPr="00421A8E">
              <w:rPr>
                <w:rFonts w:ascii="Arial Narrow" w:hAnsi="Arial Narrow" w:cs="Times New Roman"/>
                <w:color w:val="FF8040"/>
                <w:sz w:val="18"/>
                <w:szCs w:val="18"/>
                <w:u w:val="single"/>
              </w:rPr>
              <w:t>=</w:t>
            </w:r>
            <w:r w:rsidRPr="00421A8E">
              <w:rPr>
                <w:rFonts w:ascii="Arial Narrow" w:hAnsi="Arial Narrow" w:cs="Times New Roman"/>
                <w:color w:val="993300"/>
                <w:sz w:val="18"/>
                <w:szCs w:val="18"/>
                <w:u w:val="single"/>
              </w:rPr>
              <w:t>"PCCDescription"</w:t>
            </w:r>
            <w:r>
              <w:rPr>
                <w:rFonts w:ascii="Arial Narrow" w:hAnsi="Arial Narrow" w:cs="Times New Roman"/>
                <w:color w:val="993300"/>
                <w:sz w:val="18"/>
                <w:szCs w:val="18"/>
              </w:rPr>
              <w:t xml:space="preserve"> </w:t>
            </w:r>
            <w:r w:rsidRPr="00997983">
              <w:rPr>
                <w:rFonts w:ascii="Arial Narrow" w:hAnsi="Arial Narrow" w:cs="Times New Roman"/>
                <w:color w:val="F5844C"/>
                <w:sz w:val="18"/>
                <w:szCs w:val="18"/>
              </w:rPr>
              <w:t>namespace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"http://www.cablelabs.com/namespaces/metadata/xsd/ad-id/1"</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t xml:space="preserve">COMPUTERS,COMPONENTS </w:t>
            </w:r>
            <w:r w:rsidRPr="00997983">
              <w:rPr>
                <w:rFonts w:ascii="Arial Narrow" w:hAnsi="Arial Narrow" w:cs="Times New Roman"/>
                <w:color w:val="969600"/>
                <w:sz w:val="18"/>
                <w:szCs w:val="18"/>
              </w:rPr>
              <w:t>&amp;amp;</w:t>
            </w:r>
            <w:r w:rsidRPr="00997983">
              <w:rPr>
                <w:rFonts w:ascii="Arial Narrow" w:hAnsi="Arial Narrow" w:cs="Times New Roman"/>
                <w:color w:val="000000"/>
                <w:sz w:val="18"/>
                <w:szCs w:val="18"/>
              </w:rPr>
              <w:t xml:space="preserve"> ACCESS</w:t>
            </w:r>
            <w:r w:rsidRPr="00997983">
              <w:rPr>
                <w:rFonts w:ascii="Arial Narrow" w:hAnsi="Arial Narrow" w:cs="Times New Roman"/>
                <w:color w:val="000096"/>
                <w:sz w:val="18"/>
                <w:szCs w:val="18"/>
              </w:rPr>
              <w:t>&lt;/AssetMetadata&gt;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&lt;AssetMetadata</w:t>
            </w:r>
            <w:r w:rsidRPr="00997983">
              <w:rPr>
                <w:rFonts w:ascii="Arial Narrow" w:hAnsi="Arial Narrow" w:cs="Times New Roman"/>
                <w:color w:val="F5844C"/>
                <w:sz w:val="18"/>
                <w:szCs w:val="18"/>
              </w:rPr>
              <w:t xml:space="preserve"> </w:t>
            </w:r>
            <w:r w:rsidRPr="00421A8E">
              <w:rPr>
                <w:rFonts w:ascii="Arial Narrow" w:hAnsi="Arial Narrow" w:cs="Times New Roman"/>
                <w:color w:val="F5844C"/>
                <w:sz w:val="18"/>
                <w:szCs w:val="18"/>
                <w:u w:val="single"/>
              </w:rPr>
              <w:t>xpath</w:t>
            </w:r>
            <w:r w:rsidRPr="00421A8E">
              <w:rPr>
                <w:rFonts w:ascii="Arial Narrow" w:hAnsi="Arial Narrow" w:cs="Times New Roman"/>
                <w:color w:val="FF8040"/>
                <w:sz w:val="18"/>
                <w:szCs w:val="18"/>
                <w:u w:val="single"/>
              </w:rPr>
              <w:t>=</w:t>
            </w:r>
            <w:r w:rsidRPr="00421A8E">
              <w:rPr>
                <w:rFonts w:ascii="Arial Narrow" w:hAnsi="Arial Narrow" w:cs="Times New Roman"/>
                <w:color w:val="993300"/>
                <w:sz w:val="18"/>
                <w:szCs w:val="18"/>
                <w:u w:val="single"/>
              </w:rPr>
              <w:t>"ProductCategory"</w:t>
            </w:r>
            <w:r w:rsidRPr="00997983">
              <w:rPr>
                <w:rFonts w:ascii="Arial Narrow" w:hAnsi="Arial Narrow" w:cs="Times New Roman"/>
                <w:color w:val="F5844C"/>
                <w:sz w:val="18"/>
                <w:szCs w:val="18"/>
              </w:rPr>
              <w:t xml:space="preserve"> namespace</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"http://www.cablelabs.com/namespaces/metadata/xsd/ad-id/1"</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t>OFFICE AUTOMATION SYS</w:t>
            </w:r>
            <w:r w:rsidRPr="00997983">
              <w:rPr>
                <w:rFonts w:ascii="Arial Narrow" w:hAnsi="Arial Narrow" w:cs="Times New Roman"/>
                <w:color w:val="000096"/>
                <w:sz w:val="18"/>
                <w:szCs w:val="18"/>
              </w:rPr>
              <w:t>&lt;/AssetMetadata&gt;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&lt;ContentMgmt</w:t>
            </w:r>
            <w:r w:rsidRPr="00997983">
              <w:rPr>
                <w:rFonts w:ascii="Arial Narrow" w:hAnsi="Arial Narrow" w:cs="Times New Roman"/>
                <w:color w:val="F5844C"/>
                <w:sz w:val="18"/>
                <w:szCs w:val="18"/>
              </w:rPr>
              <w:t xml:space="preserve"> beginRequired</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"2011-09-29T00:00:00.000-05:00"</w:t>
            </w:r>
            <w:r w:rsidRPr="00997983">
              <w:rPr>
                <w:rFonts w:ascii="Arial Narrow" w:hAnsi="Arial Narrow" w:cs="Times New Roman"/>
                <w:color w:val="F5844C"/>
                <w:sz w:val="18"/>
                <w:szCs w:val="18"/>
              </w:rPr>
              <w:t xml:space="preserve"> endRequired</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"2011-10-04T09:00:00-05:00"</w:t>
            </w:r>
            <w:r w:rsidRPr="00997983">
              <w:rPr>
                <w:rFonts w:ascii="Arial Narrow" w:hAnsi="Arial Narrow" w:cs="Times New Roman"/>
                <w:color w:val="000096"/>
                <w:sz w:val="18"/>
                <w:szCs w:val="18"/>
              </w:rPr>
              <w:t>/&gt;</w:t>
            </w:r>
            <w:r w:rsidRPr="00997983">
              <w:rPr>
                <w:rFonts w:ascii="Arial Narrow" w:hAnsi="Arial Narrow" w:cs="Times New Roman"/>
                <w:color w:val="000000"/>
                <w:sz w:val="18"/>
                <w:szCs w:val="18"/>
              </w:rPr>
              <w:br/>
            </w:r>
            <w:r>
              <w:rPr>
                <w:rFonts w:ascii="Arial Narrow" w:hAnsi="Arial Narrow" w:cs="Times New Roman"/>
                <w:color w:val="000096"/>
                <w:sz w:val="18"/>
                <w:szCs w:val="18"/>
              </w:rPr>
              <w:t xml:space="preserve">     </w:t>
            </w:r>
            <w:r w:rsidRPr="00997983">
              <w:rPr>
                <w:rFonts w:ascii="Arial Narrow" w:hAnsi="Arial Narrow" w:cs="Times New Roman"/>
                <w:color w:val="000096"/>
                <w:sz w:val="18"/>
                <w:szCs w:val="18"/>
              </w:rPr>
              <w:t>&lt;StateFeedback</w:t>
            </w:r>
            <w:r w:rsidRPr="00997983">
              <w:rPr>
                <w:rFonts w:ascii="Arial Narrow" w:hAnsi="Arial Narrow" w:cs="Times New Roman"/>
                <w:color w:val="F5844C"/>
                <w:sz w:val="18"/>
                <w:szCs w:val="18"/>
              </w:rPr>
              <w:t xml:space="preserve"> revision</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"3"</w:t>
            </w:r>
            <w:r w:rsidRPr="00997983">
              <w:rPr>
                <w:rFonts w:ascii="Arial Narrow" w:hAnsi="Arial Narrow" w:cs="Times New Roman"/>
                <w:color w:val="F5844C"/>
                <w:sz w:val="18"/>
                <w:szCs w:val="18"/>
              </w:rPr>
              <w:t xml:space="preserve"> reportAsOf</w:t>
            </w:r>
            <w:r w:rsidRPr="00997983">
              <w:rPr>
                <w:rFonts w:ascii="Arial Narrow" w:hAnsi="Arial Narrow" w:cs="Times New Roman"/>
                <w:color w:val="FF8040"/>
                <w:sz w:val="18"/>
                <w:szCs w:val="18"/>
              </w:rPr>
              <w:t>=</w:t>
            </w:r>
            <w:r w:rsidRPr="00997983">
              <w:rPr>
                <w:rFonts w:ascii="Arial Narrow" w:hAnsi="Arial Narrow" w:cs="Times New Roman"/>
                <w:color w:val="993300"/>
                <w:sz w:val="18"/>
                <w:szCs w:val="18"/>
              </w:rPr>
              <w:t>"2011-10-01T15:00:00-05:00"</w:t>
            </w:r>
            <w:r w:rsidRPr="00997983">
              <w:rPr>
                <w:rFonts w:ascii="Arial Narrow" w:hAnsi="Arial Narrow" w:cs="Times New Roman"/>
                <w:color w:val="000096"/>
                <w:sz w:val="18"/>
                <w:szCs w:val="18"/>
              </w:rPr>
              <w:t>&gt;&lt;/StateFeedback&gt;</w:t>
            </w:r>
            <w:r w:rsidRPr="00997983">
              <w:rPr>
                <w:rFonts w:ascii="Arial Narrow" w:hAnsi="Arial Narrow" w:cs="Times New Roman"/>
                <w:color w:val="000000"/>
                <w:sz w:val="18"/>
                <w:szCs w:val="18"/>
              </w:rPr>
              <w:br/>
            </w:r>
            <w:r w:rsidRPr="00997983">
              <w:rPr>
                <w:rFonts w:ascii="Arial Narrow" w:hAnsi="Arial Narrow" w:cs="Times New Roman"/>
                <w:color w:val="000096"/>
                <w:sz w:val="18"/>
                <w:szCs w:val="18"/>
              </w:rPr>
              <w:t>&lt;/AssetReference&gt;</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Product Category Separation</w:t>
            </w:r>
            <w:r w:rsidR="00C6534E">
              <w:rPr>
                <w:b/>
              </w:rPr>
              <w:t xml:space="preserve"> – Default Restriction</w:t>
            </w:r>
          </w:p>
          <w:p w:rsidR="00213CC2" w:rsidRDefault="00213CC2" w:rsidP="008875B4">
            <w:pPr>
              <w:pStyle w:val="NoSpacing"/>
            </w:pPr>
            <w:r w:rsidRPr="007625C7">
              <w:rPr>
                <w:rFonts w:ascii="Times New Roman" w:hAnsi="Times New Roman"/>
                <w:sz w:val="20"/>
                <w:szCs w:val="20"/>
              </w:rPr>
              <w:t xml:space="preserve">If </w:t>
            </w:r>
            <w:r w:rsidRPr="005F5887">
              <w:rPr>
                <w:rFonts w:ascii="Times New Roman" w:hAnsi="Times New Roman"/>
                <w:sz w:val="20"/>
                <w:szCs w:val="20"/>
              </w:rPr>
              <w:t xml:space="preserve">“category” is </w:t>
            </w:r>
            <w:r>
              <w:rPr>
                <w:rFonts w:ascii="Times New Roman" w:hAnsi="Times New Roman"/>
                <w:sz w:val="20"/>
                <w:szCs w:val="20"/>
              </w:rPr>
              <w:t>not defined within a</w:t>
            </w:r>
            <w:r w:rsidRPr="005F5887">
              <w:rPr>
                <w:rFonts w:ascii="Times New Roman" w:hAnsi="Times New Roman"/>
                <w:sz w:val="20"/>
                <w:szCs w:val="20"/>
              </w:rPr>
              <w:t>n AssetMetadata element in the AssetReference</w:t>
            </w:r>
            <w:r w:rsidR="00133967">
              <w:rPr>
                <w:rFonts w:ascii="Times New Roman" w:hAnsi="Times New Roman"/>
                <w:sz w:val="20"/>
                <w:szCs w:val="20"/>
              </w:rPr>
              <w:t xml:space="preserve">, the campaign item will be rejected by the </w:t>
            </w:r>
            <w:r w:rsidR="008875B4">
              <w:rPr>
                <w:rFonts w:ascii="Times New Roman" w:hAnsi="Times New Roman"/>
                <w:sz w:val="20"/>
                <w:szCs w:val="20"/>
              </w:rPr>
              <w:t>CIP consumer</w:t>
            </w:r>
            <w:r w:rsidR="00133967">
              <w:rPr>
                <w:rFonts w:ascii="Times New Roman" w:hAnsi="Times New Roman"/>
                <w:sz w:val="20"/>
                <w:szCs w:val="20"/>
              </w:rPr>
              <w:t>.</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Ad Copy Separation</w:t>
            </w:r>
          </w:p>
          <w:p w:rsidR="00213CC2" w:rsidRDefault="00213CC2" w:rsidP="008875B4">
            <w:pPr>
              <w:pStyle w:val="NoSpacing"/>
            </w:pPr>
            <w:r w:rsidRPr="00213CC2">
              <w:rPr>
                <w:rFonts w:ascii="Times New Roman" w:hAnsi="Times New Roman"/>
                <w:sz w:val="20"/>
                <w:szCs w:val="20"/>
              </w:rPr>
              <w:t xml:space="preserve">The CIP MUST </w:t>
            </w:r>
            <w:r w:rsidR="008875B4">
              <w:rPr>
                <w:rFonts w:ascii="Times New Roman" w:hAnsi="Times New Roman"/>
                <w:sz w:val="20"/>
                <w:szCs w:val="20"/>
              </w:rPr>
              <w:t>support</w:t>
            </w:r>
            <w:r w:rsidRPr="00213CC2">
              <w:rPr>
                <w:rFonts w:ascii="Times New Roman" w:hAnsi="Times New Roman"/>
                <w:sz w:val="20"/>
                <w:szCs w:val="20"/>
              </w:rPr>
              <w:t xml:space="preserve"> communication of an Ad Copy Separation </w:t>
            </w:r>
            <w:r w:rsidR="00ED1F9A">
              <w:rPr>
                <w:rFonts w:ascii="Times New Roman" w:hAnsi="Times New Roman"/>
                <w:sz w:val="20"/>
                <w:szCs w:val="20"/>
              </w:rPr>
              <w:t>constraint</w:t>
            </w:r>
            <w:r w:rsidRPr="00213CC2">
              <w:rPr>
                <w:rFonts w:ascii="Times New Roman" w:hAnsi="Times New Roman"/>
                <w:sz w:val="20"/>
                <w:szCs w:val="20"/>
              </w:rPr>
              <w:t xml:space="preserve">.  Ad Copy Separation </w:t>
            </w:r>
            <w:r w:rsidR="00ED1F9A">
              <w:rPr>
                <w:rFonts w:ascii="Times New Roman" w:hAnsi="Times New Roman"/>
                <w:sz w:val="20"/>
                <w:szCs w:val="20"/>
              </w:rPr>
              <w:t>constraints</w:t>
            </w:r>
            <w:r w:rsidRPr="00213CC2">
              <w:rPr>
                <w:rFonts w:ascii="Times New Roman" w:hAnsi="Times New Roman"/>
                <w:sz w:val="20"/>
                <w:szCs w:val="20"/>
              </w:rPr>
              <w:t xml:space="preserve"> will be communicated using the separationConstraint attribute of the </w:t>
            </w:r>
            <w:r w:rsidR="009636B4">
              <w:rPr>
                <w:rFonts w:ascii="Times New Roman" w:hAnsi="Times New Roman"/>
                <w:sz w:val="20"/>
                <w:szCs w:val="20"/>
              </w:rPr>
              <w:t xml:space="preserve">child </w:t>
            </w:r>
            <w:r w:rsidRPr="00213CC2">
              <w:rPr>
                <w:rFonts w:ascii="Times New Roman" w:hAnsi="Times New Roman"/>
                <w:sz w:val="20"/>
                <w:szCs w:val="20"/>
              </w:rPr>
              <w:t xml:space="preserve">bundle.  All assets within a </w:t>
            </w:r>
            <w:r w:rsidR="009636B4">
              <w:rPr>
                <w:rFonts w:ascii="Times New Roman" w:hAnsi="Times New Roman"/>
                <w:sz w:val="20"/>
                <w:szCs w:val="20"/>
              </w:rPr>
              <w:t xml:space="preserve">child bundle </w:t>
            </w:r>
            <w:r w:rsidRPr="00213CC2">
              <w:rPr>
                <w:rFonts w:ascii="Times New Roman" w:hAnsi="Times New Roman"/>
                <w:sz w:val="20"/>
                <w:szCs w:val="20"/>
              </w:rPr>
              <w:t>must therefore adhere to the same separationConstraint.</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Ad Copy Separation</w:t>
            </w:r>
          </w:p>
          <w:p w:rsidR="00213CC2" w:rsidRDefault="00213CC2" w:rsidP="000A6262">
            <w:pPr>
              <w:pStyle w:val="NoSpacing"/>
            </w:pPr>
            <w:r w:rsidRPr="00213CC2">
              <w:rPr>
                <w:rFonts w:ascii="Times New Roman" w:hAnsi="Times New Roman"/>
                <w:sz w:val="20"/>
                <w:szCs w:val="20"/>
              </w:rPr>
              <w:t xml:space="preserve">The Ad Copy Separation </w:t>
            </w:r>
            <w:r w:rsidR="00ED1F9A">
              <w:rPr>
                <w:rFonts w:ascii="Times New Roman" w:hAnsi="Times New Roman"/>
                <w:sz w:val="20"/>
                <w:szCs w:val="20"/>
              </w:rPr>
              <w:t>constraint</w:t>
            </w:r>
            <w:r w:rsidRPr="00213CC2">
              <w:rPr>
                <w:rFonts w:ascii="Times New Roman" w:hAnsi="Times New Roman"/>
                <w:sz w:val="20"/>
                <w:szCs w:val="20"/>
              </w:rPr>
              <w:t xml:space="preserve"> in the CIP must </w:t>
            </w:r>
            <w:r w:rsidR="009636B4">
              <w:rPr>
                <w:rFonts w:ascii="Times New Roman" w:hAnsi="Times New Roman"/>
                <w:sz w:val="20"/>
                <w:szCs w:val="20"/>
              </w:rPr>
              <w:t xml:space="preserve">support </w:t>
            </w:r>
            <w:r w:rsidRPr="00213CC2">
              <w:rPr>
                <w:rFonts w:ascii="Times New Roman" w:hAnsi="Times New Roman"/>
                <w:sz w:val="20"/>
                <w:szCs w:val="20"/>
              </w:rPr>
              <w:t xml:space="preserve">the </w:t>
            </w:r>
            <w:r w:rsidR="00ED1F9A">
              <w:rPr>
                <w:rFonts w:ascii="Times New Roman" w:hAnsi="Times New Roman"/>
                <w:sz w:val="20"/>
                <w:szCs w:val="20"/>
              </w:rPr>
              <w:t>separation of an ad from itself</w:t>
            </w:r>
            <w:r w:rsidRPr="00213CC2">
              <w:rPr>
                <w:rFonts w:ascii="Times New Roman" w:hAnsi="Times New Roman"/>
                <w:sz w:val="20"/>
                <w:szCs w:val="20"/>
              </w:rPr>
              <w:t xml:space="preserve"> (from being shown more than once) within a single opportunity (separationConstraint=”</w:t>
            </w:r>
            <w:r w:rsidR="000A6262">
              <w:rPr>
                <w:rFonts w:ascii="Times New Roman" w:hAnsi="Times New Roman"/>
                <w:sz w:val="20"/>
                <w:szCs w:val="20"/>
              </w:rPr>
              <w:t>op</w:t>
            </w:r>
            <w:r w:rsidR="008233EC">
              <w:rPr>
                <w:rFonts w:ascii="Times New Roman" w:hAnsi="Times New Roman"/>
                <w:sz w:val="20"/>
                <w:szCs w:val="20"/>
              </w:rPr>
              <w:t>p</w:t>
            </w:r>
            <w:r w:rsidRPr="00213CC2">
              <w:rPr>
                <w:rFonts w:ascii="Times New Roman" w:hAnsi="Times New Roman"/>
                <w:sz w:val="20"/>
                <w:szCs w:val="20"/>
              </w:rPr>
              <w:t>o</w:t>
            </w:r>
            <w:r w:rsidR="000A6262">
              <w:rPr>
                <w:rFonts w:ascii="Times New Roman" w:hAnsi="Times New Roman"/>
                <w:sz w:val="20"/>
                <w:szCs w:val="20"/>
              </w:rPr>
              <w:t>rtunity</w:t>
            </w:r>
            <w:r w:rsidRPr="00213CC2">
              <w:rPr>
                <w:rFonts w:ascii="Times New Roman" w:hAnsi="Times New Roman"/>
                <w:sz w:val="20"/>
                <w:szCs w:val="20"/>
              </w:rPr>
              <w:t xml:space="preserve">”), </w:t>
            </w:r>
            <w:r w:rsidR="008875B4">
              <w:rPr>
                <w:rFonts w:ascii="Times New Roman" w:hAnsi="Times New Roman"/>
                <w:sz w:val="20"/>
                <w:szCs w:val="20"/>
              </w:rPr>
              <w:t xml:space="preserve">within opportunities </w:t>
            </w:r>
            <w:r w:rsidR="008233EC">
              <w:rPr>
                <w:rFonts w:ascii="Times New Roman" w:hAnsi="Times New Roman"/>
                <w:sz w:val="20"/>
                <w:szCs w:val="20"/>
              </w:rPr>
              <w:t xml:space="preserve">of common ownership </w:t>
            </w:r>
            <w:r w:rsidR="008875B4">
              <w:rPr>
                <w:rFonts w:ascii="Times New Roman" w:hAnsi="Times New Roman"/>
                <w:sz w:val="20"/>
                <w:szCs w:val="20"/>
              </w:rPr>
              <w:t>sharing a PoGroupIndex (separationConstraint=“</w:t>
            </w:r>
            <w:r w:rsidR="000A6262">
              <w:rPr>
                <w:rFonts w:ascii="Times New Roman" w:hAnsi="Times New Roman"/>
                <w:sz w:val="20"/>
                <w:szCs w:val="20"/>
              </w:rPr>
              <w:t>g</w:t>
            </w:r>
            <w:r w:rsidR="008875B4">
              <w:rPr>
                <w:rFonts w:ascii="Times New Roman" w:hAnsi="Times New Roman"/>
                <w:sz w:val="20"/>
                <w:szCs w:val="20"/>
              </w:rPr>
              <w:t xml:space="preserve">roup”), </w:t>
            </w:r>
            <w:r w:rsidRPr="00213CC2">
              <w:rPr>
                <w:rFonts w:ascii="Times New Roman" w:hAnsi="Times New Roman"/>
                <w:sz w:val="20"/>
                <w:szCs w:val="20"/>
              </w:rPr>
              <w:t xml:space="preserve">within a single viewer session (separationConstraint=”session”), </w:t>
            </w:r>
            <w:r w:rsidR="002D378F">
              <w:rPr>
                <w:rFonts w:ascii="Times New Roman" w:hAnsi="Times New Roman"/>
                <w:sz w:val="20"/>
                <w:szCs w:val="20"/>
              </w:rPr>
              <w:t xml:space="preserve"> </w:t>
            </w:r>
            <w:r w:rsidRPr="00213CC2">
              <w:rPr>
                <w:rFonts w:ascii="Times New Roman" w:hAnsi="Times New Roman"/>
                <w:sz w:val="20"/>
                <w:szCs w:val="20"/>
              </w:rPr>
              <w:t xml:space="preserve">or restricted only to the prevention of adjacent placements within </w:t>
            </w:r>
            <w:r w:rsidR="008875B4">
              <w:rPr>
                <w:rFonts w:ascii="Times New Roman" w:hAnsi="Times New Roman"/>
                <w:sz w:val="20"/>
                <w:szCs w:val="20"/>
              </w:rPr>
              <w:t xml:space="preserve">opportunities sharing </w:t>
            </w:r>
            <w:r w:rsidR="008233EC">
              <w:rPr>
                <w:rFonts w:ascii="Times New Roman" w:hAnsi="Times New Roman"/>
                <w:sz w:val="20"/>
                <w:szCs w:val="20"/>
              </w:rPr>
              <w:t xml:space="preserve">common ownership and </w:t>
            </w:r>
            <w:r w:rsidR="008875B4">
              <w:rPr>
                <w:rFonts w:ascii="Times New Roman" w:hAnsi="Times New Roman"/>
                <w:sz w:val="20"/>
                <w:szCs w:val="20"/>
              </w:rPr>
              <w:t>a PoGroupIndex</w:t>
            </w:r>
            <w:r w:rsidR="008875B4" w:rsidRPr="00213CC2" w:rsidDel="008875B4">
              <w:rPr>
                <w:rFonts w:ascii="Times New Roman" w:hAnsi="Times New Roman"/>
                <w:sz w:val="20"/>
                <w:szCs w:val="20"/>
              </w:rPr>
              <w:t xml:space="preserve"> </w:t>
            </w:r>
            <w:r w:rsidRPr="00213CC2">
              <w:rPr>
                <w:rFonts w:ascii="Times New Roman" w:hAnsi="Times New Roman"/>
                <w:sz w:val="20"/>
                <w:szCs w:val="20"/>
              </w:rPr>
              <w:t>(</w:t>
            </w:r>
            <w:r w:rsidR="008875B4">
              <w:rPr>
                <w:rFonts w:ascii="Times New Roman" w:hAnsi="Times New Roman"/>
                <w:sz w:val="20"/>
                <w:szCs w:val="20"/>
              </w:rPr>
              <w:t xml:space="preserve">when </w:t>
            </w:r>
            <w:r w:rsidRPr="00213CC2">
              <w:rPr>
                <w:rFonts w:ascii="Times New Roman" w:hAnsi="Times New Roman"/>
                <w:sz w:val="20"/>
                <w:szCs w:val="20"/>
              </w:rPr>
              <w:lastRenderedPageBreak/>
              <w:t>separationConstraint not defined).</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lastRenderedPageBreak/>
              <w:t xml:space="preserve"> / Phase </w:t>
            </w:r>
            <w:r w:rsidR="00F87C9B">
              <w:rPr>
                <w:b/>
              </w:rPr>
              <w:t>2</w:t>
            </w:r>
            <w:r>
              <w:rPr>
                <w:b/>
              </w:rPr>
              <w:t xml:space="preserve"> / </w:t>
            </w:r>
            <w:r w:rsidRPr="00981E45">
              <w:rPr>
                <w:b/>
              </w:rPr>
              <w:t xml:space="preserve">Targeting </w:t>
            </w:r>
            <w:r>
              <w:rPr>
                <w:b/>
              </w:rPr>
              <w:t>–</w:t>
            </w:r>
            <w:r w:rsidRPr="00981E45">
              <w:rPr>
                <w:b/>
              </w:rPr>
              <w:t xml:space="preserve"> </w:t>
            </w:r>
            <w:r>
              <w:rPr>
                <w:b/>
              </w:rPr>
              <w:t>Ad Copy Separation</w:t>
            </w:r>
            <w:r w:rsidR="006610CB">
              <w:rPr>
                <w:b/>
              </w:rPr>
              <w:t xml:space="preserve"> - </w:t>
            </w:r>
            <w:r w:rsidR="00DE7D3E">
              <w:rPr>
                <w:b/>
              </w:rPr>
              <w:t>opportunity</w:t>
            </w:r>
          </w:p>
          <w:p w:rsidR="00213CC2" w:rsidRDefault="00213CC2" w:rsidP="00213CC2">
            <w:pPr>
              <w:pStyle w:val="NoSpacing"/>
              <w:rPr>
                <w:rFonts w:ascii="Times New Roman" w:hAnsi="Times New Roman"/>
                <w:sz w:val="20"/>
                <w:szCs w:val="20"/>
              </w:rPr>
            </w:pPr>
            <w:r>
              <w:rPr>
                <w:rFonts w:ascii="Times New Roman" w:hAnsi="Times New Roman"/>
                <w:sz w:val="20"/>
                <w:szCs w:val="20"/>
              </w:rPr>
              <w:t xml:space="preserve">When </w:t>
            </w:r>
            <w:r w:rsidRPr="007625C7">
              <w:rPr>
                <w:rFonts w:ascii="Times New Roman" w:hAnsi="Times New Roman"/>
                <w:sz w:val="20"/>
                <w:szCs w:val="20"/>
              </w:rPr>
              <w:t>separationConstraint=”</w:t>
            </w:r>
            <w:r w:rsidR="000A6262">
              <w:rPr>
                <w:rFonts w:ascii="Times New Roman" w:hAnsi="Times New Roman"/>
                <w:sz w:val="20"/>
                <w:szCs w:val="20"/>
              </w:rPr>
              <w:t>opportunity</w:t>
            </w:r>
            <w:r>
              <w:rPr>
                <w:rFonts w:ascii="Times New Roman" w:hAnsi="Times New Roman"/>
                <w:sz w:val="20"/>
                <w:szCs w:val="20"/>
              </w:rPr>
              <w:t xml:space="preserve">” </w:t>
            </w:r>
            <w:r w:rsidR="006024B7">
              <w:rPr>
                <w:rFonts w:ascii="Times New Roman" w:hAnsi="Times New Roman"/>
                <w:sz w:val="20"/>
                <w:szCs w:val="20"/>
              </w:rPr>
              <w:t>the CIP consumer</w:t>
            </w:r>
            <w:r>
              <w:rPr>
                <w:rFonts w:ascii="Times New Roman" w:hAnsi="Times New Roman"/>
                <w:sz w:val="20"/>
                <w:szCs w:val="20"/>
              </w:rPr>
              <w:t xml:space="preserve"> must insure; </w:t>
            </w:r>
          </w:p>
          <w:p w:rsidR="00213CC2" w:rsidRPr="00213CC2" w:rsidRDefault="00213CC2" w:rsidP="00D96454">
            <w:pPr>
              <w:pStyle w:val="NoSpacing"/>
              <w:numPr>
                <w:ilvl w:val="0"/>
                <w:numId w:val="58"/>
              </w:numPr>
            </w:pPr>
            <w:r>
              <w:rPr>
                <w:rFonts w:ascii="Times New Roman" w:hAnsi="Times New Roman"/>
                <w:sz w:val="20"/>
                <w:szCs w:val="20"/>
              </w:rPr>
              <w:t xml:space="preserve">that no placements occur if the asset has previously been placed in the same opportunity </w:t>
            </w:r>
          </w:p>
          <w:p w:rsidR="00213CC2" w:rsidRDefault="00213CC2" w:rsidP="00D96454">
            <w:pPr>
              <w:pStyle w:val="NoSpacing"/>
              <w:numPr>
                <w:ilvl w:val="0"/>
                <w:numId w:val="58"/>
              </w:numPr>
            </w:pPr>
            <w:r>
              <w:rPr>
                <w:rFonts w:ascii="Times New Roman" w:hAnsi="Times New Roman"/>
                <w:sz w:val="20"/>
                <w:szCs w:val="20"/>
              </w:rPr>
              <w:t>that once placed, no other placement of the same asset can be made in that opportunity</w:t>
            </w:r>
          </w:p>
        </w:tc>
      </w:tr>
      <w:tr w:rsidR="006610CB" w:rsidRPr="00952AC9" w:rsidTr="00F83ACE">
        <w:tc>
          <w:tcPr>
            <w:tcW w:w="10458" w:type="dxa"/>
            <w:shd w:val="clear" w:color="auto" w:fill="auto"/>
          </w:tcPr>
          <w:p w:rsidR="006610CB" w:rsidRPr="00981E45" w:rsidRDefault="006610CB" w:rsidP="00D96454">
            <w:pPr>
              <w:pStyle w:val="ListParagraph"/>
              <w:numPr>
                <w:ilvl w:val="0"/>
                <w:numId w:val="111"/>
              </w:numPr>
              <w:rPr>
                <w:b/>
              </w:rPr>
            </w:pPr>
            <w:r>
              <w:rPr>
                <w:b/>
              </w:rPr>
              <w:t xml:space="preserve"> / Phase 2 / </w:t>
            </w:r>
            <w:r w:rsidRPr="00981E45">
              <w:rPr>
                <w:b/>
              </w:rPr>
              <w:t xml:space="preserve">Targeting </w:t>
            </w:r>
            <w:r>
              <w:rPr>
                <w:b/>
              </w:rPr>
              <w:t>–</w:t>
            </w:r>
            <w:r w:rsidRPr="00981E45">
              <w:rPr>
                <w:b/>
              </w:rPr>
              <w:t xml:space="preserve"> </w:t>
            </w:r>
            <w:r>
              <w:rPr>
                <w:b/>
              </w:rPr>
              <w:t xml:space="preserve">Ad Copy Separation - </w:t>
            </w:r>
            <w:r w:rsidR="00DE7D3E">
              <w:rPr>
                <w:b/>
              </w:rPr>
              <w:t>g</w:t>
            </w:r>
            <w:r>
              <w:rPr>
                <w:b/>
              </w:rPr>
              <w:t>roup</w:t>
            </w:r>
          </w:p>
          <w:p w:rsidR="006610CB" w:rsidRDefault="00EB3D4B" w:rsidP="008D3AE6">
            <w:pPr>
              <w:pStyle w:val="NoSpacing"/>
              <w:rPr>
                <w:rFonts w:ascii="Times New Roman" w:hAnsi="Times New Roman"/>
                <w:sz w:val="20"/>
                <w:szCs w:val="20"/>
              </w:rPr>
            </w:pPr>
            <w:r>
              <w:rPr>
                <w:rFonts w:ascii="Times New Roman" w:hAnsi="Times New Roman"/>
                <w:sz w:val="20"/>
                <w:szCs w:val="20"/>
              </w:rPr>
              <w:t>When separationConstraint=”g</w:t>
            </w:r>
            <w:r w:rsidR="006610CB">
              <w:rPr>
                <w:rFonts w:ascii="Times New Roman" w:hAnsi="Times New Roman"/>
                <w:sz w:val="20"/>
                <w:szCs w:val="20"/>
              </w:rPr>
              <w:t>roup” the CIP consumer must insure;</w:t>
            </w:r>
          </w:p>
          <w:p w:rsidR="006610CB" w:rsidRDefault="006610CB" w:rsidP="00D96454">
            <w:pPr>
              <w:pStyle w:val="NoSpacing"/>
              <w:numPr>
                <w:ilvl w:val="0"/>
                <w:numId w:val="129"/>
              </w:numPr>
              <w:rPr>
                <w:rFonts w:ascii="Times New Roman" w:hAnsi="Times New Roman"/>
                <w:sz w:val="20"/>
                <w:szCs w:val="20"/>
              </w:rPr>
            </w:pPr>
            <w:proofErr w:type="gramStart"/>
            <w:r>
              <w:rPr>
                <w:rFonts w:ascii="Times New Roman" w:hAnsi="Times New Roman"/>
                <w:sz w:val="20"/>
                <w:szCs w:val="20"/>
              </w:rPr>
              <w:t>that</w:t>
            </w:r>
            <w:proofErr w:type="gramEnd"/>
            <w:r>
              <w:rPr>
                <w:rFonts w:ascii="Times New Roman" w:hAnsi="Times New Roman"/>
                <w:sz w:val="20"/>
                <w:szCs w:val="20"/>
              </w:rPr>
              <w:t xml:space="preserve"> no placements occur if the asset has previously been placed in opportunities with the same</w:t>
            </w:r>
            <w:r w:rsidR="008233EC">
              <w:rPr>
                <w:rFonts w:ascii="Times New Roman" w:hAnsi="Times New Roman"/>
                <w:sz w:val="20"/>
                <w:szCs w:val="20"/>
              </w:rPr>
              <w:t xml:space="preserve"> owner and </w:t>
            </w:r>
            <w:r>
              <w:rPr>
                <w:rFonts w:ascii="Times New Roman" w:hAnsi="Times New Roman"/>
                <w:sz w:val="20"/>
                <w:szCs w:val="20"/>
              </w:rPr>
              <w:t xml:space="preserve"> PoGroupIndex.</w:t>
            </w:r>
          </w:p>
          <w:p w:rsidR="006610CB" w:rsidRDefault="006610CB" w:rsidP="00D96454">
            <w:pPr>
              <w:pStyle w:val="NoSpacing"/>
              <w:numPr>
                <w:ilvl w:val="0"/>
                <w:numId w:val="129"/>
              </w:numPr>
            </w:pPr>
            <w:proofErr w:type="gramStart"/>
            <w:r>
              <w:rPr>
                <w:rFonts w:ascii="Times New Roman" w:hAnsi="Times New Roman"/>
                <w:sz w:val="20"/>
                <w:szCs w:val="20"/>
              </w:rPr>
              <w:t>that</w:t>
            </w:r>
            <w:proofErr w:type="gramEnd"/>
            <w:r>
              <w:rPr>
                <w:rFonts w:ascii="Times New Roman" w:hAnsi="Times New Roman"/>
                <w:sz w:val="20"/>
                <w:szCs w:val="20"/>
              </w:rPr>
              <w:t xml:space="preserve"> once placed, no other placement of  the same asset can be made in opportunities with the same</w:t>
            </w:r>
            <w:r w:rsidR="008233EC">
              <w:rPr>
                <w:rFonts w:ascii="Times New Roman" w:hAnsi="Times New Roman"/>
                <w:sz w:val="20"/>
                <w:szCs w:val="20"/>
              </w:rPr>
              <w:t xml:space="preserve"> owner and </w:t>
            </w:r>
            <w:r>
              <w:rPr>
                <w:rFonts w:ascii="Times New Roman" w:hAnsi="Times New Roman"/>
                <w:sz w:val="20"/>
                <w:szCs w:val="20"/>
              </w:rPr>
              <w:t xml:space="preserve"> PoGroupIndex.</w:t>
            </w:r>
          </w:p>
        </w:tc>
      </w:tr>
      <w:tr w:rsidR="006610CB" w:rsidRPr="00952AC9" w:rsidTr="00F83ACE">
        <w:tc>
          <w:tcPr>
            <w:tcW w:w="10458" w:type="dxa"/>
            <w:shd w:val="clear" w:color="auto" w:fill="auto"/>
          </w:tcPr>
          <w:p w:rsidR="006610CB" w:rsidRPr="00981E45" w:rsidRDefault="006610CB" w:rsidP="00D96454">
            <w:pPr>
              <w:pStyle w:val="ListParagraph"/>
              <w:numPr>
                <w:ilvl w:val="0"/>
                <w:numId w:val="111"/>
              </w:numPr>
              <w:rPr>
                <w:b/>
              </w:rPr>
            </w:pPr>
            <w:r>
              <w:rPr>
                <w:b/>
              </w:rPr>
              <w:t xml:space="preserve"> / Phase 2 / </w:t>
            </w:r>
            <w:r w:rsidRPr="00981E45">
              <w:rPr>
                <w:b/>
              </w:rPr>
              <w:t xml:space="preserve">Targeting </w:t>
            </w:r>
            <w:r>
              <w:rPr>
                <w:b/>
              </w:rPr>
              <w:t>–</w:t>
            </w:r>
            <w:r w:rsidRPr="00981E45">
              <w:rPr>
                <w:b/>
              </w:rPr>
              <w:t xml:space="preserve"> </w:t>
            </w:r>
            <w:r>
              <w:rPr>
                <w:b/>
              </w:rPr>
              <w:t>Ad Copy Separation - session</w:t>
            </w:r>
          </w:p>
          <w:p w:rsidR="006610CB" w:rsidRDefault="006610CB" w:rsidP="008D3AE6">
            <w:pPr>
              <w:pStyle w:val="NoSpacing"/>
              <w:rPr>
                <w:rFonts w:ascii="Times New Roman" w:hAnsi="Times New Roman"/>
                <w:sz w:val="20"/>
                <w:szCs w:val="20"/>
              </w:rPr>
            </w:pPr>
            <w:r>
              <w:rPr>
                <w:rFonts w:ascii="Times New Roman" w:hAnsi="Times New Roman"/>
                <w:sz w:val="20"/>
                <w:szCs w:val="20"/>
              </w:rPr>
              <w:t>When separationConstraint=”session” the CIP consumer must insure;</w:t>
            </w:r>
          </w:p>
          <w:p w:rsidR="006610CB" w:rsidRDefault="006610CB" w:rsidP="00D96454">
            <w:pPr>
              <w:pStyle w:val="NoSpacing"/>
              <w:numPr>
                <w:ilvl w:val="0"/>
                <w:numId w:val="128"/>
              </w:numPr>
              <w:rPr>
                <w:rFonts w:ascii="Times New Roman" w:hAnsi="Times New Roman"/>
                <w:sz w:val="20"/>
                <w:szCs w:val="20"/>
              </w:rPr>
            </w:pPr>
            <w:proofErr w:type="gramStart"/>
            <w:r>
              <w:rPr>
                <w:rFonts w:ascii="Times New Roman" w:hAnsi="Times New Roman"/>
                <w:sz w:val="20"/>
                <w:szCs w:val="20"/>
              </w:rPr>
              <w:t>that</w:t>
            </w:r>
            <w:proofErr w:type="gramEnd"/>
            <w:r>
              <w:rPr>
                <w:rFonts w:ascii="Times New Roman" w:hAnsi="Times New Roman"/>
                <w:sz w:val="20"/>
                <w:szCs w:val="20"/>
              </w:rPr>
              <w:t xml:space="preserve"> no placements occur if the asset has previously been placed in the same session.</w:t>
            </w:r>
          </w:p>
          <w:p w:rsidR="006610CB" w:rsidRDefault="006610CB" w:rsidP="00D96454">
            <w:pPr>
              <w:pStyle w:val="NoSpacing"/>
              <w:numPr>
                <w:ilvl w:val="0"/>
                <w:numId w:val="128"/>
              </w:numPr>
            </w:pPr>
            <w:proofErr w:type="gramStart"/>
            <w:r>
              <w:rPr>
                <w:rFonts w:ascii="Times New Roman" w:hAnsi="Times New Roman"/>
                <w:sz w:val="20"/>
                <w:szCs w:val="20"/>
              </w:rPr>
              <w:t>that</w:t>
            </w:r>
            <w:proofErr w:type="gramEnd"/>
            <w:r>
              <w:rPr>
                <w:rFonts w:ascii="Times New Roman" w:hAnsi="Times New Roman"/>
                <w:sz w:val="20"/>
                <w:szCs w:val="20"/>
              </w:rPr>
              <w:t xml:space="preserve"> once placed, no other placement of  the same asset can be made in the session.</w:t>
            </w:r>
          </w:p>
        </w:tc>
      </w:tr>
      <w:tr w:rsidR="009636B4" w:rsidRPr="00952AC9" w:rsidTr="00F83ACE">
        <w:tc>
          <w:tcPr>
            <w:tcW w:w="10458" w:type="dxa"/>
            <w:shd w:val="clear" w:color="auto" w:fill="auto"/>
          </w:tcPr>
          <w:p w:rsidR="009636B4" w:rsidRPr="000A6262" w:rsidRDefault="009636B4" w:rsidP="00D96454">
            <w:pPr>
              <w:pStyle w:val="ListParagraph"/>
              <w:numPr>
                <w:ilvl w:val="0"/>
                <w:numId w:val="111"/>
              </w:numPr>
              <w:rPr>
                <w:b/>
                <w:color w:val="FF0000"/>
              </w:rPr>
            </w:pPr>
            <w:r>
              <w:rPr>
                <w:b/>
              </w:rPr>
              <w:t xml:space="preserve"> </w:t>
            </w:r>
            <w:r w:rsidRPr="00C6534E">
              <w:rPr>
                <w:b/>
              </w:rPr>
              <w:t>/ Phase 2 / Targeting – Ad Copy Separation</w:t>
            </w:r>
            <w:r w:rsidR="00C6534E">
              <w:rPr>
                <w:b/>
              </w:rPr>
              <w:t xml:space="preserve"> – Default restriction</w:t>
            </w:r>
          </w:p>
          <w:p w:rsidR="009636B4" w:rsidRDefault="009636B4" w:rsidP="000A6262">
            <w:pPr>
              <w:pStyle w:val="NoSpacing"/>
            </w:pPr>
            <w:r w:rsidRPr="000A6262">
              <w:rPr>
                <w:rFonts w:ascii="Times New Roman" w:hAnsi="Times New Roman"/>
                <w:sz w:val="20"/>
                <w:szCs w:val="20"/>
              </w:rPr>
              <w:t xml:space="preserve">When separationConstraint=”” </w:t>
            </w:r>
            <w:r w:rsidR="006024B7" w:rsidRPr="000A6262">
              <w:rPr>
                <w:rFonts w:ascii="Times New Roman" w:hAnsi="Times New Roman"/>
                <w:sz w:val="20"/>
                <w:szCs w:val="20"/>
              </w:rPr>
              <w:t>the CIP consumer</w:t>
            </w:r>
            <w:r w:rsidRPr="000A6262">
              <w:rPr>
                <w:rFonts w:ascii="Times New Roman" w:hAnsi="Times New Roman"/>
                <w:sz w:val="20"/>
                <w:szCs w:val="20"/>
              </w:rPr>
              <w:t xml:space="preserve"> must </w:t>
            </w:r>
            <w:r w:rsidR="000A6262" w:rsidRPr="00213CC2">
              <w:rPr>
                <w:rFonts w:ascii="Times New Roman" w:hAnsi="Times New Roman"/>
                <w:sz w:val="20"/>
                <w:szCs w:val="20"/>
              </w:rPr>
              <w:t xml:space="preserve">prevent adjacent placements within </w:t>
            </w:r>
            <w:r w:rsidR="000A6262">
              <w:rPr>
                <w:rFonts w:ascii="Times New Roman" w:hAnsi="Times New Roman"/>
                <w:sz w:val="20"/>
                <w:szCs w:val="20"/>
              </w:rPr>
              <w:t>opportunities sharing common ownership and a PoGroupIndex</w:t>
            </w:r>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1 / Priority</w:t>
            </w:r>
          </w:p>
          <w:p w:rsidR="00213CC2" w:rsidRDefault="00213CC2" w:rsidP="00730735">
            <w:pPr>
              <w:pStyle w:val="NoSpacing"/>
            </w:pPr>
            <w:r w:rsidRPr="005F5887">
              <w:rPr>
                <w:rFonts w:ascii="Times New Roman" w:hAnsi="Times New Roman"/>
                <w:sz w:val="20"/>
                <w:szCs w:val="20"/>
              </w:rPr>
              <w:t xml:space="preserve">The CIP MUST accommodate communication of the </w:t>
            </w:r>
            <w:r>
              <w:rPr>
                <w:rFonts w:ascii="Times New Roman" w:hAnsi="Times New Roman"/>
                <w:sz w:val="20"/>
                <w:szCs w:val="20"/>
              </w:rPr>
              <w:t>defined</w:t>
            </w:r>
            <w:r w:rsidRPr="005F5887">
              <w:rPr>
                <w:rFonts w:ascii="Times New Roman" w:hAnsi="Times New Roman"/>
                <w:sz w:val="20"/>
                <w:szCs w:val="20"/>
              </w:rPr>
              <w:t xml:space="preserve"> Priority of a </w:t>
            </w:r>
            <w:r w:rsidR="00CD6F50">
              <w:rPr>
                <w:rFonts w:ascii="Times New Roman" w:hAnsi="Times New Roman"/>
                <w:sz w:val="20"/>
                <w:szCs w:val="20"/>
              </w:rPr>
              <w:t>campai</w:t>
            </w:r>
            <w:r w:rsidR="00730735">
              <w:rPr>
                <w:rFonts w:ascii="Times New Roman" w:hAnsi="Times New Roman"/>
                <w:sz w:val="20"/>
                <w:szCs w:val="20"/>
              </w:rPr>
              <w:t>g</w:t>
            </w:r>
            <w:r w:rsidR="00CD6F50">
              <w:rPr>
                <w:rFonts w:ascii="Times New Roman" w:hAnsi="Times New Roman"/>
                <w:sz w:val="20"/>
                <w:szCs w:val="20"/>
              </w:rPr>
              <w:t>n item</w:t>
            </w:r>
            <w:r w:rsidRPr="005F5887">
              <w:rPr>
                <w:rFonts w:ascii="Times New Roman" w:hAnsi="Times New Roman"/>
                <w:sz w:val="20"/>
                <w:szCs w:val="20"/>
              </w:rPr>
              <w:t xml:space="preserve">. </w:t>
            </w:r>
            <w:r>
              <w:rPr>
                <w:rFonts w:ascii="Times New Roman" w:hAnsi="Times New Roman"/>
                <w:sz w:val="20"/>
                <w:szCs w:val="20"/>
              </w:rPr>
              <w:t xml:space="preserve"> Canoe will communicate the priority of a placement using the priority attribute</w:t>
            </w:r>
            <w:r w:rsidR="009636B4">
              <w:rPr>
                <w:rFonts w:ascii="Times New Roman" w:hAnsi="Times New Roman"/>
                <w:sz w:val="20"/>
                <w:szCs w:val="20"/>
              </w:rPr>
              <w:t xml:space="preserve"> in the </w:t>
            </w:r>
            <w:r w:rsidR="00C62578">
              <w:rPr>
                <w:rFonts w:ascii="Times New Roman" w:hAnsi="Times New Roman"/>
                <w:sz w:val="20"/>
                <w:szCs w:val="20"/>
              </w:rPr>
              <w:t>Bundle</w:t>
            </w:r>
            <w:r>
              <w:rPr>
                <w:rFonts w:ascii="Times New Roman" w:hAnsi="Times New Roman"/>
                <w:sz w:val="20"/>
                <w:szCs w:val="20"/>
              </w:rPr>
              <w:t>.</w:t>
            </w:r>
            <w:ins w:id="237" w:author="Tim Whitton" w:date="2012-02-07T12:10:00Z">
              <w:r w:rsidR="0041511D">
                <w:rPr>
                  <w:rFonts w:ascii="Times New Roman" w:hAnsi="Times New Roman"/>
                  <w:sz w:val="20"/>
                  <w:szCs w:val="20"/>
                </w:rPr>
                <w:t xml:space="preserve">  The Priority value will fall within the range 1-400,</w:t>
              </w:r>
            </w:ins>
          </w:p>
        </w:tc>
      </w:tr>
      <w:tr w:rsidR="00213CC2" w:rsidRPr="00952AC9" w:rsidTr="00F83ACE">
        <w:tc>
          <w:tcPr>
            <w:tcW w:w="10458" w:type="dxa"/>
            <w:shd w:val="clear" w:color="auto" w:fill="auto"/>
          </w:tcPr>
          <w:p w:rsidR="00213CC2" w:rsidRPr="00981E45" w:rsidRDefault="00213CC2" w:rsidP="00D96454">
            <w:pPr>
              <w:pStyle w:val="ListParagraph"/>
              <w:numPr>
                <w:ilvl w:val="0"/>
                <w:numId w:val="111"/>
              </w:numPr>
              <w:rPr>
                <w:b/>
              </w:rPr>
            </w:pPr>
            <w:r>
              <w:rPr>
                <w:b/>
              </w:rPr>
              <w:t xml:space="preserve"> / Phase 1 </w:t>
            </w:r>
            <w:r w:rsidRPr="00AF73CC">
              <w:rPr>
                <w:b/>
              </w:rPr>
              <w:t>/ Priority</w:t>
            </w:r>
          </w:p>
          <w:p w:rsidR="00213CC2" w:rsidRDefault="006024B7" w:rsidP="00213CC2">
            <w:pPr>
              <w:pStyle w:val="NoSpacing"/>
              <w:rPr>
                <w:rFonts w:ascii="Times New Roman" w:hAnsi="Times New Roman"/>
                <w:sz w:val="20"/>
                <w:szCs w:val="20"/>
              </w:rPr>
            </w:pPr>
            <w:r>
              <w:rPr>
                <w:rFonts w:ascii="Times New Roman" w:hAnsi="Times New Roman"/>
                <w:sz w:val="20"/>
                <w:szCs w:val="20"/>
              </w:rPr>
              <w:t>The CIP consumer</w:t>
            </w:r>
            <w:r w:rsidR="00213CC2">
              <w:rPr>
                <w:rFonts w:ascii="Times New Roman" w:hAnsi="Times New Roman"/>
                <w:sz w:val="20"/>
                <w:szCs w:val="20"/>
              </w:rPr>
              <w:t xml:space="preserve"> must interpret a priority of “1” to be “better” than a priority of “2” (the lower the number, the “better” the priority).</w:t>
            </w:r>
          </w:p>
          <w:p w:rsidR="00213CC2" w:rsidRDefault="006024B7" w:rsidP="00CD6F50">
            <w:pPr>
              <w:pStyle w:val="NoSpacing"/>
            </w:pPr>
            <w:r>
              <w:rPr>
                <w:rFonts w:ascii="Times New Roman" w:hAnsi="Times New Roman"/>
                <w:sz w:val="20"/>
                <w:szCs w:val="20"/>
              </w:rPr>
              <w:t>The CIP consumer</w:t>
            </w:r>
            <w:r w:rsidR="00213CC2">
              <w:rPr>
                <w:rFonts w:ascii="Times New Roman" w:hAnsi="Times New Roman"/>
                <w:sz w:val="20"/>
                <w:szCs w:val="20"/>
              </w:rPr>
              <w:t xml:space="preserve"> will give execution preference to the </w:t>
            </w:r>
            <w:r w:rsidR="00CD6F50">
              <w:rPr>
                <w:rFonts w:ascii="Times New Roman" w:hAnsi="Times New Roman"/>
                <w:sz w:val="20"/>
                <w:szCs w:val="20"/>
              </w:rPr>
              <w:t>campaing item</w:t>
            </w:r>
            <w:r w:rsidR="00213CC2">
              <w:rPr>
                <w:rFonts w:ascii="Times New Roman" w:hAnsi="Times New Roman"/>
                <w:sz w:val="20"/>
                <w:szCs w:val="20"/>
              </w:rPr>
              <w:t xml:space="preserve"> with the best priority.</w:t>
            </w:r>
          </w:p>
        </w:tc>
      </w:tr>
      <w:tr w:rsidR="00662330" w:rsidRPr="00952AC9" w:rsidTr="00F83ACE">
        <w:tc>
          <w:tcPr>
            <w:tcW w:w="10458" w:type="dxa"/>
            <w:shd w:val="clear" w:color="auto" w:fill="auto"/>
          </w:tcPr>
          <w:p w:rsidR="00662330" w:rsidRPr="00981E45" w:rsidRDefault="00662330" w:rsidP="00D96454">
            <w:pPr>
              <w:pStyle w:val="ListParagraph"/>
              <w:numPr>
                <w:ilvl w:val="0"/>
                <w:numId w:val="111"/>
              </w:numPr>
              <w:rPr>
                <w:b/>
              </w:rPr>
            </w:pPr>
            <w:r>
              <w:rPr>
                <w:b/>
              </w:rPr>
              <w:t xml:space="preserve"> / Phase 1 / Priority</w:t>
            </w:r>
          </w:p>
          <w:p w:rsidR="00662330" w:rsidRDefault="00662330" w:rsidP="0051743F">
            <w:pPr>
              <w:pStyle w:val="NoSpacing"/>
            </w:pPr>
            <w:r>
              <w:rPr>
                <w:rFonts w:ascii="Times New Roman" w:hAnsi="Times New Roman"/>
                <w:sz w:val="20"/>
                <w:szCs w:val="20"/>
              </w:rPr>
              <w:t xml:space="preserve">When 2 or more campaign items have the same priority and otherwise qualify for an opportunity, the CIP </w:t>
            </w:r>
            <w:r w:rsidR="0051743F">
              <w:rPr>
                <w:rFonts w:ascii="Times New Roman" w:hAnsi="Times New Roman"/>
                <w:sz w:val="20"/>
                <w:szCs w:val="20"/>
              </w:rPr>
              <w:t>consumer</w:t>
            </w:r>
            <w:r>
              <w:rPr>
                <w:rFonts w:ascii="Times New Roman" w:hAnsi="Times New Roman"/>
                <w:sz w:val="20"/>
                <w:szCs w:val="20"/>
              </w:rPr>
              <w:t xml:space="preserve"> </w:t>
            </w:r>
            <w:r w:rsidR="00C20728">
              <w:rPr>
                <w:rFonts w:ascii="Times New Roman" w:hAnsi="Times New Roman"/>
                <w:sz w:val="20"/>
                <w:szCs w:val="20"/>
              </w:rPr>
              <w:t xml:space="preserve">(Execution Engine) </w:t>
            </w:r>
            <w:r w:rsidR="0051743F">
              <w:rPr>
                <w:rFonts w:ascii="Times New Roman" w:hAnsi="Times New Roman"/>
                <w:sz w:val="20"/>
                <w:szCs w:val="20"/>
              </w:rPr>
              <w:t>MUST</w:t>
            </w:r>
            <w:r>
              <w:rPr>
                <w:rFonts w:ascii="Times New Roman" w:hAnsi="Times New Roman"/>
                <w:sz w:val="20"/>
                <w:szCs w:val="20"/>
              </w:rPr>
              <w:t xml:space="preserve"> use a random selection method (giving each campaign item equal chance of selection) to determine the placement</w:t>
            </w:r>
            <w:r w:rsidR="00C20728">
              <w:rPr>
                <w:rFonts w:ascii="Times New Roman" w:hAnsi="Times New Roman"/>
                <w:sz w:val="20"/>
                <w:szCs w:val="20"/>
              </w:rPr>
              <w:t xml:space="preserve"> at decision time</w:t>
            </w:r>
            <w:r>
              <w:rPr>
                <w:rFonts w:ascii="Times New Roman" w:hAnsi="Times New Roman"/>
                <w:sz w:val="20"/>
                <w:szCs w:val="20"/>
              </w:rPr>
              <w:t>.</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1 / Performance Goals</w:t>
            </w:r>
          </w:p>
          <w:p w:rsidR="00F87C9B" w:rsidRDefault="00F87C9B" w:rsidP="00F87C9B">
            <w:pPr>
              <w:pStyle w:val="NoSpacing"/>
              <w:rPr>
                <w:rFonts w:ascii="Times New Roman" w:hAnsi="Times New Roman"/>
                <w:sz w:val="20"/>
                <w:szCs w:val="20"/>
              </w:rPr>
            </w:pPr>
            <w:r w:rsidRPr="00777499">
              <w:rPr>
                <w:rFonts w:ascii="Times New Roman" w:hAnsi="Times New Roman"/>
                <w:sz w:val="20"/>
                <w:szCs w:val="20"/>
              </w:rPr>
              <w:t xml:space="preserve">Canoe will communicate a goal and goalType for each </w:t>
            </w:r>
            <w:r w:rsidR="009636B4">
              <w:rPr>
                <w:rFonts w:ascii="Times New Roman" w:hAnsi="Times New Roman"/>
                <w:sz w:val="20"/>
                <w:szCs w:val="20"/>
              </w:rPr>
              <w:t>campai</w:t>
            </w:r>
            <w:r w:rsidR="00ED1F9A">
              <w:rPr>
                <w:rFonts w:ascii="Times New Roman" w:hAnsi="Times New Roman"/>
                <w:sz w:val="20"/>
                <w:szCs w:val="20"/>
              </w:rPr>
              <w:t>g</w:t>
            </w:r>
            <w:r w:rsidR="009636B4">
              <w:rPr>
                <w:rFonts w:ascii="Times New Roman" w:hAnsi="Times New Roman"/>
                <w:sz w:val="20"/>
                <w:szCs w:val="20"/>
              </w:rPr>
              <w:t>n item</w:t>
            </w:r>
            <w:r w:rsidRPr="00777499">
              <w:rPr>
                <w:rFonts w:ascii="Times New Roman" w:hAnsi="Times New Roman"/>
                <w:sz w:val="20"/>
                <w:szCs w:val="20"/>
              </w:rPr>
              <w:t>.</w:t>
            </w:r>
            <w:r w:rsidRPr="005F5887">
              <w:rPr>
                <w:rFonts w:ascii="Times New Roman" w:hAnsi="Times New Roman"/>
                <w:sz w:val="20"/>
                <w:szCs w:val="20"/>
              </w:rPr>
              <w:t xml:space="preserve">  Canoe will provide th</w:t>
            </w:r>
            <w:r>
              <w:rPr>
                <w:rFonts w:ascii="Times New Roman" w:hAnsi="Times New Roman"/>
                <w:sz w:val="20"/>
                <w:szCs w:val="20"/>
              </w:rPr>
              <w:t>e</w:t>
            </w:r>
            <w:r w:rsidRPr="005F5887">
              <w:rPr>
                <w:rFonts w:ascii="Times New Roman" w:hAnsi="Times New Roman"/>
                <w:sz w:val="20"/>
                <w:szCs w:val="20"/>
              </w:rPr>
              <w:t xml:space="preserve"> </w:t>
            </w:r>
            <w:r>
              <w:rPr>
                <w:rFonts w:ascii="Times New Roman" w:hAnsi="Times New Roman"/>
                <w:sz w:val="20"/>
                <w:szCs w:val="20"/>
              </w:rPr>
              <w:t>g</w:t>
            </w:r>
            <w:r w:rsidRPr="005F5887">
              <w:rPr>
                <w:rFonts w:ascii="Times New Roman" w:hAnsi="Times New Roman"/>
                <w:sz w:val="20"/>
                <w:szCs w:val="20"/>
              </w:rPr>
              <w:t xml:space="preserve">oal </w:t>
            </w:r>
            <w:r>
              <w:rPr>
                <w:rFonts w:ascii="Times New Roman" w:hAnsi="Times New Roman"/>
                <w:sz w:val="20"/>
                <w:szCs w:val="20"/>
              </w:rPr>
              <w:t xml:space="preserve">and goalType </w:t>
            </w:r>
            <w:r w:rsidRPr="005F5887">
              <w:rPr>
                <w:rFonts w:ascii="Times New Roman" w:hAnsi="Times New Roman"/>
                <w:sz w:val="20"/>
                <w:szCs w:val="20"/>
              </w:rPr>
              <w:t>using a Phase and rule set</w:t>
            </w:r>
            <w:r w:rsidR="009636B4">
              <w:rPr>
                <w:rFonts w:ascii="Times New Roman" w:hAnsi="Times New Roman"/>
                <w:sz w:val="20"/>
                <w:szCs w:val="20"/>
              </w:rPr>
              <w:t xml:space="preserve"> in the parent bundle</w:t>
            </w:r>
            <w:r w:rsidRPr="005F5887">
              <w:rPr>
                <w:rFonts w:ascii="Times New Roman" w:hAnsi="Times New Roman"/>
                <w:sz w:val="20"/>
                <w:szCs w:val="20"/>
              </w:rPr>
              <w:t>.</w:t>
            </w:r>
            <w:r>
              <w:rPr>
                <w:rFonts w:ascii="Times New Roman" w:hAnsi="Times New Roman"/>
                <w:sz w:val="20"/>
                <w:szCs w:val="20"/>
              </w:rPr>
              <w:t xml:space="preserve">  As an example;</w:t>
            </w:r>
          </w:p>
          <w:p w:rsidR="00F87C9B" w:rsidRDefault="00F87C9B" w:rsidP="00F87C9B">
            <w:pPr>
              <w:pStyle w:val="NoSpacing"/>
              <w:rPr>
                <w:rFonts w:ascii="Times New Roman" w:hAnsi="Times New Roman"/>
                <w:sz w:val="20"/>
                <w:szCs w:val="20"/>
              </w:rPr>
            </w:pPr>
          </w:p>
          <w:p w:rsidR="00F87C9B" w:rsidRDefault="00F87C9B" w:rsidP="000A6262">
            <w:pPr>
              <w:pStyle w:val="NoSpacing"/>
            </w:pPr>
            <w:r w:rsidRPr="00BE4CB4">
              <w:rPr>
                <w:rFonts w:ascii="Times New Roman" w:hAnsi="Times New Roman"/>
                <w:sz w:val="20"/>
                <w:szCs w:val="20"/>
              </w:rPr>
              <w:t>&lt;Phase epsid="0" peid="1111ZM5AEd6ukwAf4hSEQQ" invoked="</w:t>
            </w:r>
            <w:r w:rsidR="009636B4">
              <w:rPr>
                <w:rFonts w:ascii="Times New Roman" w:hAnsi="Times New Roman"/>
                <w:sz w:val="20"/>
                <w:szCs w:val="20"/>
              </w:rPr>
              <w:t>defined</w:t>
            </w:r>
            <w:r w:rsidRPr="00BE4CB4">
              <w:rPr>
                <w:rFonts w:ascii="Times New Roman" w:hAnsi="Times New Roman"/>
                <w:sz w:val="20"/>
                <w:szCs w:val="20"/>
              </w:rPr>
              <w:t>"&gt;</w:t>
            </w:r>
            <w:r w:rsidRPr="00BE4CB4">
              <w:rPr>
                <w:rFonts w:ascii="Times New Roman" w:hAnsi="Times New Roman"/>
                <w:sz w:val="20"/>
                <w:szCs w:val="20"/>
              </w:rPr>
              <w:br/>
            </w:r>
            <w:r w:rsidRPr="00BE4CB4">
              <w:rPr>
                <w:rFonts w:ascii="Times New Roman" w:hAnsi="Times New Roman"/>
                <w:sz w:val="20"/>
                <w:szCs w:val="20"/>
              </w:rPr>
              <w:tab/>
              <w:t>&lt;ProcessRuleSelector ruleId="</w:t>
            </w:r>
            <w:r w:rsidR="00ED1F9A">
              <w:rPr>
                <w:rFonts w:ascii="Times New Roman" w:hAnsi="Times New Roman"/>
                <w:sz w:val="20"/>
                <w:szCs w:val="20"/>
              </w:rPr>
              <w:t>SetGoal</w:t>
            </w:r>
            <w:r w:rsidRPr="00BE4CB4">
              <w:rPr>
                <w:rFonts w:ascii="Times New Roman" w:hAnsi="Times New Roman"/>
                <w:sz w:val="20"/>
                <w:szCs w:val="20"/>
              </w:rPr>
              <w:t xml:space="preserve">" </w:t>
            </w:r>
            <w:r w:rsidRPr="00BE4CB4">
              <w:rPr>
                <w:rFonts w:ascii="Times New Roman" w:hAnsi="Times New Roman"/>
                <w:sz w:val="20"/>
                <w:szCs w:val="20"/>
              </w:rPr>
              <w:tab/>
              <w:t>ruleRepository="urn:canoe:safi:rulesRepo:1.0"&gt;</w:t>
            </w:r>
            <w:r w:rsidRPr="00BE4CB4">
              <w:rPr>
                <w:rFonts w:ascii="Times New Roman" w:hAnsi="Times New Roman"/>
                <w:sz w:val="20"/>
                <w:szCs w:val="20"/>
              </w:rPr>
              <w:br/>
            </w:r>
            <w:r w:rsidRPr="00BE4CB4">
              <w:rPr>
                <w:rFonts w:ascii="Times New Roman" w:hAnsi="Times New Roman"/>
                <w:sz w:val="20"/>
                <w:szCs w:val="20"/>
              </w:rPr>
              <w:tab/>
            </w:r>
            <w:r w:rsidRPr="00BE4CB4">
              <w:rPr>
                <w:rFonts w:ascii="Times New Roman" w:hAnsi="Times New Roman"/>
                <w:sz w:val="20"/>
                <w:szCs w:val="20"/>
              </w:rPr>
              <w:tab/>
              <w:t xml:space="preserve">&lt;Arg </w:t>
            </w:r>
            <w:r>
              <w:rPr>
                <w:rFonts w:ascii="Times New Roman" w:hAnsi="Times New Roman"/>
                <w:sz w:val="20"/>
                <w:szCs w:val="20"/>
              </w:rPr>
              <w:t>variable</w:t>
            </w:r>
            <w:r w:rsidRPr="00BE4CB4">
              <w:rPr>
                <w:rFonts w:ascii="Times New Roman" w:hAnsi="Times New Roman"/>
                <w:sz w:val="20"/>
                <w:szCs w:val="20"/>
              </w:rPr>
              <w:t>="goal"&gt;100000&lt;/Arg&gt;</w:t>
            </w:r>
            <w:r w:rsidRPr="00BE4CB4">
              <w:rPr>
                <w:rFonts w:ascii="Times New Roman" w:hAnsi="Times New Roman"/>
                <w:sz w:val="20"/>
                <w:szCs w:val="20"/>
              </w:rPr>
              <w:br/>
            </w:r>
            <w:r w:rsidRPr="00BE4CB4">
              <w:rPr>
                <w:rFonts w:ascii="Times New Roman" w:hAnsi="Times New Roman"/>
                <w:sz w:val="20"/>
                <w:szCs w:val="20"/>
              </w:rPr>
              <w:tab/>
            </w:r>
            <w:r w:rsidRPr="00BE4CB4">
              <w:rPr>
                <w:rFonts w:ascii="Times New Roman" w:hAnsi="Times New Roman"/>
                <w:sz w:val="20"/>
                <w:szCs w:val="20"/>
              </w:rPr>
              <w:tab/>
              <w:t xml:space="preserve">&lt;Arg </w:t>
            </w:r>
            <w:r>
              <w:rPr>
                <w:rFonts w:ascii="Times New Roman" w:hAnsi="Times New Roman"/>
                <w:sz w:val="20"/>
                <w:szCs w:val="20"/>
              </w:rPr>
              <w:t>variable</w:t>
            </w:r>
            <w:r w:rsidRPr="00BE4CB4">
              <w:rPr>
                <w:rFonts w:ascii="Times New Roman" w:hAnsi="Times New Roman"/>
                <w:sz w:val="20"/>
                <w:szCs w:val="20"/>
              </w:rPr>
              <w:t>="goalType"&gt;</w:t>
            </w:r>
            <w:r w:rsidR="0051743F">
              <w:rPr>
                <w:rFonts w:ascii="Times New Roman" w:hAnsi="Times New Roman"/>
                <w:sz w:val="20"/>
                <w:szCs w:val="20"/>
              </w:rPr>
              <w:t>views</w:t>
            </w:r>
            <w:r w:rsidRPr="00BE4CB4">
              <w:rPr>
                <w:rFonts w:ascii="Times New Roman" w:hAnsi="Times New Roman"/>
                <w:sz w:val="20"/>
                <w:szCs w:val="20"/>
              </w:rPr>
              <w:t>&lt;/Arg&gt;</w:t>
            </w:r>
            <w:r w:rsidRPr="00BE4CB4">
              <w:rPr>
                <w:rFonts w:ascii="Times New Roman" w:hAnsi="Times New Roman"/>
                <w:sz w:val="20"/>
                <w:szCs w:val="20"/>
              </w:rPr>
              <w:br/>
            </w:r>
            <w:r w:rsidRPr="00BE4CB4">
              <w:rPr>
                <w:rFonts w:ascii="Times New Roman" w:hAnsi="Times New Roman"/>
                <w:sz w:val="20"/>
                <w:szCs w:val="20"/>
              </w:rPr>
              <w:tab/>
              <w:t>&lt;/ProcessRuleSelector&gt;</w:t>
            </w:r>
            <w:r w:rsidRPr="00BE4CB4">
              <w:rPr>
                <w:rFonts w:ascii="Times New Roman" w:hAnsi="Times New Roman"/>
                <w:sz w:val="20"/>
                <w:szCs w:val="20"/>
              </w:rPr>
              <w:br/>
              <w:t>&lt;/Phase&gt;</w:t>
            </w:r>
          </w:p>
        </w:tc>
      </w:tr>
      <w:tr w:rsidR="001928D9" w:rsidRPr="00952AC9" w:rsidTr="00F83ACE">
        <w:tc>
          <w:tcPr>
            <w:tcW w:w="10458" w:type="dxa"/>
            <w:shd w:val="clear" w:color="auto" w:fill="auto"/>
          </w:tcPr>
          <w:p w:rsidR="001928D9" w:rsidRPr="00981E45" w:rsidRDefault="001928D9" w:rsidP="00D96454">
            <w:pPr>
              <w:pStyle w:val="ListParagraph"/>
              <w:numPr>
                <w:ilvl w:val="0"/>
                <w:numId w:val="111"/>
              </w:numPr>
              <w:rPr>
                <w:b/>
              </w:rPr>
            </w:pPr>
            <w:r>
              <w:rPr>
                <w:b/>
              </w:rPr>
              <w:t xml:space="preserve"> / Phase 1 / Performance Goals</w:t>
            </w:r>
          </w:p>
          <w:p w:rsidR="001928D9" w:rsidRDefault="009D17EC" w:rsidP="0051743F">
            <w:pPr>
              <w:pStyle w:val="NoSpacing"/>
              <w:jc w:val="both"/>
            </w:pPr>
            <w:r>
              <w:rPr>
                <w:rFonts w:ascii="Times New Roman" w:hAnsi="Times New Roman"/>
                <w:sz w:val="20"/>
                <w:szCs w:val="20"/>
              </w:rPr>
              <w:t xml:space="preserve">Canoe has designated the “SetGoal” </w:t>
            </w:r>
            <w:r w:rsidRPr="0051743F">
              <w:rPr>
                <w:rFonts w:ascii="Times New Roman" w:hAnsi="Times New Roman"/>
                <w:sz w:val="20"/>
                <w:szCs w:val="20"/>
              </w:rPr>
              <w:t xml:space="preserve">rule to be invoked on “defined” so the goal </w:t>
            </w:r>
            <w:r w:rsidR="00C70F6F" w:rsidRPr="0051743F">
              <w:rPr>
                <w:rFonts w:ascii="Times New Roman" w:hAnsi="Times New Roman"/>
                <w:sz w:val="20"/>
                <w:szCs w:val="20"/>
              </w:rPr>
              <w:t>and goalType are</w:t>
            </w:r>
            <w:r w:rsidRPr="0051743F">
              <w:rPr>
                <w:rFonts w:ascii="Times New Roman" w:hAnsi="Times New Roman"/>
                <w:sz w:val="20"/>
                <w:szCs w:val="20"/>
              </w:rPr>
              <w:t xml:space="preserve"> only communicated once</w:t>
            </w:r>
            <w:r w:rsidR="0051743F" w:rsidRPr="0051743F">
              <w:rPr>
                <w:rFonts w:ascii="Times New Roman" w:hAnsi="Times New Roman"/>
                <w:sz w:val="20"/>
                <w:szCs w:val="20"/>
              </w:rPr>
              <w:t xml:space="preserve"> each time the </w:t>
            </w:r>
            <w:r w:rsidRPr="0051743F">
              <w:rPr>
                <w:rFonts w:ascii="Times New Roman" w:hAnsi="Times New Roman"/>
                <w:sz w:val="20"/>
                <w:szCs w:val="20"/>
              </w:rPr>
              <w:t xml:space="preserve">campaign item is updated.     </w:t>
            </w:r>
          </w:p>
        </w:tc>
      </w:tr>
      <w:tr w:rsidR="00C20728" w:rsidRPr="00952AC9" w:rsidTr="00F83ACE">
        <w:tc>
          <w:tcPr>
            <w:tcW w:w="10458" w:type="dxa"/>
            <w:shd w:val="clear" w:color="auto" w:fill="auto"/>
          </w:tcPr>
          <w:p w:rsidR="00C20728" w:rsidRPr="000A6262" w:rsidRDefault="00C20728" w:rsidP="00D96454">
            <w:pPr>
              <w:pStyle w:val="ListParagraph"/>
              <w:numPr>
                <w:ilvl w:val="0"/>
                <w:numId w:val="111"/>
              </w:numPr>
              <w:rPr>
                <w:b/>
              </w:rPr>
            </w:pPr>
            <w:r w:rsidRPr="000A6262">
              <w:rPr>
                <w:b/>
              </w:rPr>
              <w:t xml:space="preserve"> / Phase 1 / Performance Goals</w:t>
            </w:r>
          </w:p>
          <w:p w:rsidR="00C20728" w:rsidRDefault="00C20728" w:rsidP="000A6262">
            <w:pPr>
              <w:pStyle w:val="NoSpacing"/>
            </w:pPr>
            <w:r w:rsidRPr="000A6262">
              <w:rPr>
                <w:rFonts w:ascii="Times New Roman" w:hAnsi="Times New Roman"/>
                <w:sz w:val="20"/>
                <w:szCs w:val="20"/>
              </w:rPr>
              <w:t xml:space="preserve">The goalType can have a valid value of “views”  </w:t>
            </w:r>
          </w:p>
        </w:tc>
      </w:tr>
      <w:tr w:rsidR="00F87C9B" w:rsidRPr="00952AC9" w:rsidTr="00F83ACE">
        <w:tc>
          <w:tcPr>
            <w:tcW w:w="10458" w:type="dxa"/>
            <w:shd w:val="clear" w:color="auto" w:fill="auto"/>
          </w:tcPr>
          <w:p w:rsidR="00F87C9B" w:rsidRPr="000A6262" w:rsidRDefault="00F87C9B" w:rsidP="00D96454">
            <w:pPr>
              <w:pStyle w:val="ListParagraph"/>
              <w:numPr>
                <w:ilvl w:val="0"/>
                <w:numId w:val="111"/>
              </w:numPr>
              <w:rPr>
                <w:b/>
              </w:rPr>
            </w:pPr>
            <w:r w:rsidRPr="000A6262">
              <w:rPr>
                <w:b/>
              </w:rPr>
              <w:t xml:space="preserve"> / Phase </w:t>
            </w:r>
            <w:r w:rsidR="00C20728" w:rsidRPr="000A6262">
              <w:rPr>
                <w:b/>
              </w:rPr>
              <w:t>2</w:t>
            </w:r>
            <w:r w:rsidRPr="000A6262">
              <w:rPr>
                <w:b/>
              </w:rPr>
              <w:t xml:space="preserve"> / Performance Goals</w:t>
            </w:r>
          </w:p>
          <w:p w:rsidR="00F87C9B" w:rsidRDefault="00F87C9B" w:rsidP="009451CE">
            <w:pPr>
              <w:pStyle w:val="NoSpacing"/>
            </w:pPr>
            <w:r>
              <w:rPr>
                <w:rFonts w:ascii="Times New Roman" w:hAnsi="Times New Roman"/>
                <w:sz w:val="20"/>
                <w:szCs w:val="20"/>
              </w:rPr>
              <w:t xml:space="preserve">The goalType can have </w:t>
            </w:r>
            <w:r w:rsidR="000A6262">
              <w:rPr>
                <w:rFonts w:ascii="Times New Roman" w:hAnsi="Times New Roman"/>
                <w:sz w:val="20"/>
                <w:szCs w:val="20"/>
              </w:rPr>
              <w:t>a value of “insertions” or “views”</w:t>
            </w:r>
            <w:r>
              <w:rPr>
                <w:rFonts w:ascii="Times New Roman" w:hAnsi="Times New Roman"/>
                <w:sz w:val="20"/>
                <w:szCs w:val="20"/>
              </w:rPr>
              <w:t xml:space="preserve"> </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w:t>
            </w:r>
            <w:r w:rsidR="001625D2">
              <w:rPr>
                <w:b/>
              </w:rPr>
              <w:t>2</w:t>
            </w:r>
            <w:r>
              <w:rPr>
                <w:b/>
              </w:rPr>
              <w:t xml:space="preserve"> / Performance Goals</w:t>
            </w:r>
          </w:p>
          <w:p w:rsidR="00F87C9B" w:rsidRDefault="00F87C9B" w:rsidP="0051743F">
            <w:pPr>
              <w:pStyle w:val="NoSpacing"/>
            </w:pPr>
            <w:r w:rsidRPr="00BE4CB4">
              <w:rPr>
                <w:rFonts w:ascii="Times New Roman" w:hAnsi="Times New Roman"/>
                <w:sz w:val="20"/>
                <w:szCs w:val="20"/>
              </w:rPr>
              <w:t xml:space="preserve">Canoe expects </w:t>
            </w:r>
            <w:r w:rsidR="006024B7">
              <w:rPr>
                <w:rFonts w:ascii="Times New Roman" w:hAnsi="Times New Roman"/>
                <w:sz w:val="20"/>
                <w:szCs w:val="20"/>
              </w:rPr>
              <w:t>the CIP consumer</w:t>
            </w:r>
            <w:r w:rsidRPr="00BE4CB4">
              <w:rPr>
                <w:rFonts w:ascii="Times New Roman" w:hAnsi="Times New Roman"/>
                <w:sz w:val="20"/>
                <w:szCs w:val="20"/>
              </w:rPr>
              <w:t xml:space="preserve"> to identify an “insertion” as having occurred for a</w:t>
            </w:r>
            <w:r w:rsidR="009636B4">
              <w:rPr>
                <w:rFonts w:ascii="Times New Roman" w:hAnsi="Times New Roman"/>
                <w:sz w:val="20"/>
                <w:szCs w:val="20"/>
              </w:rPr>
              <w:t xml:space="preserve"> campaign item </w:t>
            </w:r>
            <w:r w:rsidRPr="00BE4CB4">
              <w:rPr>
                <w:rFonts w:ascii="Times New Roman" w:hAnsi="Times New Roman"/>
                <w:sz w:val="20"/>
                <w:szCs w:val="20"/>
              </w:rPr>
              <w:t xml:space="preserve">when an ad </w:t>
            </w:r>
            <w:r w:rsidR="009636B4">
              <w:rPr>
                <w:rFonts w:ascii="Times New Roman" w:hAnsi="Times New Roman"/>
                <w:sz w:val="20"/>
                <w:szCs w:val="20"/>
              </w:rPr>
              <w:t>within the scope o</w:t>
            </w:r>
            <w:r w:rsidRPr="00BE4CB4">
              <w:rPr>
                <w:rFonts w:ascii="Times New Roman" w:hAnsi="Times New Roman"/>
                <w:sz w:val="20"/>
                <w:szCs w:val="20"/>
              </w:rPr>
              <w:t>f</w:t>
            </w:r>
            <w:r w:rsidR="009636B4">
              <w:rPr>
                <w:rFonts w:ascii="Times New Roman" w:hAnsi="Times New Roman"/>
                <w:sz w:val="20"/>
                <w:szCs w:val="20"/>
              </w:rPr>
              <w:t xml:space="preserve"> the associated parent Bundle </w:t>
            </w:r>
            <w:r w:rsidRPr="00BE4CB4">
              <w:rPr>
                <w:rFonts w:ascii="Times New Roman" w:hAnsi="Times New Roman"/>
                <w:sz w:val="20"/>
                <w:szCs w:val="20"/>
              </w:rPr>
              <w:t xml:space="preserve">is designated for inclusion in a playlist (included in a placementResponse) by the </w:t>
            </w:r>
            <w:r w:rsidR="00EB28EB">
              <w:rPr>
                <w:rFonts w:ascii="Times New Roman" w:hAnsi="Times New Roman"/>
                <w:sz w:val="20"/>
                <w:szCs w:val="20"/>
              </w:rPr>
              <w:t xml:space="preserve">CIP </w:t>
            </w:r>
            <w:r w:rsidR="00EB28EB">
              <w:rPr>
                <w:rFonts w:ascii="Times New Roman" w:hAnsi="Times New Roman"/>
                <w:sz w:val="20"/>
                <w:szCs w:val="20"/>
              </w:rPr>
              <w:lastRenderedPageBreak/>
              <w:t>consumer</w:t>
            </w:r>
            <w:r w:rsidRPr="00BE4CB4">
              <w:rPr>
                <w:rFonts w:ascii="Times New Roman" w:hAnsi="Times New Roman"/>
                <w:sz w:val="20"/>
                <w:szCs w:val="20"/>
              </w:rPr>
              <w:t>.</w:t>
            </w:r>
            <w:r>
              <w:rPr>
                <w:rFonts w:ascii="Times New Roman" w:hAnsi="Times New Roman"/>
                <w:sz w:val="20"/>
                <w:szCs w:val="20"/>
              </w:rPr>
              <w:t xml:space="preserve">  </w:t>
            </w:r>
          </w:p>
        </w:tc>
      </w:tr>
      <w:tr w:rsidR="00B53940" w:rsidRPr="00952AC9" w:rsidTr="00F83ACE">
        <w:tc>
          <w:tcPr>
            <w:tcW w:w="10458" w:type="dxa"/>
            <w:shd w:val="clear" w:color="auto" w:fill="auto"/>
          </w:tcPr>
          <w:p w:rsidR="00B53940" w:rsidRPr="00981E45" w:rsidRDefault="00B53940" w:rsidP="00D96454">
            <w:pPr>
              <w:pStyle w:val="ListParagraph"/>
              <w:numPr>
                <w:ilvl w:val="0"/>
                <w:numId w:val="111"/>
              </w:numPr>
              <w:rPr>
                <w:b/>
              </w:rPr>
            </w:pPr>
            <w:r>
              <w:rPr>
                <w:b/>
              </w:rPr>
              <w:lastRenderedPageBreak/>
              <w:t xml:space="preserve"> / Phase </w:t>
            </w:r>
            <w:r w:rsidR="001625D2">
              <w:rPr>
                <w:b/>
              </w:rPr>
              <w:t>2</w:t>
            </w:r>
            <w:r>
              <w:rPr>
                <w:b/>
              </w:rPr>
              <w:t xml:space="preserve"> / Performance Goals</w:t>
            </w:r>
          </w:p>
          <w:p w:rsidR="00B53940" w:rsidRDefault="006024B7" w:rsidP="0051743F">
            <w:pPr>
              <w:pStyle w:val="NoSpacing"/>
            </w:pPr>
            <w:r>
              <w:rPr>
                <w:rFonts w:ascii="Times New Roman" w:hAnsi="Times New Roman"/>
                <w:sz w:val="20"/>
                <w:szCs w:val="20"/>
              </w:rPr>
              <w:t>The CIP consumer</w:t>
            </w:r>
            <w:r w:rsidR="00B53940">
              <w:rPr>
                <w:rFonts w:ascii="Times New Roman" w:hAnsi="Times New Roman"/>
                <w:sz w:val="20"/>
                <w:szCs w:val="20"/>
              </w:rPr>
              <w:t xml:space="preserve"> is expected to report insertions in regularly scheduled FeedbackNotice messages.   The FeedbackNotice includes a</w:t>
            </w:r>
            <w:r w:rsidR="00ED1F9A">
              <w:rPr>
                <w:rFonts w:ascii="Times New Roman" w:hAnsi="Times New Roman"/>
                <w:sz w:val="20"/>
                <w:szCs w:val="20"/>
              </w:rPr>
              <w:t xml:space="preserve"> cumulative </w:t>
            </w:r>
            <w:r w:rsidR="00B53940">
              <w:rPr>
                <w:rFonts w:ascii="Times New Roman" w:hAnsi="Times New Roman"/>
                <w:sz w:val="20"/>
                <w:szCs w:val="20"/>
              </w:rPr>
              <w:t>count of the insertions for an ad.  The FeedbackNotice is generated at the time specified in the reportAsOf attribute</w:t>
            </w:r>
            <w:r w:rsidR="00993664">
              <w:rPr>
                <w:rFonts w:ascii="Times New Roman" w:hAnsi="Times New Roman"/>
                <w:sz w:val="20"/>
                <w:szCs w:val="20"/>
              </w:rPr>
              <w:t xml:space="preserve"> of the StateFeedback element</w:t>
            </w:r>
            <w:r w:rsidR="0051743F">
              <w:rPr>
                <w:rFonts w:ascii="Times New Roman" w:hAnsi="Times New Roman"/>
                <w:sz w:val="20"/>
                <w:szCs w:val="20"/>
              </w:rPr>
              <w:t xml:space="preserve"> and </w:t>
            </w:r>
            <w:proofErr w:type="gramStart"/>
            <w:r w:rsidR="0051743F">
              <w:rPr>
                <w:rFonts w:ascii="Times New Roman" w:hAnsi="Times New Roman"/>
                <w:sz w:val="20"/>
                <w:szCs w:val="20"/>
              </w:rPr>
              <w:t>then every X duration</w:t>
            </w:r>
            <w:proofErr w:type="gramEnd"/>
            <w:r w:rsidR="0051743F">
              <w:rPr>
                <w:rFonts w:ascii="Times New Roman" w:hAnsi="Times New Roman"/>
                <w:sz w:val="20"/>
                <w:szCs w:val="20"/>
              </w:rPr>
              <w:t xml:space="preserve"> after that as indicated by the r</w:t>
            </w:r>
            <w:r w:rsidR="001625D2">
              <w:rPr>
                <w:rFonts w:ascii="Times New Roman" w:hAnsi="Times New Roman"/>
                <w:sz w:val="20"/>
                <w:szCs w:val="20"/>
              </w:rPr>
              <w:t>eportInterval</w:t>
            </w:r>
            <w:r w:rsidR="0051743F">
              <w:rPr>
                <w:rFonts w:ascii="Times New Roman" w:hAnsi="Times New Roman"/>
                <w:sz w:val="20"/>
                <w:szCs w:val="20"/>
              </w:rPr>
              <w:t xml:space="preserve"> attribute until the reportEndTime is reached.</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1 / Performance Goals</w:t>
            </w:r>
          </w:p>
          <w:p w:rsidR="00F87C9B" w:rsidRDefault="00F87C9B" w:rsidP="006024B7">
            <w:pPr>
              <w:pStyle w:val="NoSpacing"/>
            </w:pPr>
            <w:r>
              <w:t>C</w:t>
            </w:r>
            <w:r w:rsidRPr="00BE4CB4">
              <w:rPr>
                <w:rFonts w:ascii="Times New Roman" w:hAnsi="Times New Roman"/>
                <w:sz w:val="20"/>
                <w:szCs w:val="20"/>
              </w:rPr>
              <w:t xml:space="preserve">anoe expects </w:t>
            </w:r>
            <w:r w:rsidR="006024B7">
              <w:rPr>
                <w:rFonts w:ascii="Times New Roman" w:hAnsi="Times New Roman"/>
                <w:sz w:val="20"/>
                <w:szCs w:val="20"/>
              </w:rPr>
              <w:t>the CIP consumer</w:t>
            </w:r>
            <w:r w:rsidRPr="00BE4CB4">
              <w:rPr>
                <w:rFonts w:ascii="Times New Roman" w:hAnsi="Times New Roman"/>
                <w:sz w:val="20"/>
                <w:szCs w:val="20"/>
              </w:rPr>
              <w:t xml:space="preserve"> to identify a “view” as having occurred for </w:t>
            </w:r>
            <w:r w:rsidR="00B53940">
              <w:rPr>
                <w:rFonts w:ascii="Times New Roman" w:hAnsi="Times New Roman"/>
                <w:sz w:val="20"/>
                <w:szCs w:val="20"/>
              </w:rPr>
              <w:t>a campaign item</w:t>
            </w:r>
            <w:r w:rsidRPr="00BE4CB4">
              <w:rPr>
                <w:rFonts w:ascii="Times New Roman" w:hAnsi="Times New Roman"/>
                <w:sz w:val="20"/>
                <w:szCs w:val="20"/>
              </w:rPr>
              <w:t xml:space="preserve"> when the first frame from an ad </w:t>
            </w:r>
            <w:r w:rsidR="00B53940">
              <w:rPr>
                <w:rFonts w:ascii="Times New Roman" w:hAnsi="Times New Roman"/>
                <w:sz w:val="20"/>
                <w:szCs w:val="20"/>
              </w:rPr>
              <w:t xml:space="preserve">in the scope of the associated parent Bundle is </w:t>
            </w:r>
            <w:r w:rsidRPr="00BE4CB4">
              <w:rPr>
                <w:rFonts w:ascii="Times New Roman" w:hAnsi="Times New Roman"/>
                <w:sz w:val="20"/>
                <w:szCs w:val="20"/>
              </w:rPr>
              <w:t>played in NPT</w:t>
            </w:r>
            <w:r w:rsidR="001625D2">
              <w:rPr>
                <w:rFonts w:ascii="Times New Roman" w:hAnsi="Times New Roman"/>
                <w:sz w:val="20"/>
                <w:szCs w:val="20"/>
              </w:rPr>
              <w:t xml:space="preserve"> with a scale of 1</w:t>
            </w:r>
            <w:r w:rsidRPr="00BE4CB4">
              <w:rPr>
                <w:rFonts w:ascii="Times New Roman" w:hAnsi="Times New Roman"/>
                <w:sz w:val="20"/>
                <w:szCs w:val="20"/>
              </w:rPr>
              <w:t xml:space="preserve">.  </w:t>
            </w:r>
          </w:p>
        </w:tc>
      </w:tr>
      <w:tr w:rsidR="00B53940" w:rsidRPr="00952AC9" w:rsidTr="00F83ACE">
        <w:tc>
          <w:tcPr>
            <w:tcW w:w="10458" w:type="dxa"/>
            <w:shd w:val="clear" w:color="auto" w:fill="auto"/>
          </w:tcPr>
          <w:p w:rsidR="00B53940" w:rsidRPr="00981E45" w:rsidRDefault="00B53940" w:rsidP="00D96454">
            <w:pPr>
              <w:pStyle w:val="ListParagraph"/>
              <w:numPr>
                <w:ilvl w:val="0"/>
                <w:numId w:val="111"/>
              </w:numPr>
              <w:rPr>
                <w:b/>
              </w:rPr>
            </w:pPr>
            <w:r>
              <w:rPr>
                <w:b/>
              </w:rPr>
              <w:t xml:space="preserve"> / Phase 1 / Performance Goals</w:t>
            </w:r>
          </w:p>
          <w:p w:rsidR="00304D7F" w:rsidRPr="00304D7F" w:rsidRDefault="006024B7" w:rsidP="0051743F">
            <w:pPr>
              <w:pStyle w:val="NoSpacing"/>
              <w:rPr>
                <w:rFonts w:ascii="Times New Roman" w:hAnsi="Times New Roman"/>
                <w:sz w:val="20"/>
                <w:szCs w:val="20"/>
              </w:rPr>
            </w:pPr>
            <w:r>
              <w:rPr>
                <w:rFonts w:ascii="Times New Roman" w:hAnsi="Times New Roman"/>
                <w:sz w:val="20"/>
                <w:szCs w:val="20"/>
              </w:rPr>
              <w:t>The CIP consumer</w:t>
            </w:r>
            <w:r w:rsidR="00B53940">
              <w:rPr>
                <w:rFonts w:ascii="Times New Roman" w:hAnsi="Times New Roman"/>
                <w:sz w:val="20"/>
                <w:szCs w:val="20"/>
              </w:rPr>
              <w:t xml:space="preserve"> is expected to report views in regularly scheduled FeedbackNotice messages.   The FeedbackNotice includes a </w:t>
            </w:r>
            <w:r w:rsidR="00ED1F9A">
              <w:rPr>
                <w:rFonts w:ascii="Times New Roman" w:hAnsi="Times New Roman"/>
                <w:sz w:val="20"/>
                <w:szCs w:val="20"/>
              </w:rPr>
              <w:t xml:space="preserve">cumulative </w:t>
            </w:r>
            <w:r w:rsidR="00B53940">
              <w:rPr>
                <w:rFonts w:ascii="Times New Roman" w:hAnsi="Times New Roman"/>
                <w:sz w:val="20"/>
                <w:szCs w:val="20"/>
              </w:rPr>
              <w:t xml:space="preserve">count of the </w:t>
            </w:r>
            <w:r w:rsidR="00ED1F9A">
              <w:rPr>
                <w:rFonts w:ascii="Times New Roman" w:hAnsi="Times New Roman"/>
                <w:sz w:val="20"/>
                <w:szCs w:val="20"/>
              </w:rPr>
              <w:t>views</w:t>
            </w:r>
            <w:r w:rsidR="00B53940">
              <w:rPr>
                <w:rFonts w:ascii="Times New Roman" w:hAnsi="Times New Roman"/>
                <w:sz w:val="20"/>
                <w:szCs w:val="20"/>
              </w:rPr>
              <w:t xml:space="preserve"> for an ad</w:t>
            </w:r>
            <w:r w:rsidR="001928D9">
              <w:rPr>
                <w:rFonts w:ascii="Times New Roman" w:hAnsi="Times New Roman"/>
                <w:sz w:val="20"/>
                <w:szCs w:val="20"/>
              </w:rPr>
              <w:t>.</w:t>
            </w:r>
            <w:r w:rsidR="00B53940">
              <w:rPr>
                <w:rFonts w:ascii="Times New Roman" w:hAnsi="Times New Roman"/>
                <w:sz w:val="20"/>
                <w:szCs w:val="20"/>
              </w:rPr>
              <w:t xml:space="preserve">  </w:t>
            </w:r>
            <w:r w:rsidR="0051743F">
              <w:rPr>
                <w:rFonts w:ascii="Times New Roman" w:hAnsi="Times New Roman"/>
                <w:sz w:val="20"/>
                <w:szCs w:val="20"/>
              </w:rPr>
              <w:t xml:space="preserve">The FeedbackNotice is generated at the time specified in the reportAsOf attribute of the StateFeedback element and </w:t>
            </w:r>
            <w:proofErr w:type="gramStart"/>
            <w:r w:rsidR="0051743F">
              <w:rPr>
                <w:rFonts w:ascii="Times New Roman" w:hAnsi="Times New Roman"/>
                <w:sz w:val="20"/>
                <w:szCs w:val="20"/>
              </w:rPr>
              <w:t>then every X duration</w:t>
            </w:r>
            <w:proofErr w:type="gramEnd"/>
            <w:r w:rsidR="0051743F">
              <w:rPr>
                <w:rFonts w:ascii="Times New Roman" w:hAnsi="Times New Roman"/>
                <w:sz w:val="20"/>
                <w:szCs w:val="20"/>
              </w:rPr>
              <w:t xml:space="preserve"> after that as indicated by the reportInterval attribute until the reportEndTime is reached.</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1 / Performance Goals</w:t>
            </w:r>
          </w:p>
          <w:p w:rsidR="00F87C9B" w:rsidRDefault="00F87C9B">
            <w:pPr>
              <w:pStyle w:val="NoSpacing"/>
            </w:pPr>
            <w:r>
              <w:rPr>
                <w:rFonts w:ascii="Times New Roman" w:hAnsi="Times New Roman"/>
                <w:sz w:val="20"/>
                <w:szCs w:val="20"/>
              </w:rPr>
              <w:t xml:space="preserve">Canoe expects </w:t>
            </w:r>
            <w:r w:rsidR="006024B7">
              <w:rPr>
                <w:rFonts w:ascii="Times New Roman" w:hAnsi="Times New Roman"/>
                <w:sz w:val="20"/>
                <w:szCs w:val="20"/>
              </w:rPr>
              <w:t>the CIP consumer</w:t>
            </w:r>
            <w:r w:rsidRPr="007625C7">
              <w:rPr>
                <w:rFonts w:ascii="Times New Roman" w:hAnsi="Times New Roman"/>
                <w:sz w:val="20"/>
                <w:szCs w:val="20"/>
              </w:rPr>
              <w:t xml:space="preserve"> will </w:t>
            </w:r>
            <w:ins w:id="238" w:author="Tim Whitton" w:date="2012-02-07T12:14:00Z">
              <w:r w:rsidR="00F06803">
                <w:rPr>
                  <w:rFonts w:ascii="Times New Roman" w:hAnsi="Times New Roman"/>
                  <w:sz w:val="20"/>
                  <w:szCs w:val="20"/>
                </w:rPr>
                <w:t xml:space="preserve">continue to execute to </w:t>
              </w:r>
            </w:ins>
            <w:del w:id="239" w:author="Tim Whitton" w:date="2012-02-07T12:14:00Z">
              <w:r w:rsidRPr="007625C7" w:rsidDel="00F06803">
                <w:rPr>
                  <w:rFonts w:ascii="Times New Roman" w:hAnsi="Times New Roman"/>
                  <w:sz w:val="20"/>
                  <w:szCs w:val="20"/>
                </w:rPr>
                <w:delText>ful</w:delText>
              </w:r>
            </w:del>
            <w:r w:rsidRPr="007625C7">
              <w:rPr>
                <w:rFonts w:ascii="Times New Roman" w:hAnsi="Times New Roman"/>
                <w:sz w:val="20"/>
                <w:szCs w:val="20"/>
              </w:rPr>
              <w:t xml:space="preserve">fill the goal </w:t>
            </w:r>
            <w:r w:rsidR="00996E30" w:rsidRPr="00C62578">
              <w:rPr>
                <w:rFonts w:ascii="Times New Roman" w:hAnsi="Times New Roman"/>
                <w:sz w:val="20"/>
                <w:szCs w:val="20"/>
              </w:rPr>
              <w:t xml:space="preserve">until the goal is met, </w:t>
            </w:r>
            <w:r>
              <w:rPr>
                <w:rFonts w:ascii="Times New Roman" w:hAnsi="Times New Roman"/>
                <w:sz w:val="20"/>
                <w:szCs w:val="20"/>
              </w:rPr>
              <w:t>regardless of the goalType.</w:t>
            </w:r>
            <w:r w:rsidR="00993664">
              <w:rPr>
                <w:rFonts w:ascii="Times New Roman" w:hAnsi="Times New Roman"/>
                <w:sz w:val="20"/>
                <w:szCs w:val="20"/>
              </w:rPr>
              <w:t xml:space="preserve">  </w:t>
            </w:r>
          </w:p>
        </w:tc>
      </w:tr>
      <w:tr w:rsidR="00C94676" w:rsidRPr="00952AC9" w:rsidTr="00F83ACE">
        <w:tc>
          <w:tcPr>
            <w:tcW w:w="10458" w:type="dxa"/>
            <w:shd w:val="clear" w:color="auto" w:fill="auto"/>
          </w:tcPr>
          <w:p w:rsidR="00C94676" w:rsidRPr="00981E45" w:rsidRDefault="00C94676" w:rsidP="00D96454">
            <w:pPr>
              <w:pStyle w:val="ListParagraph"/>
              <w:numPr>
                <w:ilvl w:val="0"/>
                <w:numId w:val="111"/>
              </w:numPr>
              <w:rPr>
                <w:b/>
              </w:rPr>
            </w:pPr>
            <w:r>
              <w:rPr>
                <w:b/>
              </w:rPr>
              <w:t xml:space="preserve"> / Phase 1 / Feed</w:t>
            </w:r>
            <w:r w:rsidR="007D3929">
              <w:rPr>
                <w:b/>
              </w:rPr>
              <w:t>B</w:t>
            </w:r>
            <w:r>
              <w:rPr>
                <w:b/>
              </w:rPr>
              <w:t>ack</w:t>
            </w:r>
            <w:r w:rsidR="00FC6FED">
              <w:rPr>
                <w:b/>
              </w:rPr>
              <w:t xml:space="preserve"> – Asset &amp; Execution Readiness</w:t>
            </w:r>
          </w:p>
          <w:p w:rsidR="00C70F6F" w:rsidRPr="00D302AD" w:rsidRDefault="00C94676" w:rsidP="0031234A">
            <w:r w:rsidRPr="00D302AD">
              <w:t xml:space="preserve">Canoe expects that Asset Availability information will be communicated by the MSO to Canoe </w:t>
            </w:r>
            <w:r w:rsidR="00C70F6F" w:rsidRPr="00D302AD">
              <w:t xml:space="preserve">through the StateFeedback element </w:t>
            </w:r>
            <w:r w:rsidRPr="00D302AD">
              <w:t xml:space="preserve">during the ContentMgmt window.  Canoe’s published CIPs will specify a Statefeedback element within the AssetReference.  Canoe expects the MSO to provide Availability feedback through the MediaState attribute of the StateFeedbackElement.  </w:t>
            </w:r>
          </w:p>
          <w:p w:rsidR="00C70F6F" w:rsidRDefault="00C70F6F" w:rsidP="0031234A">
            <w:pPr>
              <w:rPr>
                <w:color w:val="FF0000"/>
              </w:rPr>
            </w:pPr>
          </w:p>
          <w:p w:rsidR="00C94676" w:rsidRPr="00D302AD" w:rsidRDefault="00C94676" w:rsidP="0031234A">
            <w:r w:rsidRPr="00D302AD">
              <w:t>As an example of the published CIP;</w:t>
            </w:r>
          </w:p>
          <w:p w:rsidR="00C94676" w:rsidRPr="00C4169D" w:rsidRDefault="00D85AAF" w:rsidP="0031234A">
            <w:pPr>
              <w:rPr>
                <w:rFonts w:ascii="Arial Narrow" w:hAnsi="Arial Narrow"/>
                <w:sz w:val="16"/>
                <w:szCs w:val="16"/>
              </w:rPr>
            </w:pPr>
            <w:r w:rsidRPr="00C4169D">
              <w:rPr>
                <w:rFonts w:ascii="Arial Narrow" w:hAnsi="Arial Narrow"/>
                <w:sz w:val="16"/>
                <w:szCs w:val="16"/>
              </w:rPr>
              <w:t>&lt;ContentMgmt beginRequired="2011-09-29T00:00:00.000-07:00" endRequired="2011-11-03T00:00:00.000-07:00"/&gt;</w:t>
            </w:r>
          </w:p>
          <w:p w:rsidR="00C94676" w:rsidRPr="00C4169D" w:rsidRDefault="00C94676" w:rsidP="00F32CB9">
            <w:pPr>
              <w:rPr>
                <w:rFonts w:ascii="Arial Narrow" w:hAnsi="Arial Narrow"/>
                <w:sz w:val="16"/>
                <w:szCs w:val="16"/>
              </w:rPr>
            </w:pPr>
            <w:r w:rsidRPr="00C4169D">
              <w:rPr>
                <w:rFonts w:ascii="Arial Narrow" w:hAnsi="Arial Narrow"/>
                <w:sz w:val="16"/>
                <w:szCs w:val="16"/>
              </w:rPr>
              <w:t>&lt;StateFeedback revision="1" reportAsOf=""2011-10-02T00:00:00-06:00"&lt;/StateFeedback&gt;</w:t>
            </w:r>
          </w:p>
          <w:p w:rsidR="00F32CB9" w:rsidRPr="00C4169D" w:rsidRDefault="00F32CB9" w:rsidP="00F32CB9">
            <w:pPr>
              <w:rPr>
                <w:rFonts w:ascii="Arial Narrow" w:hAnsi="Arial Narrow"/>
                <w:sz w:val="16"/>
                <w:szCs w:val="16"/>
              </w:rPr>
            </w:pPr>
          </w:p>
          <w:p w:rsidR="00F32CB9" w:rsidRPr="00C4169D" w:rsidRDefault="00F32CB9" w:rsidP="00F32CB9">
            <w:pPr>
              <w:rPr>
                <w:rFonts w:ascii="Arial Narrow" w:hAnsi="Arial Narrow"/>
                <w:sz w:val="16"/>
                <w:szCs w:val="16"/>
              </w:rPr>
            </w:pPr>
            <w:r w:rsidRPr="00C4169D">
              <w:rPr>
                <w:rFonts w:ascii="Arial Narrow" w:hAnsi="Arial Narrow"/>
                <w:sz w:val="16"/>
                <w:szCs w:val="16"/>
              </w:rPr>
              <w:t>The FeedbackNotice would contain the following related StateFeedback element</w:t>
            </w:r>
          </w:p>
          <w:p w:rsidR="00F32CB9" w:rsidRPr="00E32490" w:rsidRDefault="00F32CB9" w:rsidP="00B42945">
            <w:r w:rsidRPr="00C4169D">
              <w:rPr>
                <w:rFonts w:ascii="Arial Narrow" w:hAnsi="Arial Narrow" w:cs="Times New Roman"/>
                <w:sz w:val="16"/>
                <w:szCs w:val="16"/>
              </w:rPr>
              <w:t>&lt;StateFeedback revision="3"  mediaState="unknown"</w:t>
            </w:r>
            <w:r w:rsidR="00B42945">
              <w:rPr>
                <w:rFonts w:ascii="Arial Narrow" w:hAnsi="Arial Narrow" w:cs="Times New Roman"/>
                <w:sz w:val="16"/>
                <w:szCs w:val="16"/>
              </w:rPr>
              <w:t xml:space="preserve"> </w:t>
            </w:r>
            <w:r w:rsidRPr="00C4169D">
              <w:rPr>
                <w:rFonts w:ascii="Arial Narrow" w:hAnsi="Arial Narrow" w:cs="Times New Roman"/>
                <w:sz w:val="16"/>
                <w:szCs w:val="16"/>
              </w:rPr>
              <w:t>executionState="notReady" recState="act"&gt;&lt;/StateFeedback&gt;</w:t>
            </w:r>
          </w:p>
        </w:tc>
      </w:tr>
      <w:tr w:rsidR="007D3929" w:rsidRPr="00952AC9" w:rsidTr="00F83ACE">
        <w:tc>
          <w:tcPr>
            <w:tcW w:w="10458" w:type="dxa"/>
            <w:shd w:val="clear" w:color="auto" w:fill="auto"/>
          </w:tcPr>
          <w:p w:rsidR="007D3929" w:rsidRPr="00981E45" w:rsidRDefault="007D3929" w:rsidP="00D96454">
            <w:pPr>
              <w:pStyle w:val="ListParagraph"/>
              <w:numPr>
                <w:ilvl w:val="0"/>
                <w:numId w:val="111"/>
              </w:numPr>
              <w:rPr>
                <w:b/>
              </w:rPr>
            </w:pPr>
            <w:r>
              <w:rPr>
                <w:b/>
              </w:rPr>
              <w:t xml:space="preserve"> / Phase 1 /FeedBack – Statistics (views and insertions)</w:t>
            </w:r>
          </w:p>
          <w:p w:rsidR="007D3929" w:rsidRDefault="007D3929" w:rsidP="002C50A5">
            <w:pPr>
              <w:pStyle w:val="NoSpacing"/>
            </w:pPr>
            <w:r w:rsidRPr="000A6262">
              <w:rPr>
                <w:rFonts w:ascii="Times New Roman" w:hAnsi="Times New Roman"/>
                <w:sz w:val="20"/>
                <w:szCs w:val="20"/>
              </w:rPr>
              <w:t xml:space="preserve">Canoe expects The CIP consumer to maintain the performance counts for both insertions and views for the entire flight window of the campaign item.  </w:t>
            </w:r>
          </w:p>
        </w:tc>
      </w:tr>
      <w:tr w:rsidR="00C94676" w:rsidRPr="00952AC9" w:rsidTr="00F83ACE">
        <w:tc>
          <w:tcPr>
            <w:tcW w:w="10458" w:type="dxa"/>
            <w:shd w:val="clear" w:color="auto" w:fill="auto"/>
          </w:tcPr>
          <w:p w:rsidR="00C94676" w:rsidRPr="00981E45" w:rsidRDefault="00C94676" w:rsidP="00D96454">
            <w:pPr>
              <w:pStyle w:val="ListParagraph"/>
              <w:numPr>
                <w:ilvl w:val="0"/>
                <w:numId w:val="111"/>
              </w:numPr>
              <w:rPr>
                <w:b/>
              </w:rPr>
            </w:pPr>
            <w:r>
              <w:rPr>
                <w:b/>
              </w:rPr>
              <w:t xml:space="preserve"> / Phase 1 / Feed</w:t>
            </w:r>
            <w:r w:rsidR="007D3929">
              <w:rPr>
                <w:b/>
              </w:rPr>
              <w:t>B</w:t>
            </w:r>
            <w:r>
              <w:rPr>
                <w:b/>
              </w:rPr>
              <w:t>ack</w:t>
            </w:r>
            <w:r w:rsidR="00FC6FED">
              <w:rPr>
                <w:b/>
              </w:rPr>
              <w:t xml:space="preserve"> – View Counts</w:t>
            </w:r>
          </w:p>
          <w:p w:rsidR="00C94676" w:rsidRDefault="00C94676" w:rsidP="0031234A">
            <w:r>
              <w:t xml:space="preserve">Canoe expects that View Count statistics will be communicated by the MSO to Canoe through the StateFeedback element.  Canoe’s published CIPs will specify a Statefeedback element within the </w:t>
            </w:r>
            <w:r w:rsidR="00F32CB9">
              <w:t xml:space="preserve">parent Bundle </w:t>
            </w:r>
            <w:r>
              <w:t xml:space="preserve">  element.  This StateFeedback element will contain a Statistics Element.  As an example;</w:t>
            </w:r>
          </w:p>
          <w:p w:rsidR="00C94676" w:rsidRDefault="00C94676" w:rsidP="0031234A"/>
          <w:p w:rsidR="00C94676" w:rsidRPr="0078743F" w:rsidRDefault="00F32CB9" w:rsidP="0031234A">
            <w:pPr>
              <w:rPr>
                <w:rFonts w:ascii="Arial Narrow" w:hAnsi="Arial Narrow"/>
                <w:sz w:val="16"/>
                <w:szCs w:val="16"/>
              </w:rPr>
            </w:pPr>
            <w:r w:rsidRPr="0078743F">
              <w:rPr>
                <w:rFonts w:ascii="Arial Narrow" w:hAnsi="Arial Narrow" w:cs="Times New Roman"/>
                <w:sz w:val="16"/>
                <w:szCs w:val="16"/>
              </w:rPr>
              <w:t>&lt;StateFeedback revision="3" reportAsOf="2011-10-01T15:00:00-05:00" reportInterval="PT00H15M00S" reportEndTime="2011-10-07T09:00:00-05:00"&gt;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r>
            <w:r w:rsidRPr="0078743F">
              <w:rPr>
                <w:rFonts w:ascii="Arial Narrow" w:hAnsi="Arial Narrow" w:cs="Times New Roman"/>
                <w:sz w:val="16"/>
                <w:szCs w:val="16"/>
              </w:rPr>
              <w:tab/>
            </w:r>
            <w:r w:rsidRPr="0078743F">
              <w:rPr>
                <w:rFonts w:ascii="Arial Narrow" w:hAnsi="Arial Narrow" w:cs="Times New Roman"/>
                <w:sz w:val="16"/>
                <w:szCs w:val="16"/>
              </w:rPr>
              <w:tab/>
              <w:t>&lt;Statistic datamap="urn:cablelabs:vod:viewership:campaign.stats" variable="View"/&gt;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t>&lt;/StateFeedback&gt;</w:t>
            </w:r>
          </w:p>
          <w:p w:rsidR="00C94676" w:rsidRDefault="00C94676" w:rsidP="00F32CB9">
            <w:r>
              <w:t>Canoe expects the MSO to provide the View Count statistics for the Placement in a CIP Response based on the reportAsOf</w:t>
            </w:r>
            <w:r w:rsidR="00F32CB9">
              <w:t xml:space="preserve">, reportinterval, and reportEndTime </w:t>
            </w:r>
            <w:r>
              <w:t>attribute</w:t>
            </w:r>
            <w:r w:rsidR="00F32CB9">
              <w:t>s</w:t>
            </w:r>
            <w:r>
              <w:t>.</w:t>
            </w:r>
          </w:p>
          <w:p w:rsidR="00FC6FED" w:rsidRDefault="00FC6FED" w:rsidP="00F32CB9"/>
          <w:p w:rsidR="00FC6FED" w:rsidRPr="00FC6FED" w:rsidRDefault="00FC6FED" w:rsidP="00F32CB9">
            <w:r w:rsidRPr="00FC6FED">
              <w:t>The FeedbackNotice would contain the following related StateFeedback element</w:t>
            </w:r>
          </w:p>
          <w:p w:rsidR="00FC6FED" w:rsidRPr="0078743F" w:rsidRDefault="00FC6FED" w:rsidP="00B42945">
            <w:pPr>
              <w:rPr>
                <w:rFonts w:ascii="Arial Narrow" w:hAnsi="Arial Narrow"/>
                <w:sz w:val="16"/>
                <w:szCs w:val="16"/>
              </w:rPr>
            </w:pPr>
            <w:r w:rsidRPr="0078743F">
              <w:rPr>
                <w:rFonts w:ascii="Arial Narrow" w:hAnsi="Arial Narrow" w:cs="Times New Roman"/>
                <w:sz w:val="16"/>
                <w:szCs w:val="16"/>
              </w:rPr>
              <w:t>&lt;StateFeedback revision="3" mediaState="unknown"</w:t>
            </w:r>
            <w:r w:rsidR="00B42945">
              <w:rPr>
                <w:rFonts w:ascii="Arial Narrow" w:hAnsi="Arial Narrow" w:cs="Times New Roman"/>
                <w:sz w:val="16"/>
                <w:szCs w:val="16"/>
              </w:rPr>
              <w:t xml:space="preserve"> </w:t>
            </w:r>
            <w:r w:rsidRPr="0078743F">
              <w:rPr>
                <w:rFonts w:ascii="Arial Narrow" w:hAnsi="Arial Narrow" w:cs="Times New Roman"/>
                <w:sz w:val="16"/>
                <w:szCs w:val="16"/>
              </w:rPr>
              <w:t>executionState="notReady" recState="act"&gt;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r>
            <w:r w:rsidRPr="0078743F">
              <w:rPr>
                <w:rFonts w:ascii="Arial Narrow" w:hAnsi="Arial Narrow" w:cs="Times New Roman"/>
                <w:sz w:val="16"/>
                <w:szCs w:val="16"/>
              </w:rPr>
              <w:tab/>
            </w:r>
            <w:r w:rsidRPr="0078743F">
              <w:rPr>
                <w:rFonts w:ascii="Arial Narrow" w:hAnsi="Arial Narrow" w:cs="Times New Roman"/>
                <w:sz w:val="16"/>
                <w:szCs w:val="16"/>
              </w:rPr>
              <w:tab/>
              <w:t>&lt;Statistic datamap="urn:cablelabs:vod:viewership:campaign.stats" variable="View</w:t>
            </w:r>
            <w:r w:rsidR="007D3929" w:rsidRPr="0078743F">
              <w:rPr>
                <w:rFonts w:ascii="Arial Narrow" w:hAnsi="Arial Narrow" w:cs="Times New Roman"/>
                <w:sz w:val="16"/>
                <w:szCs w:val="16"/>
              </w:rPr>
              <w:t>s</w:t>
            </w:r>
            <w:r w:rsidRPr="0078743F">
              <w:rPr>
                <w:rFonts w:ascii="Arial Narrow" w:hAnsi="Arial Narrow" w:cs="Times New Roman"/>
                <w:sz w:val="16"/>
                <w:szCs w:val="16"/>
              </w:rPr>
              <w:t>"&gt;164&lt;/Statistic&gt;</w:t>
            </w:r>
            <w:r w:rsidRPr="0078743F">
              <w:rPr>
                <w:rFonts w:ascii="Arial Narrow" w:hAnsi="Arial Narrow" w:cs="Times New Roman"/>
                <w:sz w:val="16"/>
                <w:szCs w:val="16"/>
              </w:rPr>
              <w:br/>
            </w:r>
            <w:r w:rsidRPr="0078743F">
              <w:rPr>
                <w:rFonts w:ascii="Arial Narrow" w:hAnsi="Arial Narrow" w:cs="Times New Roman"/>
                <w:sz w:val="16"/>
                <w:szCs w:val="16"/>
              </w:rPr>
              <w:lastRenderedPageBreak/>
              <w:tab/>
              <w:t>&lt;/Statistics&gt;</w:t>
            </w:r>
            <w:r w:rsidRPr="0078743F">
              <w:rPr>
                <w:rFonts w:ascii="Arial Narrow" w:hAnsi="Arial Narrow" w:cs="Times New Roman"/>
                <w:sz w:val="16"/>
                <w:szCs w:val="16"/>
              </w:rPr>
              <w:br/>
              <w:t>&lt;/StateFeedback&gt;</w:t>
            </w:r>
          </w:p>
        </w:tc>
      </w:tr>
      <w:tr w:rsidR="00C94676" w:rsidRPr="00952AC9" w:rsidTr="00F83ACE">
        <w:tc>
          <w:tcPr>
            <w:tcW w:w="10458" w:type="dxa"/>
            <w:shd w:val="clear" w:color="auto" w:fill="auto"/>
          </w:tcPr>
          <w:p w:rsidR="00C94676" w:rsidRPr="00981E45" w:rsidRDefault="00C94676" w:rsidP="00D96454">
            <w:pPr>
              <w:pStyle w:val="ListParagraph"/>
              <w:numPr>
                <w:ilvl w:val="0"/>
                <w:numId w:val="111"/>
              </w:numPr>
              <w:rPr>
                <w:b/>
              </w:rPr>
            </w:pPr>
            <w:r>
              <w:rPr>
                <w:b/>
              </w:rPr>
              <w:lastRenderedPageBreak/>
              <w:t xml:space="preserve"> / Phase </w:t>
            </w:r>
            <w:r w:rsidR="00C20728">
              <w:rPr>
                <w:b/>
              </w:rPr>
              <w:t>1</w:t>
            </w:r>
            <w:r>
              <w:rPr>
                <w:b/>
              </w:rPr>
              <w:t xml:space="preserve"> / Feedback</w:t>
            </w:r>
            <w:r w:rsidR="00FC6FED">
              <w:rPr>
                <w:b/>
              </w:rPr>
              <w:t xml:space="preserve"> – Insertion Counts</w:t>
            </w:r>
          </w:p>
          <w:p w:rsidR="00FC6FED" w:rsidRDefault="00C94676" w:rsidP="00FC6FED">
            <w:r>
              <w:t xml:space="preserve">Canoe expects that </w:t>
            </w:r>
            <w:r w:rsidR="001928D9">
              <w:t xml:space="preserve">Insertion </w:t>
            </w:r>
            <w:r>
              <w:t xml:space="preserve">Count statistics will be communicated by the MSO to Canoe during the Flight Window through the StateFeedback element.  </w:t>
            </w:r>
            <w:r w:rsidR="00FC6FED">
              <w:t>Canoe’s published CIPs will specify a Statefeedback element within the parent Bundle element.  This StateFeedback element will contain a Statistics Element.  As an example;</w:t>
            </w:r>
          </w:p>
          <w:p w:rsidR="00FC6FED" w:rsidRDefault="00FC6FED" w:rsidP="00FC6FED"/>
          <w:p w:rsidR="00FC6FED" w:rsidRPr="0078743F" w:rsidRDefault="00FC6FED" w:rsidP="00FC6FED">
            <w:pPr>
              <w:rPr>
                <w:rFonts w:ascii="Arial Narrow" w:hAnsi="Arial Narrow"/>
                <w:sz w:val="16"/>
                <w:szCs w:val="16"/>
              </w:rPr>
            </w:pPr>
            <w:r w:rsidRPr="0078743F">
              <w:rPr>
                <w:rFonts w:ascii="Arial Narrow" w:hAnsi="Arial Narrow" w:cs="Times New Roman"/>
                <w:sz w:val="16"/>
                <w:szCs w:val="16"/>
              </w:rPr>
              <w:t>&lt;StateFeedback revision="3" reportAsOf="2011-10-01T15:00:00-05:00" reportInterval="PT00H15M00S" reportEndTime="2011-10-07T09:00:00-05:00"&gt;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r>
            <w:r w:rsidRPr="0078743F">
              <w:rPr>
                <w:rFonts w:ascii="Arial Narrow" w:hAnsi="Arial Narrow" w:cs="Times New Roman"/>
                <w:sz w:val="16"/>
                <w:szCs w:val="16"/>
              </w:rPr>
              <w:tab/>
            </w:r>
            <w:r w:rsidRPr="0078743F">
              <w:rPr>
                <w:rFonts w:ascii="Arial Narrow" w:hAnsi="Arial Narrow" w:cs="Times New Roman"/>
                <w:sz w:val="16"/>
                <w:szCs w:val="16"/>
              </w:rPr>
              <w:tab/>
              <w:t>&lt;Statistic datamap="urn:cablelabs:vod:placements:campaign.stats" variable="Insertion</w:t>
            </w:r>
            <w:r w:rsidR="007D3929" w:rsidRPr="0078743F">
              <w:rPr>
                <w:rFonts w:ascii="Arial Narrow" w:hAnsi="Arial Narrow" w:cs="Times New Roman"/>
                <w:sz w:val="16"/>
                <w:szCs w:val="16"/>
              </w:rPr>
              <w:t>s</w:t>
            </w:r>
            <w:r w:rsidRPr="0078743F">
              <w:rPr>
                <w:rFonts w:ascii="Arial Narrow" w:hAnsi="Arial Narrow" w:cs="Times New Roman"/>
                <w:sz w:val="16"/>
                <w:szCs w:val="16"/>
              </w:rPr>
              <w:t>"/&gt;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t>&lt;/StateFeedback&gt;</w:t>
            </w:r>
          </w:p>
          <w:p w:rsidR="00C94676" w:rsidRDefault="00FC6FED" w:rsidP="00FC6FED">
            <w:r>
              <w:t>Canoe expects the MSO to provide the Insertion Count statistics for the Placement in a CIP Response based on the reportAsOf, reportinterval, and reportEndTime attributes.</w:t>
            </w:r>
          </w:p>
          <w:p w:rsidR="00FC6FED" w:rsidRDefault="00FC6FED" w:rsidP="00FC6FED"/>
          <w:p w:rsidR="00FC6FED" w:rsidRPr="00FC6FED" w:rsidRDefault="00FC6FED" w:rsidP="00FC6FED">
            <w:r w:rsidRPr="00FC6FED">
              <w:t>The FeedbackNotice would contain the following related StateFeedback element</w:t>
            </w:r>
          </w:p>
          <w:p w:rsidR="00FC6FED" w:rsidRPr="0078743F" w:rsidRDefault="00FC6FED" w:rsidP="00BF5EC4">
            <w:pPr>
              <w:rPr>
                <w:rFonts w:ascii="Arial Narrow" w:hAnsi="Arial Narrow"/>
                <w:sz w:val="16"/>
                <w:szCs w:val="16"/>
              </w:rPr>
            </w:pPr>
            <w:r w:rsidRPr="0078743F">
              <w:rPr>
                <w:rFonts w:ascii="Arial Narrow" w:hAnsi="Arial Narrow" w:cs="Times New Roman"/>
                <w:sz w:val="16"/>
                <w:szCs w:val="16"/>
              </w:rPr>
              <w:t>&lt;StateFeedback revision="3" reportAsOf="2011-10-01T15:00:00-05:00" reportInterval="PT00H15M00S" reportEndTime="2011-10-07T09:00:00-05:00" mediaState="unknown"</w:t>
            </w:r>
            <w:r w:rsidRPr="0078743F">
              <w:rPr>
                <w:rFonts w:ascii="Arial Narrow" w:hAnsi="Arial Narrow" w:cs="Times New Roman"/>
                <w:sz w:val="16"/>
                <w:szCs w:val="16"/>
              </w:rPr>
              <w:br/>
            </w:r>
            <w:r w:rsidRPr="0078743F">
              <w:rPr>
                <w:rFonts w:ascii="Arial Narrow" w:hAnsi="Arial Narrow" w:cs="Times New Roman"/>
                <w:sz w:val="16"/>
                <w:szCs w:val="16"/>
              </w:rPr>
              <w:tab/>
            </w:r>
            <w:r w:rsidRPr="0078743F">
              <w:rPr>
                <w:rFonts w:ascii="Arial Narrow" w:hAnsi="Arial Narrow" w:cs="Times New Roman"/>
                <w:sz w:val="16"/>
                <w:szCs w:val="16"/>
              </w:rPr>
              <w:tab/>
            </w:r>
            <w:r w:rsidRPr="0078743F">
              <w:rPr>
                <w:rFonts w:ascii="Arial Narrow" w:hAnsi="Arial Narrow" w:cs="Times New Roman"/>
                <w:sz w:val="16"/>
                <w:szCs w:val="16"/>
              </w:rPr>
              <w:tab/>
            </w:r>
            <w:r w:rsidRPr="0078743F">
              <w:rPr>
                <w:rFonts w:ascii="Arial Narrow" w:hAnsi="Arial Narrow" w:cs="Times New Roman"/>
                <w:sz w:val="16"/>
                <w:szCs w:val="16"/>
              </w:rPr>
              <w:tab/>
            </w:r>
            <w:r w:rsidRPr="0078743F">
              <w:rPr>
                <w:rFonts w:ascii="Arial Narrow" w:hAnsi="Arial Narrow" w:cs="Times New Roman"/>
                <w:sz w:val="16"/>
                <w:szCs w:val="16"/>
              </w:rPr>
              <w:tab/>
            </w:r>
            <w:r w:rsidRPr="0078743F">
              <w:rPr>
                <w:rFonts w:ascii="Arial Narrow" w:hAnsi="Arial Narrow" w:cs="Times New Roman"/>
                <w:sz w:val="16"/>
                <w:szCs w:val="16"/>
              </w:rPr>
              <w:tab/>
              <w:t>executionState="notReady" recState="act"&gt;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r>
            <w:r w:rsidRPr="0078743F">
              <w:rPr>
                <w:rFonts w:ascii="Arial Narrow" w:hAnsi="Arial Narrow" w:cs="Times New Roman"/>
                <w:sz w:val="16"/>
                <w:szCs w:val="16"/>
              </w:rPr>
              <w:tab/>
            </w:r>
            <w:r w:rsidRPr="0078743F">
              <w:rPr>
                <w:rFonts w:ascii="Arial Narrow" w:hAnsi="Arial Narrow" w:cs="Times New Roman"/>
                <w:sz w:val="16"/>
                <w:szCs w:val="16"/>
              </w:rPr>
              <w:tab/>
              <w:t>&lt;Statistic datamap="urn:cablelabs:vod:placements:campaign.stats" variable="Insertion</w:t>
            </w:r>
            <w:r w:rsidR="00BF5EC4" w:rsidRPr="0078743F">
              <w:rPr>
                <w:rFonts w:ascii="Arial Narrow" w:hAnsi="Arial Narrow" w:cs="Times New Roman"/>
                <w:sz w:val="16"/>
                <w:szCs w:val="16"/>
              </w:rPr>
              <w:t>s</w:t>
            </w:r>
            <w:r w:rsidRPr="0078743F">
              <w:rPr>
                <w:rFonts w:ascii="Arial Narrow" w:hAnsi="Arial Narrow" w:cs="Times New Roman"/>
                <w:sz w:val="16"/>
                <w:szCs w:val="16"/>
              </w:rPr>
              <w:t>"&gt;218&lt;/Statistic&gt;</w:t>
            </w:r>
            <w:r w:rsidRPr="0078743F">
              <w:rPr>
                <w:rFonts w:ascii="Arial Narrow" w:hAnsi="Arial Narrow" w:cs="Times New Roman"/>
                <w:sz w:val="16"/>
                <w:szCs w:val="16"/>
              </w:rPr>
              <w:br/>
            </w:r>
            <w:r w:rsidRPr="0078743F">
              <w:rPr>
                <w:rFonts w:ascii="Arial Narrow" w:hAnsi="Arial Narrow" w:cs="Times New Roman"/>
                <w:sz w:val="16"/>
                <w:szCs w:val="16"/>
              </w:rPr>
              <w:tab/>
              <w:t>&lt;/Statistics&gt;</w:t>
            </w:r>
            <w:r w:rsidRPr="0078743F">
              <w:rPr>
                <w:rFonts w:ascii="Arial Narrow" w:hAnsi="Arial Narrow" w:cs="Times New Roman"/>
                <w:sz w:val="16"/>
                <w:szCs w:val="16"/>
              </w:rPr>
              <w:br/>
              <w:t>&lt;/StateFeedback&gt;</w:t>
            </w:r>
          </w:p>
        </w:tc>
      </w:tr>
      <w:tr w:rsidR="004C1584" w:rsidRPr="00952AC9" w:rsidTr="00E5432D">
        <w:trPr>
          <w:ins w:id="240" w:author="Tim Whitton" w:date="2012-02-13T12:41:00Z"/>
        </w:trPr>
        <w:tc>
          <w:tcPr>
            <w:tcW w:w="10458" w:type="dxa"/>
            <w:shd w:val="clear" w:color="auto" w:fill="auto"/>
          </w:tcPr>
          <w:p w:rsidR="004C1584" w:rsidRPr="00981E45" w:rsidRDefault="004C1584" w:rsidP="00E5432D">
            <w:pPr>
              <w:pStyle w:val="ListParagraph"/>
              <w:numPr>
                <w:ilvl w:val="0"/>
                <w:numId w:val="111"/>
              </w:numPr>
              <w:rPr>
                <w:ins w:id="241" w:author="Tim Whitton" w:date="2012-02-13T12:41:00Z"/>
                <w:b/>
              </w:rPr>
            </w:pPr>
            <w:ins w:id="242" w:author="Tim Whitton" w:date="2012-02-13T12:41:00Z">
              <w:r>
                <w:rPr>
                  <w:b/>
                </w:rPr>
                <w:t xml:space="preserve"> / Phase 1 / Ad Rotation</w:t>
              </w:r>
            </w:ins>
          </w:p>
          <w:p w:rsidR="004C1584" w:rsidRPr="00304D7F" w:rsidRDefault="004C1584" w:rsidP="00E5432D">
            <w:pPr>
              <w:pStyle w:val="NoSpacing"/>
              <w:rPr>
                <w:ins w:id="243" w:author="Tim Whitton" w:date="2012-02-13T12:41:00Z"/>
                <w:rFonts w:ascii="Times New Roman" w:hAnsi="Times New Roman"/>
                <w:sz w:val="20"/>
                <w:szCs w:val="20"/>
              </w:rPr>
            </w:pPr>
            <w:ins w:id="244" w:author="Tim Whitton" w:date="2012-02-13T12:41:00Z">
              <w:r w:rsidRPr="00304D7F">
                <w:rPr>
                  <w:rFonts w:ascii="Times New Roman" w:hAnsi="Times New Roman"/>
                  <w:sz w:val="20"/>
                  <w:szCs w:val="20"/>
                </w:rPr>
                <w:t xml:space="preserve">Canoe will communicate the rotationValue for each ad asset through a phase/rule set.   This phase/rule set will be implemented within the </w:t>
              </w:r>
              <w:r>
                <w:rPr>
                  <w:rFonts w:ascii="Times New Roman" w:hAnsi="Times New Roman"/>
                  <w:sz w:val="20"/>
                  <w:szCs w:val="20"/>
                </w:rPr>
                <w:t>child Bundle</w:t>
              </w:r>
              <w:r w:rsidRPr="00304D7F">
                <w:rPr>
                  <w:rFonts w:ascii="Times New Roman" w:hAnsi="Times New Roman"/>
                  <w:sz w:val="20"/>
                  <w:szCs w:val="20"/>
                </w:rPr>
                <w:t xml:space="preserve"> element.  As an example; </w:t>
              </w:r>
            </w:ins>
          </w:p>
          <w:p w:rsidR="004C1584" w:rsidRPr="00304D7F" w:rsidRDefault="004C1584" w:rsidP="00E5432D">
            <w:pPr>
              <w:pStyle w:val="NoSpacing"/>
              <w:rPr>
                <w:ins w:id="245" w:author="Tim Whitton" w:date="2012-02-13T12:41:00Z"/>
                <w:rFonts w:ascii="Times New Roman" w:hAnsi="Times New Roman"/>
                <w:sz w:val="20"/>
                <w:szCs w:val="20"/>
              </w:rPr>
            </w:pPr>
          </w:p>
          <w:p w:rsidR="004C1584" w:rsidRDefault="004C1584" w:rsidP="00E5432D">
            <w:pPr>
              <w:pStyle w:val="NoSpacing"/>
              <w:rPr>
                <w:ins w:id="246" w:author="Tim Whitton" w:date="2012-02-13T12:41:00Z"/>
              </w:rPr>
            </w:pPr>
            <w:ins w:id="247" w:author="Tim Whitton" w:date="2012-02-13T12:41:00Z">
              <w:r w:rsidRPr="00304D7F">
                <w:rPr>
                  <w:rFonts w:ascii="Times New Roman" w:hAnsi="Times New Roman"/>
                  <w:sz w:val="20"/>
                  <w:szCs w:val="20"/>
                </w:rPr>
                <w:t>&lt;Phase epsid="0" peid="1111dc5AEd6ukwAf4hSEQQ" event="</w:t>
              </w:r>
              <w:r>
                <w:rPr>
                  <w:rFonts w:ascii="Times New Roman" w:hAnsi="Times New Roman"/>
                  <w:sz w:val="20"/>
                  <w:szCs w:val="20"/>
                </w:rPr>
                <w:t>defined</w:t>
              </w:r>
              <w:r w:rsidRPr="00304D7F">
                <w:rPr>
                  <w:rFonts w:ascii="Times New Roman" w:hAnsi="Times New Roman"/>
                  <w:sz w:val="20"/>
                  <w:szCs w:val="20"/>
                </w:rPr>
                <w:t>"&gt;</w:t>
              </w:r>
              <w:r w:rsidRPr="00304D7F">
                <w:rPr>
                  <w:rFonts w:ascii="Times New Roman" w:hAnsi="Times New Roman"/>
                  <w:sz w:val="20"/>
                  <w:szCs w:val="20"/>
                </w:rPr>
                <w:br/>
              </w:r>
              <w:r w:rsidRPr="00304D7F">
                <w:rPr>
                  <w:rFonts w:ascii="Times New Roman" w:hAnsi="Times New Roman"/>
                  <w:sz w:val="20"/>
                  <w:szCs w:val="20"/>
                </w:rPr>
                <w:tab/>
                <w:t>&lt;ProcessRuleSelector ruleId="assignAssetRotationValue"</w:t>
              </w:r>
              <w:r w:rsidRPr="00304D7F">
                <w:rPr>
                  <w:rFonts w:ascii="Times New Roman" w:hAnsi="Times New Roman"/>
                  <w:sz w:val="20"/>
                  <w:szCs w:val="20"/>
                </w:rPr>
                <w:br/>
              </w:r>
              <w:r w:rsidRPr="00304D7F">
                <w:rPr>
                  <w:rFonts w:ascii="Times New Roman" w:hAnsi="Times New Roman"/>
                  <w:sz w:val="20"/>
                  <w:szCs w:val="20"/>
                </w:rPr>
                <w:tab/>
                <w:t>ruleRepository="urn:canoe:safi:rulesRepo:1.0"&gt;</w:t>
              </w:r>
              <w:r w:rsidRPr="00304D7F">
                <w:rPr>
                  <w:rFonts w:ascii="Times New Roman" w:hAnsi="Times New Roman"/>
                  <w:sz w:val="20"/>
                  <w:szCs w:val="20"/>
                </w:rPr>
                <w:br/>
              </w:r>
              <w:r w:rsidRPr="00304D7F">
                <w:rPr>
                  <w:rFonts w:ascii="Times New Roman" w:hAnsi="Times New Roman"/>
                  <w:sz w:val="20"/>
                  <w:szCs w:val="20"/>
                </w:rPr>
                <w:tab/>
              </w:r>
              <w:r w:rsidRPr="00304D7F">
                <w:rPr>
                  <w:rFonts w:ascii="Times New Roman" w:hAnsi="Times New Roman"/>
                  <w:sz w:val="20"/>
                  <w:szCs w:val="20"/>
                </w:rPr>
                <w:tab/>
                <w:t>&lt;Arg name="rotationValue"&gt;50&lt;/Arg&gt;</w:t>
              </w:r>
              <w:r w:rsidRPr="00304D7F">
                <w:rPr>
                  <w:rFonts w:ascii="Times New Roman" w:hAnsi="Times New Roman"/>
                  <w:sz w:val="20"/>
                  <w:szCs w:val="20"/>
                </w:rPr>
                <w:br/>
              </w:r>
              <w:r w:rsidRPr="00304D7F">
                <w:rPr>
                  <w:rFonts w:ascii="Times New Roman" w:hAnsi="Times New Roman"/>
                  <w:sz w:val="20"/>
                  <w:szCs w:val="20"/>
                </w:rPr>
                <w:tab/>
                <w:t>&lt;/ProcessRuleSelector&gt;</w:t>
              </w:r>
              <w:r w:rsidRPr="00304D7F">
                <w:rPr>
                  <w:rFonts w:ascii="Times New Roman" w:hAnsi="Times New Roman"/>
                  <w:sz w:val="20"/>
                  <w:szCs w:val="20"/>
                </w:rPr>
                <w:br/>
                <w:t>&lt;/Phase&gt;</w:t>
              </w:r>
            </w:ins>
          </w:p>
        </w:tc>
      </w:tr>
      <w:tr w:rsidR="004C1584" w:rsidRPr="00952AC9" w:rsidTr="00E5432D">
        <w:trPr>
          <w:ins w:id="248" w:author="Tim Whitton" w:date="2012-02-13T12:44:00Z"/>
        </w:trPr>
        <w:tc>
          <w:tcPr>
            <w:tcW w:w="10458" w:type="dxa"/>
            <w:shd w:val="clear" w:color="auto" w:fill="auto"/>
          </w:tcPr>
          <w:p w:rsidR="004C1584" w:rsidRPr="00981E45" w:rsidRDefault="004C1584" w:rsidP="00E5432D">
            <w:pPr>
              <w:pStyle w:val="ListParagraph"/>
              <w:numPr>
                <w:ilvl w:val="0"/>
                <w:numId w:val="111"/>
              </w:numPr>
              <w:rPr>
                <w:ins w:id="249" w:author="Tim Whitton" w:date="2012-02-13T12:44:00Z"/>
                <w:b/>
              </w:rPr>
            </w:pPr>
            <w:ins w:id="250" w:author="Tim Whitton" w:date="2012-02-13T12:44:00Z">
              <w:r>
                <w:rPr>
                  <w:b/>
                </w:rPr>
                <w:t xml:space="preserve"> / Phase 1 / Asset Duration</w:t>
              </w:r>
            </w:ins>
          </w:p>
          <w:p w:rsidR="004C1584" w:rsidRDefault="004C1584">
            <w:pPr>
              <w:pStyle w:val="NoSpacing"/>
              <w:rPr>
                <w:ins w:id="251" w:author="Tim Whitton" w:date="2012-02-13T12:44:00Z"/>
              </w:rPr>
            </w:pPr>
            <w:ins w:id="252" w:author="Tim Whitton" w:date="2012-02-13T12:44:00Z">
              <w:r w:rsidRPr="00304D7F">
                <w:rPr>
                  <w:rFonts w:ascii="Times New Roman" w:hAnsi="Times New Roman"/>
                  <w:sz w:val="20"/>
                  <w:szCs w:val="20"/>
                </w:rPr>
                <w:t xml:space="preserve">Canoe will communicate the </w:t>
              </w:r>
              <w:r>
                <w:rPr>
                  <w:rFonts w:ascii="Times New Roman" w:hAnsi="Times New Roman"/>
                  <w:sz w:val="20"/>
                  <w:szCs w:val="20"/>
                </w:rPr>
                <w:t xml:space="preserve">asset duration </w:t>
              </w:r>
              <w:r w:rsidRPr="00304D7F">
                <w:rPr>
                  <w:rFonts w:ascii="Times New Roman" w:hAnsi="Times New Roman"/>
                  <w:sz w:val="20"/>
                  <w:szCs w:val="20"/>
                </w:rPr>
                <w:t>for each ad asset through a</w:t>
              </w:r>
              <w:r>
                <w:rPr>
                  <w:rFonts w:ascii="Times New Roman" w:hAnsi="Times New Roman"/>
                  <w:sz w:val="20"/>
                  <w:szCs w:val="20"/>
                </w:rPr>
                <w:t>n AssetMetadata element</w:t>
              </w:r>
              <w:r w:rsidRPr="00304D7F">
                <w:rPr>
                  <w:rFonts w:ascii="Times New Roman" w:hAnsi="Times New Roman"/>
                  <w:sz w:val="20"/>
                  <w:szCs w:val="20"/>
                </w:rPr>
                <w:t xml:space="preserve">.   </w:t>
              </w:r>
            </w:ins>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1 / A</w:t>
            </w:r>
            <w:ins w:id="253" w:author="Tim Whitton" w:date="2012-02-13T12:45:00Z">
              <w:r w:rsidR="004C1584">
                <w:rPr>
                  <w:b/>
                </w:rPr>
                <w:t>sset Duration</w:t>
              </w:r>
            </w:ins>
            <w:del w:id="254" w:author="Tim Whitton" w:date="2012-02-13T12:45:00Z">
              <w:r w:rsidDel="004C1584">
                <w:rPr>
                  <w:b/>
                </w:rPr>
                <w:delText>d Rotation</w:delText>
              </w:r>
            </w:del>
          </w:p>
          <w:p w:rsidR="004C1584" w:rsidRDefault="004C1584" w:rsidP="00F87C9B">
            <w:pPr>
              <w:pStyle w:val="NoSpacing"/>
              <w:rPr>
                <w:ins w:id="255" w:author="Tim Whitton" w:date="2012-02-13T12:45:00Z"/>
                <w:rFonts w:ascii="Times New Roman" w:hAnsi="Times New Roman"/>
                <w:sz w:val="20"/>
                <w:szCs w:val="20"/>
              </w:rPr>
            </w:pPr>
            <w:ins w:id="256" w:author="Tim Whitton" w:date="2012-02-13T12:45:00Z">
              <w:r>
                <w:rPr>
                  <w:rFonts w:ascii="Times New Roman" w:hAnsi="Times New Roman"/>
                  <w:sz w:val="20"/>
                  <w:szCs w:val="20"/>
                </w:rPr>
                <w:t>The CIP Consumer must support assets of varying durations assigned to a single campaing item.</w:t>
              </w:r>
            </w:ins>
          </w:p>
          <w:p w:rsidR="00F87C9B" w:rsidRPr="00304D7F" w:rsidRDefault="00F87C9B" w:rsidP="00F87C9B">
            <w:pPr>
              <w:pStyle w:val="NoSpacing"/>
              <w:rPr>
                <w:rFonts w:ascii="Times New Roman" w:hAnsi="Times New Roman"/>
                <w:sz w:val="20"/>
                <w:szCs w:val="20"/>
              </w:rPr>
            </w:pPr>
            <w:r w:rsidRPr="00304D7F">
              <w:rPr>
                <w:rFonts w:ascii="Times New Roman" w:hAnsi="Times New Roman"/>
                <w:sz w:val="20"/>
                <w:szCs w:val="20"/>
              </w:rPr>
              <w:t xml:space="preserve">Canoe will communicate the </w:t>
            </w:r>
            <w:ins w:id="257" w:author="Tim Whitton" w:date="2012-02-13T12:42:00Z">
              <w:r w:rsidR="004C1584">
                <w:rPr>
                  <w:rFonts w:ascii="Times New Roman" w:hAnsi="Times New Roman"/>
                  <w:sz w:val="20"/>
                  <w:szCs w:val="20"/>
                </w:rPr>
                <w:t xml:space="preserve">asset duration </w:t>
              </w:r>
            </w:ins>
            <w:del w:id="258" w:author="Tim Whitton" w:date="2012-02-13T12:42:00Z">
              <w:r w:rsidR="005A0C6A" w:rsidRPr="00304D7F" w:rsidDel="004C1584">
                <w:rPr>
                  <w:rFonts w:ascii="Times New Roman" w:hAnsi="Times New Roman"/>
                  <w:sz w:val="20"/>
                  <w:szCs w:val="20"/>
                </w:rPr>
                <w:delText xml:space="preserve">rotationValue </w:delText>
              </w:r>
            </w:del>
            <w:r w:rsidR="005A0C6A" w:rsidRPr="00304D7F">
              <w:rPr>
                <w:rFonts w:ascii="Times New Roman" w:hAnsi="Times New Roman"/>
                <w:sz w:val="20"/>
                <w:szCs w:val="20"/>
              </w:rPr>
              <w:t xml:space="preserve">for each ad asset </w:t>
            </w:r>
            <w:r w:rsidRPr="00304D7F">
              <w:rPr>
                <w:rFonts w:ascii="Times New Roman" w:hAnsi="Times New Roman"/>
                <w:sz w:val="20"/>
                <w:szCs w:val="20"/>
              </w:rPr>
              <w:t>through a</w:t>
            </w:r>
            <w:ins w:id="259" w:author="Tim Whitton" w:date="2012-02-13T12:43:00Z">
              <w:r w:rsidR="004C1584">
                <w:rPr>
                  <w:rFonts w:ascii="Times New Roman" w:hAnsi="Times New Roman"/>
                  <w:sz w:val="20"/>
                  <w:szCs w:val="20"/>
                </w:rPr>
                <w:t>n AssetMetadata element</w:t>
              </w:r>
            </w:ins>
            <w:del w:id="260" w:author="Tim Whitton" w:date="2012-02-13T12:43:00Z">
              <w:r w:rsidRPr="00304D7F" w:rsidDel="004C1584">
                <w:rPr>
                  <w:rFonts w:ascii="Times New Roman" w:hAnsi="Times New Roman"/>
                  <w:sz w:val="20"/>
                  <w:szCs w:val="20"/>
                </w:rPr>
                <w:delText xml:space="preserve"> phase/rule s</w:delText>
              </w:r>
            </w:del>
            <w:del w:id="261" w:author="Tim Whitton" w:date="2012-02-13T12:44:00Z">
              <w:r w:rsidRPr="00304D7F" w:rsidDel="004C1584">
                <w:rPr>
                  <w:rFonts w:ascii="Times New Roman" w:hAnsi="Times New Roman"/>
                  <w:sz w:val="20"/>
                  <w:szCs w:val="20"/>
                </w:rPr>
                <w:delText>et</w:delText>
              </w:r>
            </w:del>
            <w:r w:rsidRPr="00304D7F">
              <w:rPr>
                <w:rFonts w:ascii="Times New Roman" w:hAnsi="Times New Roman"/>
                <w:sz w:val="20"/>
                <w:szCs w:val="20"/>
              </w:rPr>
              <w:t xml:space="preserve">.   </w:t>
            </w:r>
            <w:ins w:id="262" w:author="Tim Whitton" w:date="2012-02-13T12:44:00Z">
              <w:r w:rsidR="004C1584">
                <w:rPr>
                  <w:rFonts w:ascii="Times New Roman" w:hAnsi="Times New Roman"/>
                  <w:sz w:val="20"/>
                  <w:szCs w:val="20"/>
                </w:rPr>
                <w:t xml:space="preserve">Canoe </w:t>
              </w:r>
            </w:ins>
            <w:r w:rsidRPr="00304D7F">
              <w:rPr>
                <w:rFonts w:ascii="Times New Roman" w:hAnsi="Times New Roman"/>
                <w:sz w:val="20"/>
                <w:szCs w:val="20"/>
              </w:rPr>
              <w:t xml:space="preserve">This phase/rule set will be implemented within the </w:t>
            </w:r>
            <w:r w:rsidR="00AC09AB">
              <w:rPr>
                <w:rFonts w:ascii="Times New Roman" w:hAnsi="Times New Roman"/>
                <w:sz w:val="20"/>
                <w:szCs w:val="20"/>
              </w:rPr>
              <w:t>child Bundle</w:t>
            </w:r>
            <w:r w:rsidRPr="00304D7F">
              <w:rPr>
                <w:rFonts w:ascii="Times New Roman" w:hAnsi="Times New Roman"/>
                <w:sz w:val="20"/>
                <w:szCs w:val="20"/>
              </w:rPr>
              <w:t xml:space="preserve"> element.  As an example; </w:t>
            </w:r>
          </w:p>
          <w:p w:rsidR="00F87C9B" w:rsidRPr="00304D7F" w:rsidRDefault="00F87C9B" w:rsidP="00F87C9B">
            <w:pPr>
              <w:pStyle w:val="NoSpacing"/>
              <w:rPr>
                <w:rFonts w:ascii="Times New Roman" w:hAnsi="Times New Roman"/>
                <w:sz w:val="20"/>
                <w:szCs w:val="20"/>
              </w:rPr>
            </w:pPr>
          </w:p>
          <w:p w:rsidR="00F87C9B" w:rsidRDefault="00F87C9B" w:rsidP="00BB045C">
            <w:pPr>
              <w:pStyle w:val="NoSpacing"/>
            </w:pPr>
            <w:r w:rsidRPr="00304D7F">
              <w:rPr>
                <w:rFonts w:ascii="Times New Roman" w:hAnsi="Times New Roman"/>
                <w:sz w:val="20"/>
                <w:szCs w:val="20"/>
              </w:rPr>
              <w:t>&lt;Phase epsid="0" peid="1111dc5AEd6ukwAf4hSEQQ" event="</w:t>
            </w:r>
            <w:r w:rsidR="00AC09AB">
              <w:rPr>
                <w:rFonts w:ascii="Times New Roman" w:hAnsi="Times New Roman"/>
                <w:sz w:val="20"/>
                <w:szCs w:val="20"/>
              </w:rPr>
              <w:t>defined</w:t>
            </w:r>
            <w:r w:rsidRPr="00304D7F">
              <w:rPr>
                <w:rFonts w:ascii="Times New Roman" w:hAnsi="Times New Roman"/>
                <w:sz w:val="20"/>
                <w:szCs w:val="20"/>
              </w:rPr>
              <w:t>"&gt;</w:t>
            </w:r>
            <w:r w:rsidRPr="00304D7F">
              <w:rPr>
                <w:rFonts w:ascii="Times New Roman" w:hAnsi="Times New Roman"/>
                <w:sz w:val="20"/>
                <w:szCs w:val="20"/>
              </w:rPr>
              <w:br/>
            </w:r>
            <w:r w:rsidRPr="00304D7F">
              <w:rPr>
                <w:rFonts w:ascii="Times New Roman" w:hAnsi="Times New Roman"/>
                <w:sz w:val="20"/>
                <w:szCs w:val="20"/>
              </w:rPr>
              <w:tab/>
              <w:t>&lt;ProcessRuleSelector ruleId="</w:t>
            </w:r>
            <w:r w:rsidR="005A0C6A" w:rsidRPr="00304D7F">
              <w:rPr>
                <w:rFonts w:ascii="Times New Roman" w:hAnsi="Times New Roman"/>
                <w:sz w:val="20"/>
                <w:szCs w:val="20"/>
              </w:rPr>
              <w:t>assign</w:t>
            </w:r>
            <w:r w:rsidRPr="00304D7F">
              <w:rPr>
                <w:rFonts w:ascii="Times New Roman" w:hAnsi="Times New Roman"/>
                <w:sz w:val="20"/>
                <w:szCs w:val="20"/>
              </w:rPr>
              <w:t>AssetRotation</w:t>
            </w:r>
            <w:r w:rsidR="005A0C6A" w:rsidRPr="00304D7F">
              <w:rPr>
                <w:rFonts w:ascii="Times New Roman" w:hAnsi="Times New Roman"/>
                <w:sz w:val="20"/>
                <w:szCs w:val="20"/>
              </w:rPr>
              <w:t>Value</w:t>
            </w:r>
            <w:r w:rsidRPr="00304D7F">
              <w:rPr>
                <w:rFonts w:ascii="Times New Roman" w:hAnsi="Times New Roman"/>
                <w:sz w:val="20"/>
                <w:szCs w:val="20"/>
              </w:rPr>
              <w:t>"</w:t>
            </w:r>
            <w:r w:rsidRPr="00304D7F">
              <w:rPr>
                <w:rFonts w:ascii="Times New Roman" w:hAnsi="Times New Roman"/>
                <w:sz w:val="20"/>
                <w:szCs w:val="20"/>
              </w:rPr>
              <w:br/>
            </w:r>
            <w:r w:rsidRPr="00304D7F">
              <w:rPr>
                <w:rFonts w:ascii="Times New Roman" w:hAnsi="Times New Roman"/>
                <w:sz w:val="20"/>
                <w:szCs w:val="20"/>
              </w:rPr>
              <w:tab/>
              <w:t>ruleRepository="urn:canoe:safi:rulesRepo:1.0"&gt;</w:t>
            </w:r>
            <w:r w:rsidRPr="00304D7F">
              <w:rPr>
                <w:rFonts w:ascii="Times New Roman" w:hAnsi="Times New Roman"/>
                <w:sz w:val="20"/>
                <w:szCs w:val="20"/>
              </w:rPr>
              <w:br/>
            </w:r>
            <w:r w:rsidRPr="00304D7F">
              <w:rPr>
                <w:rFonts w:ascii="Times New Roman" w:hAnsi="Times New Roman"/>
                <w:sz w:val="20"/>
                <w:szCs w:val="20"/>
              </w:rPr>
              <w:tab/>
            </w:r>
            <w:r w:rsidRPr="00304D7F">
              <w:rPr>
                <w:rFonts w:ascii="Times New Roman" w:hAnsi="Times New Roman"/>
                <w:sz w:val="20"/>
                <w:szCs w:val="20"/>
              </w:rPr>
              <w:tab/>
              <w:t>&lt;Arg name="rotation</w:t>
            </w:r>
            <w:r w:rsidR="005A0C6A" w:rsidRPr="00304D7F">
              <w:rPr>
                <w:rFonts w:ascii="Times New Roman" w:hAnsi="Times New Roman"/>
                <w:sz w:val="20"/>
                <w:szCs w:val="20"/>
              </w:rPr>
              <w:t>Value</w:t>
            </w:r>
            <w:r w:rsidRPr="00304D7F">
              <w:rPr>
                <w:rFonts w:ascii="Times New Roman" w:hAnsi="Times New Roman"/>
                <w:sz w:val="20"/>
                <w:szCs w:val="20"/>
              </w:rPr>
              <w:t>"&gt;50&lt;/Arg&gt;</w:t>
            </w:r>
            <w:r w:rsidRPr="00304D7F">
              <w:rPr>
                <w:rFonts w:ascii="Times New Roman" w:hAnsi="Times New Roman"/>
                <w:sz w:val="20"/>
                <w:szCs w:val="20"/>
              </w:rPr>
              <w:br/>
            </w:r>
            <w:r w:rsidRPr="00304D7F">
              <w:rPr>
                <w:rFonts w:ascii="Times New Roman" w:hAnsi="Times New Roman"/>
                <w:sz w:val="20"/>
                <w:szCs w:val="20"/>
              </w:rPr>
              <w:tab/>
              <w:t>&lt;/ProcessRuleSelector&gt;</w:t>
            </w:r>
            <w:r w:rsidRPr="00304D7F">
              <w:rPr>
                <w:rFonts w:ascii="Times New Roman" w:hAnsi="Times New Roman"/>
                <w:sz w:val="20"/>
                <w:szCs w:val="20"/>
              </w:rPr>
              <w:br/>
              <w:t>&lt;/Phase&gt;</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1 / Ad Rotation</w:t>
            </w:r>
          </w:p>
          <w:p w:rsidR="00F87C9B" w:rsidRDefault="00F87C9B" w:rsidP="00B34E53">
            <w:pPr>
              <w:pStyle w:val="NoSpacing"/>
            </w:pPr>
            <w:r w:rsidRPr="00B34E53">
              <w:rPr>
                <w:rFonts w:ascii="Times New Roman" w:hAnsi="Times New Roman"/>
                <w:sz w:val="20"/>
                <w:szCs w:val="20"/>
              </w:rPr>
              <w:t>Canoe has designated the “a</w:t>
            </w:r>
            <w:r w:rsidR="005A0C6A" w:rsidRPr="00B34E53">
              <w:rPr>
                <w:rFonts w:ascii="Times New Roman" w:hAnsi="Times New Roman"/>
                <w:sz w:val="20"/>
                <w:szCs w:val="20"/>
              </w:rPr>
              <w:t>ssignAssetRotationValue</w:t>
            </w:r>
            <w:r w:rsidRPr="00B34E53">
              <w:rPr>
                <w:rFonts w:ascii="Times New Roman" w:hAnsi="Times New Roman"/>
                <w:sz w:val="20"/>
                <w:szCs w:val="20"/>
              </w:rPr>
              <w:t>” to be invoked on “</w:t>
            </w:r>
            <w:r w:rsidR="00AC09AB" w:rsidRPr="00B34E53">
              <w:rPr>
                <w:rFonts w:ascii="Times New Roman" w:hAnsi="Times New Roman"/>
                <w:sz w:val="20"/>
                <w:szCs w:val="20"/>
              </w:rPr>
              <w:t>defined</w:t>
            </w:r>
            <w:r w:rsidRPr="00B34E53">
              <w:rPr>
                <w:rFonts w:ascii="Times New Roman" w:hAnsi="Times New Roman"/>
                <w:sz w:val="20"/>
                <w:szCs w:val="20"/>
              </w:rPr>
              <w:t xml:space="preserve">” so </w:t>
            </w:r>
            <w:r w:rsidR="00AC09AB" w:rsidRPr="00B34E53">
              <w:rPr>
                <w:rFonts w:ascii="Times New Roman" w:hAnsi="Times New Roman"/>
                <w:sz w:val="20"/>
                <w:szCs w:val="20"/>
              </w:rPr>
              <w:t>the rotation value is only communicated once</w:t>
            </w:r>
            <w:r w:rsidR="00B34E53" w:rsidRPr="00B34E53">
              <w:rPr>
                <w:rFonts w:ascii="Times New Roman" w:hAnsi="Times New Roman"/>
                <w:sz w:val="20"/>
                <w:szCs w:val="20"/>
              </w:rPr>
              <w:t xml:space="preserve"> each time the </w:t>
            </w:r>
            <w:r w:rsidR="00AC09AB" w:rsidRPr="00B34E53">
              <w:rPr>
                <w:rFonts w:ascii="Times New Roman" w:hAnsi="Times New Roman"/>
                <w:sz w:val="20"/>
                <w:szCs w:val="20"/>
              </w:rPr>
              <w:t>bundle revision is first recognized.</w:t>
            </w:r>
            <w:r w:rsidRPr="00B34E53">
              <w:rPr>
                <w:rFonts w:ascii="Times New Roman" w:hAnsi="Times New Roman"/>
                <w:sz w:val="20"/>
                <w:szCs w:val="20"/>
              </w:rPr>
              <w:t xml:space="preserve">   </w:t>
            </w:r>
            <w:r w:rsidR="00A91B48" w:rsidRPr="00B34E53">
              <w:rPr>
                <w:rFonts w:ascii="Times New Roman" w:hAnsi="Times New Roman"/>
                <w:sz w:val="20"/>
                <w:szCs w:val="20"/>
              </w:rPr>
              <w:t xml:space="preserve">  </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3 / Trick Mode Restriction</w:t>
            </w:r>
          </w:p>
          <w:p w:rsidR="00F87C9B" w:rsidRPr="00D302AD" w:rsidRDefault="00F87C9B" w:rsidP="00F87C9B">
            <w:pPr>
              <w:pStyle w:val="NoSpacing"/>
              <w:rPr>
                <w:rFonts w:ascii="Times New Roman" w:hAnsi="Times New Roman"/>
                <w:sz w:val="20"/>
                <w:szCs w:val="20"/>
              </w:rPr>
            </w:pPr>
            <w:r w:rsidRPr="00D302AD">
              <w:rPr>
                <w:sz w:val="24"/>
                <w:szCs w:val="24"/>
              </w:rPr>
              <w:t>T</w:t>
            </w:r>
            <w:r w:rsidRPr="00D302AD">
              <w:rPr>
                <w:rFonts w:ascii="Times New Roman" w:hAnsi="Times New Roman"/>
                <w:sz w:val="20"/>
                <w:szCs w:val="20"/>
              </w:rPr>
              <w:t xml:space="preserve">rickMode will be defined using the TrickModeExclusion element </w:t>
            </w:r>
            <w:r w:rsidR="0078743F">
              <w:rPr>
                <w:rFonts w:ascii="Times New Roman" w:hAnsi="Times New Roman"/>
                <w:sz w:val="20"/>
                <w:szCs w:val="20"/>
              </w:rPr>
              <w:t>in the P</w:t>
            </w:r>
            <w:r w:rsidRPr="00D302AD">
              <w:rPr>
                <w:rFonts w:ascii="Times New Roman" w:hAnsi="Times New Roman"/>
                <w:sz w:val="20"/>
                <w:szCs w:val="20"/>
              </w:rPr>
              <w:t xml:space="preserve">lacement.  It defines type and viewing rate scale </w:t>
            </w:r>
            <w:r w:rsidRPr="00D302AD">
              <w:rPr>
                <w:rFonts w:ascii="Times New Roman" w:hAnsi="Times New Roman"/>
                <w:sz w:val="20"/>
                <w:szCs w:val="20"/>
              </w:rPr>
              <w:lastRenderedPageBreak/>
              <w:t>restrictions.</w:t>
            </w:r>
          </w:p>
          <w:p w:rsidR="00F87C9B" w:rsidRPr="00FE6979" w:rsidRDefault="00F87C9B" w:rsidP="00F87C9B">
            <w:pPr>
              <w:pStyle w:val="NoSpacing"/>
              <w:rPr>
                <w:rFonts w:ascii="Times New Roman" w:hAnsi="Times New Roman"/>
                <w:sz w:val="20"/>
                <w:szCs w:val="20"/>
              </w:rPr>
            </w:pPr>
          </w:p>
          <w:p w:rsidR="00F87C9B" w:rsidRPr="00FE6979" w:rsidRDefault="00F87C9B" w:rsidP="00F87C9B">
            <w:pPr>
              <w:pStyle w:val="NoSpacing"/>
              <w:rPr>
                <w:rFonts w:ascii="Times New Roman" w:hAnsi="Times New Roman"/>
                <w:sz w:val="20"/>
                <w:szCs w:val="20"/>
              </w:rPr>
            </w:pPr>
            <w:r w:rsidRPr="00FE6979">
              <w:rPr>
                <w:rFonts w:ascii="Times New Roman" w:hAnsi="Times New Roman"/>
                <w:sz w:val="20"/>
                <w:szCs w:val="20"/>
              </w:rPr>
              <w:t>The following designates disabling of FastForward;</w:t>
            </w:r>
          </w:p>
          <w:p w:rsidR="00F87C9B" w:rsidRPr="00FE6979" w:rsidRDefault="00F87C9B" w:rsidP="00F87C9B">
            <w:pPr>
              <w:pStyle w:val="NoSpacing"/>
              <w:rPr>
                <w:rFonts w:ascii="Times New Roman" w:hAnsi="Times New Roman"/>
                <w:sz w:val="20"/>
                <w:szCs w:val="20"/>
              </w:rPr>
            </w:pPr>
          </w:p>
          <w:p w:rsidR="00F87C9B" w:rsidRPr="00FE6979" w:rsidRDefault="00F87C9B" w:rsidP="00F87C9B">
            <w:pPr>
              <w:pStyle w:val="NoSpacing"/>
              <w:rPr>
                <w:rFonts w:ascii="Times New Roman" w:hAnsi="Times New Roman"/>
                <w:i/>
                <w:sz w:val="20"/>
                <w:szCs w:val="20"/>
              </w:rPr>
            </w:pPr>
            <w:r w:rsidRPr="00FE6979">
              <w:rPr>
                <w:rFonts w:ascii="Times New Roman" w:hAnsi="Times New Roman"/>
                <w:i/>
                <w:sz w:val="20"/>
                <w:szCs w:val="20"/>
              </w:rPr>
              <w:t>&lt;TrickModeRestriction&gt;</w:t>
            </w:r>
            <w:r w:rsidRPr="00FE6979">
              <w:rPr>
                <w:rFonts w:ascii="Times New Roman" w:hAnsi="Times New Roman"/>
                <w:i/>
                <w:sz w:val="20"/>
                <w:szCs w:val="20"/>
              </w:rPr>
              <w:br/>
            </w:r>
            <w:r w:rsidRPr="00FE6979">
              <w:rPr>
                <w:rFonts w:ascii="Times New Roman" w:hAnsi="Times New Roman"/>
                <w:i/>
                <w:sz w:val="20"/>
                <w:szCs w:val="20"/>
              </w:rPr>
              <w:tab/>
              <w:t>&lt;TrickModeExclusion type="trick" scale="0.0,100"/&gt;</w:t>
            </w:r>
            <w:r w:rsidRPr="00FE6979">
              <w:rPr>
                <w:rFonts w:ascii="Times New Roman" w:hAnsi="Times New Roman"/>
                <w:i/>
                <w:sz w:val="20"/>
                <w:szCs w:val="20"/>
              </w:rPr>
              <w:br/>
              <w:t>&lt;/TrickModeRestriction&gt;</w:t>
            </w:r>
          </w:p>
          <w:p w:rsidR="00F87C9B" w:rsidRPr="00FE6979" w:rsidRDefault="00F87C9B" w:rsidP="00F87C9B">
            <w:pPr>
              <w:pStyle w:val="NoSpacing"/>
              <w:rPr>
                <w:rFonts w:ascii="Times New Roman" w:hAnsi="Times New Roman"/>
                <w:sz w:val="20"/>
                <w:szCs w:val="20"/>
                <w:u w:val="single"/>
              </w:rPr>
            </w:pPr>
          </w:p>
          <w:p w:rsidR="00F87C9B" w:rsidRDefault="00F87C9B" w:rsidP="00F87C9B">
            <w:pPr>
              <w:pStyle w:val="NoSpacing"/>
              <w:rPr>
                <w:rFonts w:ascii="Times New Roman" w:hAnsi="Times New Roman"/>
                <w:sz w:val="20"/>
                <w:szCs w:val="20"/>
                <w:u w:val="single"/>
              </w:rPr>
            </w:pPr>
            <w:r w:rsidRPr="00FE6979">
              <w:rPr>
                <w:rFonts w:ascii="Times New Roman" w:hAnsi="Times New Roman"/>
                <w:sz w:val="20"/>
                <w:szCs w:val="20"/>
                <w:u w:val="single"/>
              </w:rPr>
              <w:t>Complex TrickModeExclusionType Schema</w:t>
            </w:r>
          </w:p>
          <w:p w:rsidR="00F87C9B" w:rsidRDefault="00F87C9B" w:rsidP="00F87C9B">
            <w:pPr>
              <w:pStyle w:val="NoSpacing"/>
              <w:rPr>
                <w:rFonts w:ascii="Times New Roman" w:hAnsi="Times New Roman"/>
                <w:sz w:val="20"/>
                <w:szCs w:val="20"/>
                <w:u w:val="single"/>
              </w:rPr>
            </w:pPr>
          </w:p>
          <w:p w:rsidR="00F87C9B" w:rsidRPr="00F87C9B" w:rsidRDefault="00F87C9B" w:rsidP="00F87C9B">
            <w:pPr>
              <w:pStyle w:val="NoSpacing"/>
              <w:rPr>
                <w:rFonts w:ascii="Times New Roman" w:hAnsi="Times New Roman"/>
                <w:i/>
                <w:sz w:val="20"/>
                <w:szCs w:val="20"/>
              </w:rPr>
            </w:pPr>
            <w:r w:rsidRPr="007828EE">
              <w:rPr>
                <w:rFonts w:ascii="Times New Roman" w:hAnsi="Times New Roman"/>
                <w:i/>
                <w:sz w:val="20"/>
                <w:szCs w:val="20"/>
              </w:rPr>
              <w:t>&lt;xs</w:t>
            </w:r>
            <w:proofErr w:type="gramStart"/>
            <w:r w:rsidRPr="007828EE">
              <w:rPr>
                <w:rFonts w:ascii="Times New Roman" w:hAnsi="Times New Roman"/>
                <w:i/>
                <w:sz w:val="20"/>
                <w:szCs w:val="20"/>
              </w:rPr>
              <w:t>:complexType</w:t>
            </w:r>
            <w:proofErr w:type="gramEnd"/>
            <w:r w:rsidRPr="007828EE">
              <w:rPr>
                <w:rFonts w:ascii="Times New Roman" w:hAnsi="Times New Roman"/>
                <w:i/>
                <w:sz w:val="20"/>
                <w:szCs w:val="20"/>
              </w:rPr>
              <w:t xml:space="preserve"> name="TrickModeExclusionType"&gt;</w:t>
            </w:r>
            <w:r w:rsidRPr="007828EE">
              <w:rPr>
                <w:rFonts w:ascii="Times New Roman" w:hAnsi="Times New Roman"/>
                <w:i/>
                <w:sz w:val="20"/>
                <w:szCs w:val="20"/>
              </w:rPr>
              <w:br/>
              <w:t xml:space="preserve">    &lt;xs:annotation&gt;</w:t>
            </w:r>
            <w:r w:rsidRPr="007828EE">
              <w:rPr>
                <w:rFonts w:ascii="Times New Roman" w:hAnsi="Times New Roman"/>
                <w:i/>
                <w:sz w:val="20"/>
                <w:szCs w:val="20"/>
              </w:rPr>
              <w:br/>
              <w:t xml:space="preserve">       &lt;xs:documentation&gt;</w:t>
            </w:r>
            <w:r w:rsidRPr="007828EE">
              <w:rPr>
                <w:rFonts w:ascii="Times New Roman" w:hAnsi="Times New Roman"/>
                <w:i/>
                <w:sz w:val="20"/>
                <w:szCs w:val="20"/>
              </w:rPr>
              <w:br/>
            </w:r>
            <w:r w:rsidRPr="007828EE">
              <w:rPr>
                <w:rFonts w:ascii="Times New Roman" w:hAnsi="Times New Roman"/>
                <w:i/>
                <w:sz w:val="20"/>
                <w:szCs w:val="20"/>
              </w:rPr>
              <w:tab/>
              <w:t>&lt;p&gt;Defines one particular trick mode exclusion composed of a type and, for type="trick", a speed scaling factor or range of factors. The scale factor is the ratio of the play speed to normal play speed; forward speeds are</w:t>
            </w:r>
            <w:r w:rsidRPr="007828EE">
              <w:rPr>
                <w:rFonts w:ascii="Times New Roman" w:hAnsi="Times New Roman"/>
                <w:i/>
                <w:sz w:val="20"/>
                <w:szCs w:val="20"/>
              </w:rPr>
              <w:br/>
              <w:t>positive, and backward speeds are negative</w:t>
            </w:r>
            <w:proofErr w:type="gramStart"/>
            <w:r w:rsidRPr="007828EE">
              <w:rPr>
                <w:rFonts w:ascii="Times New Roman" w:hAnsi="Times New Roman"/>
                <w:i/>
                <w:sz w:val="20"/>
                <w:szCs w:val="20"/>
              </w:rPr>
              <w:t>.&lt;</w:t>
            </w:r>
            <w:proofErr w:type="gramEnd"/>
            <w:r w:rsidRPr="007828EE">
              <w:rPr>
                <w:rFonts w:ascii="Times New Roman" w:hAnsi="Times New Roman"/>
                <w:i/>
                <w:sz w:val="20"/>
                <w:szCs w:val="20"/>
              </w:rPr>
              <w:t>/p&gt;</w:t>
            </w:r>
            <w:r w:rsidRPr="007828EE">
              <w:rPr>
                <w:rFonts w:ascii="Times New Roman" w:hAnsi="Times New Roman"/>
                <w:i/>
                <w:sz w:val="20"/>
                <w:szCs w:val="20"/>
              </w:rPr>
              <w:br/>
            </w:r>
            <w:r w:rsidRPr="007828EE">
              <w:rPr>
                <w:rFonts w:ascii="Times New Roman" w:hAnsi="Times New Roman"/>
                <w:i/>
                <w:sz w:val="20"/>
                <w:szCs w:val="20"/>
              </w:rPr>
              <w:tab/>
              <w:t>&lt;p&gt;Normal is forward at an implied scale of 1.0, and that combination is always explicit (i.e., normal play is never an implied part of a trick range).&lt;/p&gt;</w:t>
            </w:r>
            <w:r w:rsidRPr="007828EE">
              <w:rPr>
                <w:rFonts w:ascii="Times New Roman" w:hAnsi="Times New Roman"/>
                <w:i/>
                <w:sz w:val="20"/>
                <w:szCs w:val="20"/>
              </w:rPr>
              <w:br/>
            </w:r>
            <w:r w:rsidRPr="007828EE">
              <w:rPr>
                <w:rFonts w:ascii="Times New Roman" w:hAnsi="Times New Roman"/>
                <w:i/>
                <w:sz w:val="20"/>
                <w:szCs w:val="20"/>
              </w:rPr>
              <w:tab/>
              <w:t>&lt;p&gt;Trick is a multiple of normal play speed, signed for forward or reverse. Trick 0.0 describes no play (i.e., pause)</w:t>
            </w:r>
            <w:proofErr w:type="gramStart"/>
            <w:r w:rsidRPr="007828EE">
              <w:rPr>
                <w:rFonts w:ascii="Times New Roman" w:hAnsi="Times New Roman"/>
                <w:i/>
                <w:sz w:val="20"/>
                <w:szCs w:val="20"/>
              </w:rPr>
              <w:t>.&lt;</w:t>
            </w:r>
            <w:proofErr w:type="gramEnd"/>
            <w:r w:rsidRPr="007828EE">
              <w:rPr>
                <w:rFonts w:ascii="Times New Roman" w:hAnsi="Times New Roman"/>
                <w:i/>
                <w:sz w:val="20"/>
                <w:szCs w:val="20"/>
              </w:rPr>
              <w:t>/p&gt;</w:t>
            </w:r>
            <w:r w:rsidRPr="007828EE">
              <w:rPr>
                <w:rFonts w:ascii="Times New Roman" w:hAnsi="Times New Roman"/>
                <w:i/>
                <w:sz w:val="20"/>
                <w:szCs w:val="20"/>
              </w:rPr>
              <w:br/>
            </w:r>
            <w:r w:rsidRPr="007828EE">
              <w:rPr>
                <w:rFonts w:ascii="Times New Roman" w:hAnsi="Times New Roman"/>
                <w:i/>
                <w:sz w:val="20"/>
                <w:szCs w:val="20"/>
              </w:rPr>
              <w:tab/>
              <w:t>&lt;p&gt;Jump is a navigational notation used for transitions such as "digital rewind" or "go to chapter". It does not have a speed.&lt;/p&gt;</w:t>
            </w:r>
            <w:r w:rsidRPr="007828EE">
              <w:rPr>
                <w:rFonts w:ascii="Times New Roman" w:hAnsi="Times New Roman"/>
                <w:i/>
                <w:sz w:val="20"/>
                <w:szCs w:val="20"/>
              </w:rPr>
              <w:br/>
            </w:r>
            <w:r w:rsidRPr="007828EE">
              <w:rPr>
                <w:rFonts w:ascii="Times New Roman" w:hAnsi="Times New Roman"/>
                <w:i/>
                <w:sz w:val="20"/>
                <w:szCs w:val="20"/>
              </w:rPr>
              <w:tab/>
              <w:t>&lt;p&gt;All is all trick modes, but excludes normal play.&lt;/p&gt;</w:t>
            </w:r>
            <w:r w:rsidRPr="007828EE">
              <w:rPr>
                <w:rFonts w:ascii="Times New Roman" w:hAnsi="Times New Roman"/>
                <w:i/>
                <w:sz w:val="20"/>
                <w:szCs w:val="20"/>
              </w:rPr>
              <w:br/>
              <w:t xml:space="preserve">        &lt;/xs:documentation&gt;</w:t>
            </w:r>
            <w:r w:rsidRPr="007828EE">
              <w:rPr>
                <w:i/>
                <w:color w:val="000000"/>
                <w:sz w:val="24"/>
                <w:szCs w:val="24"/>
              </w:rPr>
              <w:br/>
            </w:r>
            <w:r w:rsidRPr="007828EE">
              <w:rPr>
                <w:rFonts w:ascii="Times New Roman" w:hAnsi="Times New Roman"/>
                <w:i/>
                <w:sz w:val="20"/>
                <w:szCs w:val="20"/>
              </w:rPr>
              <w:t xml:space="preserve">    &lt;/xs:annotation&gt;</w:t>
            </w:r>
            <w:r w:rsidRPr="007828EE">
              <w:rPr>
                <w:rFonts w:ascii="Times New Roman" w:hAnsi="Times New Roman"/>
                <w:i/>
                <w:sz w:val="20"/>
                <w:szCs w:val="20"/>
              </w:rPr>
              <w:br/>
              <w:t xml:space="preserve">    &lt;xs:attribute name="type" type="cip:TrickModeType" use="required"/&gt;</w:t>
            </w:r>
            <w:r w:rsidRPr="007828EE">
              <w:rPr>
                <w:rFonts w:ascii="Times New Roman" w:hAnsi="Times New Roman"/>
                <w:i/>
                <w:sz w:val="20"/>
                <w:szCs w:val="20"/>
              </w:rPr>
              <w:br/>
              <w:t xml:space="preserve">    &lt;xs:attribute name="scale" type="cip:SpeedScaleType"/&gt;</w:t>
            </w:r>
            <w:r w:rsidRPr="007828EE">
              <w:rPr>
                <w:rFonts w:ascii="Times New Roman" w:hAnsi="Times New Roman"/>
                <w:i/>
                <w:sz w:val="20"/>
                <w:szCs w:val="20"/>
              </w:rPr>
              <w:br/>
              <w:t>&lt;/xs:complexType&gt;</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lastRenderedPageBreak/>
              <w:t xml:space="preserve"> / Phase 3 / Trick Mode Restriction</w:t>
            </w:r>
          </w:p>
          <w:p w:rsidR="00F87C9B" w:rsidRDefault="00F87C9B" w:rsidP="00F87C9B">
            <w:pPr>
              <w:pStyle w:val="NoSpacing"/>
            </w:pPr>
            <w:r w:rsidRPr="00FE6979">
              <w:rPr>
                <w:rFonts w:ascii="Times New Roman" w:hAnsi="Times New Roman"/>
                <w:sz w:val="20"/>
                <w:szCs w:val="20"/>
              </w:rPr>
              <w:t>In the absence of restrictions, all stream controls are permitted.</w:t>
            </w:r>
          </w:p>
        </w:tc>
      </w:tr>
      <w:tr w:rsidR="00F87C9B" w:rsidRPr="00952AC9" w:rsidTr="00F83ACE">
        <w:tc>
          <w:tcPr>
            <w:tcW w:w="10458" w:type="dxa"/>
            <w:shd w:val="clear" w:color="auto" w:fill="auto"/>
          </w:tcPr>
          <w:p w:rsidR="00F87C9B" w:rsidRPr="00981E45" w:rsidRDefault="00F87C9B" w:rsidP="00D96454">
            <w:pPr>
              <w:pStyle w:val="ListParagraph"/>
              <w:numPr>
                <w:ilvl w:val="0"/>
                <w:numId w:val="111"/>
              </w:numPr>
              <w:rPr>
                <w:b/>
              </w:rPr>
            </w:pPr>
            <w:r>
              <w:rPr>
                <w:b/>
              </w:rPr>
              <w:t xml:space="preserve"> / Phase 3 / Trick Mode Restriction</w:t>
            </w:r>
          </w:p>
          <w:p w:rsidR="00F87C9B" w:rsidRDefault="00F87C9B" w:rsidP="00F87C9B">
            <w:pPr>
              <w:pStyle w:val="NoSpacing"/>
            </w:pPr>
            <w:r>
              <w:rPr>
                <w:rFonts w:ascii="Times New Roman" w:hAnsi="Times New Roman"/>
                <w:sz w:val="20"/>
                <w:szCs w:val="20"/>
              </w:rPr>
              <w:t xml:space="preserve">When TrickModeExclusion restrictions are defined at the </w:t>
            </w:r>
            <w:r w:rsidRPr="00E32490">
              <w:rPr>
                <w:rFonts w:ascii="Times New Roman" w:hAnsi="Times New Roman"/>
                <w:sz w:val="20"/>
                <w:szCs w:val="20"/>
              </w:rPr>
              <w:t>Placement</w:t>
            </w:r>
            <w:r>
              <w:rPr>
                <w:rFonts w:ascii="Times New Roman" w:hAnsi="Times New Roman"/>
                <w:sz w:val="20"/>
                <w:szCs w:val="20"/>
              </w:rPr>
              <w:t xml:space="preserve"> the restrictions apply</w:t>
            </w:r>
            <w:r w:rsidRPr="00E32490">
              <w:rPr>
                <w:rFonts w:ascii="Times New Roman" w:hAnsi="Times New Roman"/>
                <w:sz w:val="20"/>
                <w:szCs w:val="20"/>
              </w:rPr>
              <w:t xml:space="preserve"> to all assets</w:t>
            </w:r>
            <w:r>
              <w:rPr>
                <w:rFonts w:ascii="Times New Roman" w:hAnsi="Times New Roman"/>
                <w:sz w:val="20"/>
                <w:szCs w:val="20"/>
              </w:rPr>
              <w:t xml:space="preserve"> in the placement</w:t>
            </w:r>
            <w:r w:rsidRPr="00E32490">
              <w:rPr>
                <w:rFonts w:ascii="Times New Roman" w:hAnsi="Times New Roman"/>
                <w:sz w:val="20"/>
                <w:szCs w:val="20"/>
              </w:rPr>
              <w:t>, unless the asset has a distinct restriction of its own.</w:t>
            </w:r>
            <w:r>
              <w:rPr>
                <w:rFonts w:ascii="Times New Roman" w:hAnsi="Times New Roman"/>
                <w:sz w:val="20"/>
                <w:szCs w:val="20"/>
              </w:rPr>
              <w:t xml:space="preserve">  For a given asset, TrickModeExclusion restrictions defined within the AssetReference element have precedence over TrickModeExclusion restrictions defined at the Placement level.</w:t>
            </w:r>
          </w:p>
        </w:tc>
      </w:tr>
      <w:tr w:rsidR="00E32490" w:rsidRPr="00952AC9" w:rsidTr="00F83ACE">
        <w:tc>
          <w:tcPr>
            <w:tcW w:w="10458" w:type="dxa"/>
            <w:shd w:val="clear" w:color="auto" w:fill="auto"/>
          </w:tcPr>
          <w:p w:rsidR="00E32490" w:rsidRPr="00981E45" w:rsidRDefault="00E32490" w:rsidP="00D96454">
            <w:pPr>
              <w:pStyle w:val="ListParagraph"/>
              <w:numPr>
                <w:ilvl w:val="0"/>
                <w:numId w:val="111"/>
              </w:numPr>
              <w:rPr>
                <w:b/>
              </w:rPr>
            </w:pPr>
            <w:r>
              <w:rPr>
                <w:b/>
              </w:rPr>
              <w:t xml:space="preserve"> / Phase 3 / Trick Mode Restriction</w:t>
            </w:r>
          </w:p>
          <w:p w:rsidR="00E32490" w:rsidRDefault="00E32490" w:rsidP="00E32490">
            <w:r>
              <w:t>Support for control of additional Trick Modes should be provided in the future.</w:t>
            </w:r>
          </w:p>
        </w:tc>
      </w:tr>
      <w:tr w:rsidR="00CD5EE9" w:rsidRPr="00952AC9" w:rsidTr="00F83ACE">
        <w:tc>
          <w:tcPr>
            <w:tcW w:w="10458" w:type="dxa"/>
            <w:shd w:val="clear" w:color="auto" w:fill="auto"/>
          </w:tcPr>
          <w:p w:rsidR="00CD5EE9" w:rsidRPr="00981E45" w:rsidRDefault="00CD5EE9" w:rsidP="00D96454">
            <w:pPr>
              <w:pStyle w:val="ListParagraph"/>
              <w:numPr>
                <w:ilvl w:val="0"/>
                <w:numId w:val="111"/>
              </w:numPr>
              <w:rPr>
                <w:b/>
              </w:rPr>
            </w:pPr>
            <w:r>
              <w:rPr>
                <w:b/>
              </w:rPr>
              <w:t xml:space="preserve"> / Phase 1 / </w:t>
            </w:r>
            <w:r w:rsidR="007A733C">
              <w:rPr>
                <w:b/>
              </w:rPr>
              <w:t>Return Data Paths</w:t>
            </w:r>
          </w:p>
          <w:p w:rsidR="00CD5EE9" w:rsidRPr="00304D7F" w:rsidRDefault="00882F5B" w:rsidP="000A5CBD">
            <w:pPr>
              <w:pStyle w:val="NoSpacing"/>
              <w:rPr>
                <w:rFonts w:ascii="Times New Roman" w:hAnsi="Times New Roman"/>
                <w:sz w:val="20"/>
                <w:szCs w:val="20"/>
              </w:rPr>
            </w:pPr>
            <w:r>
              <w:rPr>
                <w:rFonts w:ascii="Times New Roman" w:hAnsi="Times New Roman"/>
                <w:sz w:val="20"/>
                <w:szCs w:val="20"/>
              </w:rPr>
              <w:t xml:space="preserve">The CIP publisher shall communicate return data paths through an undefined out-of-band method.  </w:t>
            </w:r>
            <w:r w:rsidR="00CD5EE9" w:rsidRPr="00304D7F">
              <w:rPr>
                <w:rFonts w:ascii="Times New Roman" w:hAnsi="Times New Roman"/>
                <w:sz w:val="20"/>
                <w:szCs w:val="20"/>
              </w:rPr>
              <w:t xml:space="preserve"> </w:t>
            </w:r>
          </w:p>
          <w:p w:rsidR="00CD5EE9" w:rsidRPr="00304D7F" w:rsidRDefault="00CD5EE9" w:rsidP="000A5CBD">
            <w:pPr>
              <w:pStyle w:val="NoSpacing"/>
              <w:rPr>
                <w:rFonts w:ascii="Times New Roman" w:hAnsi="Times New Roman"/>
                <w:sz w:val="20"/>
                <w:szCs w:val="20"/>
              </w:rPr>
            </w:pPr>
          </w:p>
          <w:p w:rsidR="00CD5EE9" w:rsidRPr="00D302AD" w:rsidRDefault="00CD5EE9">
            <w:pPr>
              <w:pStyle w:val="NoSpacing"/>
              <w:rPr>
                <w:sz w:val="18"/>
                <w:szCs w:val="18"/>
              </w:rPr>
            </w:pPr>
          </w:p>
        </w:tc>
      </w:tr>
      <w:tr w:rsidR="00C6534E" w:rsidRPr="00952AC9" w:rsidTr="00F83ACE">
        <w:tc>
          <w:tcPr>
            <w:tcW w:w="10458" w:type="dxa"/>
            <w:shd w:val="clear" w:color="auto" w:fill="auto"/>
          </w:tcPr>
          <w:p w:rsidR="00C6534E" w:rsidRPr="00981E45" w:rsidRDefault="00C6534E" w:rsidP="00D96454">
            <w:pPr>
              <w:pStyle w:val="ListParagraph"/>
              <w:numPr>
                <w:ilvl w:val="0"/>
                <w:numId w:val="111"/>
              </w:numPr>
              <w:rPr>
                <w:b/>
              </w:rPr>
            </w:pPr>
            <w:r>
              <w:rPr>
                <w:b/>
              </w:rPr>
              <w:t xml:space="preserve"> / Phase 1 / Campaign Update</w:t>
            </w:r>
            <w:r w:rsidR="001D0F87">
              <w:rPr>
                <w:b/>
              </w:rPr>
              <w:t xml:space="preserve"> – recState change</w:t>
            </w:r>
          </w:p>
          <w:p w:rsidR="00C6534E" w:rsidRPr="00E32490" w:rsidRDefault="00C6534E" w:rsidP="001D0F87">
            <w:r>
              <w:t xml:space="preserve">Canoe may change the recState of any element in a CIP.  The CIP consumer </w:t>
            </w:r>
            <w:r w:rsidR="001D0F87">
              <w:t xml:space="preserve">MUST </w:t>
            </w:r>
            <w:r>
              <w:t>recognize and ingest these changes and adjust execution processing appropriately.</w:t>
            </w:r>
          </w:p>
        </w:tc>
      </w:tr>
      <w:tr w:rsidR="00F047E9" w:rsidRPr="00952AC9" w:rsidTr="00F83ACE">
        <w:tc>
          <w:tcPr>
            <w:tcW w:w="10458" w:type="dxa"/>
            <w:shd w:val="clear" w:color="auto" w:fill="auto"/>
          </w:tcPr>
          <w:p w:rsidR="00F047E9" w:rsidRPr="00981E45" w:rsidRDefault="00F047E9" w:rsidP="00D96454">
            <w:pPr>
              <w:pStyle w:val="ListParagraph"/>
              <w:numPr>
                <w:ilvl w:val="0"/>
                <w:numId w:val="111"/>
              </w:numPr>
              <w:rPr>
                <w:b/>
              </w:rPr>
            </w:pPr>
            <w:r>
              <w:rPr>
                <w:b/>
              </w:rPr>
              <w:t xml:space="preserve"> / Phase 1 / Campaign Update</w:t>
            </w:r>
            <w:r w:rsidR="001D0F87">
              <w:rPr>
                <w:b/>
              </w:rPr>
              <w:t xml:space="preserve"> – parent Bundle recState</w:t>
            </w:r>
          </w:p>
          <w:p w:rsidR="00F047E9" w:rsidRPr="00E32490" w:rsidRDefault="00F047E9" w:rsidP="006426DA">
            <w:r>
              <w:t>The CIP consumer must suspend execution of a campaign item if the recState o</w:t>
            </w:r>
            <w:r w:rsidR="006426DA">
              <w:t>f</w:t>
            </w:r>
            <w:r>
              <w:t xml:space="preserve"> the parent Bundle is anything other than “act”.</w:t>
            </w:r>
            <w:r w:rsidR="006426DA">
              <w:t xml:space="preserve">  The CIP consumer must continue to process reporting (StateFeedback and SMS) when the state of the parent Bundle is anything other than “cls”.</w:t>
            </w:r>
          </w:p>
        </w:tc>
      </w:tr>
      <w:tr w:rsidR="00F047E9" w:rsidRPr="00952AC9" w:rsidTr="00F83ACE">
        <w:tc>
          <w:tcPr>
            <w:tcW w:w="10458" w:type="dxa"/>
            <w:shd w:val="clear" w:color="auto" w:fill="auto"/>
          </w:tcPr>
          <w:p w:rsidR="00F047E9" w:rsidRPr="00981E45" w:rsidRDefault="00F047E9" w:rsidP="00D96454">
            <w:pPr>
              <w:pStyle w:val="ListParagraph"/>
              <w:numPr>
                <w:ilvl w:val="0"/>
                <w:numId w:val="111"/>
              </w:numPr>
              <w:rPr>
                <w:b/>
              </w:rPr>
            </w:pPr>
            <w:r>
              <w:rPr>
                <w:b/>
              </w:rPr>
              <w:t xml:space="preserve"> / Phase 1 / Campaign Update</w:t>
            </w:r>
            <w:r w:rsidR="001D0F87">
              <w:rPr>
                <w:b/>
              </w:rPr>
              <w:t xml:space="preserve"> – child Bundle recState</w:t>
            </w:r>
          </w:p>
          <w:p w:rsidR="00F047E9" w:rsidRPr="00E32490" w:rsidRDefault="00F047E9" w:rsidP="006426DA">
            <w:r>
              <w:t>The CIP consumer must suspend execution of a child Bundle (</w:t>
            </w:r>
            <w:r w:rsidR="006426DA">
              <w:t>descendent assets are</w:t>
            </w:r>
            <w:r>
              <w:t xml:space="preserve"> ineligible) if the recState is anything other than “act”.  The CIP consumer must continue to process reporting (StateFeedback and SMS) when the recState of the </w:t>
            </w:r>
            <w:r w:rsidR="006426DA">
              <w:t>parent</w:t>
            </w:r>
            <w:r>
              <w:t xml:space="preserve"> Bundle is anything other than “cls”.</w:t>
            </w:r>
          </w:p>
        </w:tc>
      </w:tr>
      <w:tr w:rsidR="00F047E9" w:rsidRPr="00952AC9" w:rsidTr="00F83ACE">
        <w:tc>
          <w:tcPr>
            <w:tcW w:w="10458" w:type="dxa"/>
            <w:shd w:val="clear" w:color="auto" w:fill="auto"/>
          </w:tcPr>
          <w:p w:rsidR="00F047E9" w:rsidRPr="00981E45" w:rsidRDefault="00F047E9" w:rsidP="00D96454">
            <w:pPr>
              <w:pStyle w:val="ListParagraph"/>
              <w:numPr>
                <w:ilvl w:val="0"/>
                <w:numId w:val="111"/>
              </w:numPr>
              <w:rPr>
                <w:b/>
              </w:rPr>
            </w:pPr>
            <w:r>
              <w:rPr>
                <w:b/>
              </w:rPr>
              <w:lastRenderedPageBreak/>
              <w:t xml:space="preserve"> / Phase 1 / Campaign Update</w:t>
            </w:r>
            <w:r w:rsidR="001D0F87">
              <w:rPr>
                <w:b/>
              </w:rPr>
              <w:t xml:space="preserve"> – Placement recState</w:t>
            </w:r>
          </w:p>
          <w:p w:rsidR="00F047E9" w:rsidRPr="00E32490" w:rsidRDefault="00F047E9" w:rsidP="006426DA">
            <w:r>
              <w:t xml:space="preserve">The CIP consumer must suspend execution of a Placement </w:t>
            </w:r>
            <w:r w:rsidR="006426DA">
              <w:t xml:space="preserve">(descendent assets are ineligible) </w:t>
            </w:r>
            <w:r>
              <w:t xml:space="preserve">if the recState is anything other than “act”.  The CIP consumer must continue to process reporting (StateFeedback and SMS) when the recState of the </w:t>
            </w:r>
            <w:r w:rsidR="006426DA">
              <w:t>parent Bundle</w:t>
            </w:r>
            <w:r>
              <w:t xml:space="preserve"> is anything other than “cls”.</w:t>
            </w:r>
          </w:p>
        </w:tc>
      </w:tr>
      <w:tr w:rsidR="0044698E" w:rsidRPr="00952AC9" w:rsidTr="00F83ACE">
        <w:tc>
          <w:tcPr>
            <w:tcW w:w="10458" w:type="dxa"/>
            <w:shd w:val="clear" w:color="auto" w:fill="auto"/>
          </w:tcPr>
          <w:p w:rsidR="0044698E" w:rsidRPr="00981E45" w:rsidRDefault="0044698E" w:rsidP="00D96454">
            <w:pPr>
              <w:pStyle w:val="ListParagraph"/>
              <w:numPr>
                <w:ilvl w:val="0"/>
                <w:numId w:val="111"/>
              </w:numPr>
              <w:rPr>
                <w:b/>
              </w:rPr>
            </w:pPr>
            <w:r>
              <w:rPr>
                <w:b/>
              </w:rPr>
              <w:t xml:space="preserve"> / Phase 1 / Campaign Update</w:t>
            </w:r>
            <w:r w:rsidR="005901D7">
              <w:rPr>
                <w:b/>
              </w:rPr>
              <w:t xml:space="preserve"> – Phase recState</w:t>
            </w:r>
          </w:p>
          <w:p w:rsidR="0046487C" w:rsidRDefault="0046487C" w:rsidP="0044698E">
            <w:r>
              <w:t xml:space="preserve">Canoe will maintain consistency between the Phase@recState and the recState of </w:t>
            </w:r>
            <w:proofErr w:type="gramStart"/>
            <w:r>
              <w:t>it’s</w:t>
            </w:r>
            <w:proofErr w:type="gramEnd"/>
            <w:r>
              <w:t xml:space="preserve"> containing element.  </w:t>
            </w:r>
            <w:r w:rsidR="0044698E">
              <w:t>The CIP consumer must suspend execution of a campaign item if the recState of a Phase within the parent Bundle is anything other than “act”.  The CIP consumer must continue to process reporting (StateFeedback and SMS) when the state of the parent Bundle is anything other than “cls”.</w:t>
            </w:r>
            <w:r w:rsidR="00EC6BC0">
              <w:t xml:space="preserve">  </w:t>
            </w:r>
          </w:p>
          <w:p w:rsidR="0046487C" w:rsidRDefault="0046487C" w:rsidP="0044698E"/>
          <w:p w:rsidR="006C1C59" w:rsidRDefault="006C1C59" w:rsidP="0044698E">
            <w:r>
              <w:t>As an example, if a parent Bundle had the following attributes:</w:t>
            </w:r>
          </w:p>
          <w:p w:rsidR="006C1C59" w:rsidRPr="005901D7" w:rsidRDefault="005901D7" w:rsidP="0044698E">
            <w:pPr>
              <w:rPr>
                <w:rFonts w:ascii="Arial Narrow" w:hAnsi="Arial Narrow"/>
                <w:sz w:val="16"/>
                <w:szCs w:val="16"/>
              </w:rPr>
            </w:pP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96"/>
                <w:sz w:val="16"/>
                <w:szCs w:val="16"/>
              </w:rPr>
              <w:t>&lt;Bundle</w:t>
            </w:r>
            <w:r w:rsidRPr="005901D7">
              <w:rPr>
                <w:rFonts w:ascii="Arial Narrow" w:hAnsi="Arial Narrow" w:cs="Times New Roman"/>
                <w:color w:val="F5844C"/>
                <w:sz w:val="16"/>
                <w:szCs w:val="16"/>
              </w:rPr>
              <w:t xml:space="preserve"> campVer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"1"</w:t>
            </w:r>
            <w:r w:rsidRPr="005901D7">
              <w:rPr>
                <w:rFonts w:ascii="Arial Narrow" w:hAnsi="Arial Narrow" w:cs="Times New Roman"/>
                <w:color w:val="F5844C"/>
                <w:sz w:val="16"/>
                <w:szCs w:val="16"/>
              </w:rPr>
              <w:t xml:space="preserve"> campOrderOwner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"canoe-ventures.com"</w:t>
            </w:r>
            <w:r w:rsidRPr="005901D7">
              <w:rPr>
                <w:rFonts w:ascii="Arial Narrow" w:hAnsi="Arial Narrow" w:cs="Times New Roman"/>
                <w:color w:val="F5844C"/>
                <w:sz w:val="16"/>
                <w:szCs w:val="16"/>
              </w:rPr>
              <w:t xml:space="preserve"> campOrder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"a"</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decisionOwner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"NBC.COM"</w:t>
            </w:r>
            <w:r w:rsidRPr="005901D7">
              <w:rPr>
                <w:rFonts w:ascii="Arial Narrow" w:hAnsi="Arial Narrow" w:cs="Times New Roman"/>
                <w:color w:val="F5844C"/>
                <w:sz w:val="16"/>
                <w:szCs w:val="16"/>
              </w:rPr>
              <w:t xml:space="preserve"> revision</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recRevoked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"false"</w:t>
            </w:r>
            <w:r w:rsidRPr="005901D7">
              <w:rPr>
                <w:rFonts w:ascii="Arial Narrow" w:hAnsi="Arial Narrow" w:cs="Times New Roman"/>
                <w:color w:val="F5844C"/>
                <w:sz w:val="16"/>
                <w:szCs w:val="16"/>
              </w:rPr>
              <w:t xml:space="preserve"> </w:t>
            </w:r>
            <w:r w:rsidRPr="005901D7">
              <w:rPr>
                <w:rFonts w:ascii="Arial Narrow" w:hAnsi="Arial Narrow" w:cs="Times New Roman"/>
                <w:b/>
                <w:color w:val="FF0000"/>
                <w:sz w:val="16"/>
                <w:szCs w:val="16"/>
                <w:u w:val="single"/>
              </w:rPr>
              <w:t>recState="act"</w:t>
            </w:r>
            <w:r w:rsidRPr="005901D7">
              <w:rPr>
                <w:rFonts w:ascii="Arial Narrow" w:hAnsi="Arial Narrow" w:cs="Times New Roman"/>
                <w:color w:val="FF0000"/>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revDat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"2011-10-01T15:00:00-05:00"</w:t>
            </w:r>
            <w:r w:rsidRPr="005901D7">
              <w:rPr>
                <w:rFonts w:ascii="Arial Narrow" w:hAnsi="Arial Narrow" w:cs="Times New Roman"/>
                <w:color w:val="F5844C"/>
                <w:sz w:val="16"/>
                <w:szCs w:val="16"/>
              </w:rPr>
              <w:t xml:space="preserve"> creDat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"2011-09-28T11:00:00-05:00"</w:t>
            </w:r>
            <w:r w:rsidRPr="005901D7">
              <w:rPr>
                <w:rFonts w:ascii="Arial Narrow" w:hAnsi="Arial Narrow" w:cs="Times New Roman"/>
                <w:color w:val="F5844C"/>
                <w:sz w:val="16"/>
                <w:szCs w:val="16"/>
              </w:rPr>
              <w:t xml:space="preserve"> gname</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"IBM_Market_Awareness"</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guid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"ntDbws5AEd6ukwAf4hSEQQ"</w:t>
            </w:r>
            <w:r w:rsidRPr="005901D7">
              <w:rPr>
                <w:rFonts w:ascii="Arial Narrow" w:hAnsi="Arial Narrow" w:cs="Times New Roman"/>
                <w:color w:val="F5844C"/>
                <w:sz w:val="16"/>
                <w:szCs w:val="16"/>
              </w:rPr>
              <w:t xml:space="preserve"> epsid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"0"</w:t>
            </w:r>
            <w:r w:rsidRPr="005901D7">
              <w:rPr>
                <w:rFonts w:ascii="Arial Narrow" w:hAnsi="Arial Narrow" w:cs="Times New Roman"/>
                <w:color w:val="F5844C"/>
                <w:sz w:val="16"/>
                <w:szCs w:val="16"/>
              </w:rPr>
              <w:t xml:space="preserve"> peid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"sOHzM85AEd6ukwAf4hSEQQ"</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priority</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productFamily</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"urn:canoe:safi:pfamily:vod:1.0"</w:t>
            </w:r>
            <w:r w:rsidRPr="005901D7">
              <w:rPr>
                <w:rFonts w:ascii="Arial Narrow" w:hAnsi="Arial Narrow" w:cs="Times New Roman"/>
                <w:color w:val="000096"/>
                <w:sz w:val="16"/>
                <w:szCs w:val="16"/>
              </w:rPr>
              <w:t>&gt;</w:t>
            </w:r>
          </w:p>
          <w:p w:rsidR="006C1C59" w:rsidRDefault="005901D7" w:rsidP="006C1C59">
            <w:r>
              <w:t xml:space="preserve">And contained </w:t>
            </w:r>
            <w:r w:rsidR="004F3631">
              <w:t xml:space="preserve">a </w:t>
            </w:r>
            <w:r>
              <w:t>Phase element</w:t>
            </w:r>
            <w:r w:rsidR="004F3631">
              <w:t xml:space="preserve"> with the following attributes</w:t>
            </w:r>
            <w:r>
              <w:t>:</w:t>
            </w:r>
          </w:p>
          <w:p w:rsidR="005901D7" w:rsidRPr="005901D7" w:rsidRDefault="005901D7" w:rsidP="006C1C59">
            <w:pPr>
              <w:rPr>
                <w:rFonts w:ascii="Arial Narrow" w:hAnsi="Arial Narrow"/>
                <w:sz w:val="16"/>
                <w:szCs w:val="16"/>
              </w:rPr>
            </w:pP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96"/>
                <w:sz w:val="16"/>
                <w:szCs w:val="16"/>
              </w:rPr>
              <w:t>&lt;Phase</w:t>
            </w:r>
            <w:r w:rsidRPr="005901D7">
              <w:rPr>
                <w:rFonts w:ascii="Arial Narrow" w:hAnsi="Arial Narrow" w:cs="Times New Roman"/>
                <w:color w:val="F5844C"/>
                <w:sz w:val="16"/>
                <w:szCs w:val="16"/>
              </w:rPr>
              <w:t xml:space="preserve"> epsid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"0"</w:t>
            </w:r>
            <w:r w:rsidRPr="005901D7">
              <w:rPr>
                <w:rFonts w:ascii="Arial Narrow" w:hAnsi="Arial Narrow" w:cs="Times New Roman"/>
                <w:color w:val="F5844C"/>
                <w:sz w:val="16"/>
                <w:szCs w:val="16"/>
              </w:rPr>
              <w:t xml:space="preserve"> peid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"sOHzM85AEd6ukwAf4hSEQQ"</w:t>
            </w:r>
            <w:r w:rsidRPr="005901D7">
              <w:rPr>
                <w:rFonts w:ascii="Arial Narrow" w:hAnsi="Arial Narrow" w:cs="Times New Roman"/>
                <w:color w:val="F5844C"/>
                <w:sz w:val="16"/>
                <w:szCs w:val="16"/>
              </w:rPr>
              <w:t xml:space="preserve"> event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"defined"</w:t>
            </w:r>
            <w:r w:rsidRPr="005901D7">
              <w:rPr>
                <w:rFonts w:ascii="Arial Narrow" w:hAnsi="Arial Narrow" w:cs="Times New Roman"/>
                <w:color w:val="F5844C"/>
                <w:sz w:val="16"/>
                <w:szCs w:val="16"/>
              </w:rPr>
              <w:t xml:space="preserve"> revision</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recRevoked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"false"</w:t>
            </w:r>
            <w:r w:rsidRPr="005901D7">
              <w:rPr>
                <w:rFonts w:ascii="Arial Narrow" w:hAnsi="Arial Narrow" w:cs="Times New Roman"/>
                <w:color w:val="F5844C"/>
                <w:sz w:val="16"/>
                <w:szCs w:val="16"/>
              </w:rPr>
              <w:t xml:space="preserve"> </w:t>
            </w:r>
            <w:r w:rsidRPr="005901D7">
              <w:rPr>
                <w:rFonts w:ascii="Arial Narrow" w:hAnsi="Arial Narrow" w:cs="Times New Roman"/>
                <w:b/>
                <w:color w:val="FF0000"/>
                <w:sz w:val="16"/>
                <w:szCs w:val="16"/>
                <w:u w:val="single"/>
              </w:rPr>
              <w:t>recState="pse"</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revDat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"2011-10-01T15:00:00-05:00"</w:t>
            </w:r>
            <w:r w:rsidRPr="005901D7">
              <w:rPr>
                <w:rFonts w:ascii="Arial Narrow" w:hAnsi="Arial Narrow" w:cs="Times New Roman"/>
                <w:color w:val="F5844C"/>
                <w:sz w:val="16"/>
                <w:szCs w:val="16"/>
              </w:rPr>
              <w:t xml:space="preserve"> creDat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"2011-09-28T11:00:00-05:00"</w:t>
            </w:r>
            <w:r w:rsidRPr="005901D7">
              <w:rPr>
                <w:rFonts w:ascii="Arial Narrow" w:hAnsi="Arial Narrow" w:cs="Times New Roman"/>
                <w:color w:val="000096"/>
                <w:sz w:val="16"/>
                <w:szCs w:val="16"/>
              </w:rPr>
              <w:t>&gt;</w:t>
            </w:r>
            <w:r w:rsidRPr="005901D7">
              <w:rPr>
                <w:rFonts w:ascii="Arial Narrow" w:hAnsi="Arial Narrow" w:cs="Times New Roman"/>
                <w:color w:val="000000"/>
                <w:sz w:val="16"/>
                <w:szCs w:val="16"/>
              </w:rPr>
              <w:br/>
            </w:r>
          </w:p>
          <w:p w:rsidR="005901D7" w:rsidRDefault="005901D7" w:rsidP="006C1C59">
            <w:r>
              <w:t xml:space="preserve">The CIP Consumer would suspend execution because the recState of the Bundle does </w:t>
            </w:r>
            <w:r w:rsidR="004F3631">
              <w:t>not</w:t>
            </w:r>
            <w:r>
              <w:t xml:space="preserve"> match the recState of the descendent Phase element.  Reporting would continue because the recState of the parent Bundle is not “cls”.</w:t>
            </w:r>
          </w:p>
          <w:p w:rsidR="004F3631" w:rsidRDefault="004F3631" w:rsidP="004F3631">
            <w:r>
              <w:t>As another example, if a child Bundle had the following attributes:</w:t>
            </w:r>
          </w:p>
          <w:p w:rsidR="004F3631" w:rsidRPr="005901D7" w:rsidRDefault="004F3631" w:rsidP="004F3631">
            <w:pPr>
              <w:rPr>
                <w:rFonts w:ascii="Arial Narrow" w:hAnsi="Arial Narrow"/>
                <w:sz w:val="16"/>
                <w:szCs w:val="16"/>
              </w:rPr>
            </w:pP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96"/>
                <w:sz w:val="16"/>
                <w:szCs w:val="16"/>
              </w:rPr>
              <w:t>&lt;Bundle</w:t>
            </w:r>
            <w:r w:rsidRPr="005901D7">
              <w:rPr>
                <w:rFonts w:ascii="Arial Narrow" w:hAnsi="Arial Narrow" w:cs="Times New Roman"/>
                <w:color w:val="F5844C"/>
                <w:sz w:val="16"/>
                <w:szCs w:val="16"/>
              </w:rPr>
              <w:t xml:space="preserve"> campVer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"1"</w:t>
            </w:r>
            <w:r w:rsidRPr="005901D7">
              <w:rPr>
                <w:rFonts w:ascii="Arial Narrow" w:hAnsi="Arial Narrow" w:cs="Times New Roman"/>
                <w:color w:val="F5844C"/>
                <w:sz w:val="16"/>
                <w:szCs w:val="16"/>
              </w:rPr>
              <w:t xml:space="preserve"> campOrderOwner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"canoe-ventures.com"</w:t>
            </w:r>
            <w:r w:rsidRPr="005901D7">
              <w:rPr>
                <w:rFonts w:ascii="Arial Narrow" w:hAnsi="Arial Narrow" w:cs="Times New Roman"/>
                <w:color w:val="F5844C"/>
                <w:sz w:val="16"/>
                <w:szCs w:val="16"/>
              </w:rPr>
              <w:t xml:space="preserve"> campOrder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"a"</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decisionOwner</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"NBC.COM"</w:t>
            </w:r>
            <w:r w:rsidRPr="005901D7">
              <w:rPr>
                <w:rFonts w:ascii="Arial Narrow" w:hAnsi="Arial Narrow" w:cs="Times New Roman"/>
                <w:color w:val="F5844C"/>
                <w:sz w:val="16"/>
                <w:szCs w:val="16"/>
              </w:rPr>
              <w:t xml:space="preserve"> revision</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recRevoked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"false"</w:t>
            </w:r>
            <w:r w:rsidRPr="005901D7">
              <w:rPr>
                <w:rFonts w:ascii="Arial Narrow" w:hAnsi="Arial Narrow" w:cs="Times New Roman"/>
                <w:color w:val="F5844C"/>
                <w:sz w:val="16"/>
                <w:szCs w:val="16"/>
              </w:rPr>
              <w:t xml:space="preserve"> </w:t>
            </w:r>
            <w:r w:rsidRPr="005901D7">
              <w:rPr>
                <w:rFonts w:ascii="Arial Narrow" w:hAnsi="Arial Narrow" w:cs="Times New Roman"/>
                <w:b/>
                <w:color w:val="FF0000"/>
                <w:sz w:val="16"/>
                <w:szCs w:val="16"/>
                <w:u w:val="single"/>
              </w:rPr>
              <w:t>recState="act"</w:t>
            </w:r>
            <w:r w:rsidRPr="005901D7">
              <w:rPr>
                <w:rFonts w:ascii="Arial Narrow" w:hAnsi="Arial Narrow" w:cs="Times New Roman"/>
                <w:color w:val="FF0000"/>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revDat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"2011-10-01T15:00:00-05:00"</w:t>
            </w:r>
            <w:r w:rsidRPr="005901D7">
              <w:rPr>
                <w:rFonts w:ascii="Arial Narrow" w:hAnsi="Arial Narrow" w:cs="Times New Roman"/>
                <w:color w:val="F5844C"/>
                <w:sz w:val="16"/>
                <w:szCs w:val="16"/>
              </w:rPr>
              <w:t xml:space="preserve"> creDat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"2011-09-28T11:00:00-05:00"</w:t>
            </w:r>
            <w:r w:rsidRPr="005901D7">
              <w:rPr>
                <w:rFonts w:ascii="Arial Narrow" w:hAnsi="Arial Narrow" w:cs="Times New Roman"/>
                <w:color w:val="F5844C"/>
                <w:sz w:val="16"/>
                <w:szCs w:val="16"/>
              </w:rPr>
              <w:t xml:space="preserve"> gname</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"IBM_Market_Awareness"</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guid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"ntDbws5AEd6ukwAf4hSEQQ"</w:t>
            </w:r>
            <w:r w:rsidRPr="005901D7">
              <w:rPr>
                <w:rFonts w:ascii="Arial Narrow" w:hAnsi="Arial Narrow" w:cs="Times New Roman"/>
                <w:color w:val="F5844C"/>
                <w:sz w:val="16"/>
                <w:szCs w:val="16"/>
              </w:rPr>
              <w:t xml:space="preserve"> epsid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"0"</w:t>
            </w:r>
            <w:r w:rsidRPr="005901D7">
              <w:rPr>
                <w:rFonts w:ascii="Arial Narrow" w:hAnsi="Arial Narrow" w:cs="Times New Roman"/>
                <w:color w:val="F5844C"/>
                <w:sz w:val="16"/>
                <w:szCs w:val="16"/>
              </w:rPr>
              <w:t xml:space="preserve"> peid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"sOHzM85AEd6ukwAf4hSEQQ"</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priority</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productFamily</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"urn:canoe:safi:pfamily:vod:1.0"</w:t>
            </w:r>
            <w:r w:rsidRPr="005901D7">
              <w:rPr>
                <w:rFonts w:ascii="Arial Narrow" w:hAnsi="Arial Narrow" w:cs="Times New Roman"/>
                <w:color w:val="000096"/>
                <w:sz w:val="16"/>
                <w:szCs w:val="16"/>
              </w:rPr>
              <w:t>&gt;</w:t>
            </w:r>
          </w:p>
          <w:p w:rsidR="004F3631" w:rsidRDefault="004F3631" w:rsidP="004F3631">
            <w:r>
              <w:t>And contained a Phase element with the following attributes:</w:t>
            </w:r>
          </w:p>
          <w:p w:rsidR="004F3631" w:rsidRPr="005901D7" w:rsidRDefault="004F3631" w:rsidP="004F3631">
            <w:pPr>
              <w:rPr>
                <w:rFonts w:ascii="Arial Narrow" w:hAnsi="Arial Narrow"/>
                <w:sz w:val="16"/>
                <w:szCs w:val="16"/>
              </w:rPr>
            </w:pP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00"/>
                <w:sz w:val="16"/>
                <w:szCs w:val="16"/>
              </w:rPr>
              <w:tab/>
            </w:r>
            <w:r w:rsidRPr="005901D7">
              <w:rPr>
                <w:rFonts w:ascii="Arial Narrow" w:hAnsi="Arial Narrow" w:cs="Times New Roman"/>
                <w:color w:val="000096"/>
                <w:sz w:val="16"/>
                <w:szCs w:val="16"/>
              </w:rPr>
              <w:t>&lt;Phase</w:t>
            </w:r>
            <w:r w:rsidRPr="005901D7">
              <w:rPr>
                <w:rFonts w:ascii="Arial Narrow" w:hAnsi="Arial Narrow" w:cs="Times New Roman"/>
                <w:color w:val="F5844C"/>
                <w:sz w:val="16"/>
                <w:szCs w:val="16"/>
              </w:rPr>
              <w:t xml:space="preserve"> epsid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"0"</w:t>
            </w:r>
            <w:r w:rsidRPr="005901D7">
              <w:rPr>
                <w:rFonts w:ascii="Arial Narrow" w:hAnsi="Arial Narrow" w:cs="Times New Roman"/>
                <w:color w:val="F5844C"/>
                <w:sz w:val="16"/>
                <w:szCs w:val="16"/>
              </w:rPr>
              <w:t xml:space="preserve"> peid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"sOHzM85AEd6ukwAf4hSEQQ"</w:t>
            </w:r>
            <w:r w:rsidRPr="005901D7">
              <w:rPr>
                <w:rFonts w:ascii="Arial Narrow" w:hAnsi="Arial Narrow" w:cs="Times New Roman"/>
                <w:color w:val="F5844C"/>
                <w:sz w:val="16"/>
                <w:szCs w:val="16"/>
              </w:rPr>
              <w:t xml:space="preserve"> event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"defined"</w:t>
            </w:r>
            <w:r w:rsidRPr="005901D7">
              <w:rPr>
                <w:rFonts w:ascii="Arial Narrow" w:hAnsi="Arial Narrow" w:cs="Times New Roman"/>
                <w:color w:val="F5844C"/>
                <w:sz w:val="16"/>
                <w:szCs w:val="16"/>
              </w:rPr>
              <w:t xml:space="preserve"> revision</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"3"</w:t>
            </w:r>
            <w:r w:rsidRPr="005901D7">
              <w:rPr>
                <w:rFonts w:ascii="Arial Narrow" w:hAnsi="Arial Narrow" w:cs="Times New Roman"/>
                <w:color w:val="F5844C"/>
                <w:sz w:val="16"/>
                <w:szCs w:val="16"/>
              </w:rPr>
              <w:t xml:space="preserve"> recRevoked</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"false"</w:t>
            </w:r>
            <w:r w:rsidRPr="005901D7">
              <w:rPr>
                <w:rFonts w:ascii="Arial Narrow" w:hAnsi="Arial Narrow" w:cs="Times New Roman"/>
                <w:color w:val="F5844C"/>
                <w:sz w:val="16"/>
                <w:szCs w:val="16"/>
              </w:rPr>
              <w:t xml:space="preserve"> </w:t>
            </w:r>
            <w:r w:rsidRPr="005901D7">
              <w:rPr>
                <w:rFonts w:ascii="Arial Narrow" w:hAnsi="Arial Narrow" w:cs="Times New Roman"/>
                <w:b/>
                <w:color w:val="FF0000"/>
                <w:sz w:val="16"/>
                <w:szCs w:val="16"/>
                <w:u w:val="single"/>
              </w:rPr>
              <w:t>recState="pse"</w:t>
            </w:r>
            <w:r w:rsidRPr="005901D7">
              <w:rPr>
                <w:rFonts w:ascii="Arial Narrow" w:hAnsi="Arial Narrow" w:cs="Times New Roman"/>
                <w:color w:val="F5844C"/>
                <w:sz w:val="16"/>
                <w:szCs w:val="16"/>
              </w:rPr>
              <w:t xml:space="preserve"> </w:t>
            </w:r>
            <w:r w:rsidRPr="005901D7">
              <w:rPr>
                <w:rFonts w:ascii="Arial Narrow" w:hAnsi="Arial Narrow" w:cs="Times New Roman"/>
                <w:color w:val="000000"/>
                <w:sz w:val="16"/>
                <w:szCs w:val="16"/>
              </w:rPr>
              <w:br/>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r>
            <w:r w:rsidRPr="005901D7">
              <w:rPr>
                <w:rFonts w:ascii="Arial Narrow" w:hAnsi="Arial Narrow" w:cs="Times New Roman"/>
                <w:color w:val="F5844C"/>
                <w:sz w:val="16"/>
                <w:szCs w:val="16"/>
              </w:rPr>
              <w:tab/>
              <w:t>revDat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"2011-10-01T15:00:00-05:00"</w:t>
            </w:r>
            <w:r w:rsidRPr="005901D7">
              <w:rPr>
                <w:rFonts w:ascii="Arial Narrow" w:hAnsi="Arial Narrow" w:cs="Times New Roman"/>
                <w:color w:val="F5844C"/>
                <w:sz w:val="16"/>
                <w:szCs w:val="16"/>
              </w:rPr>
              <w:t xml:space="preserve"> creDat</w:t>
            </w:r>
            <w:r w:rsidRPr="005901D7">
              <w:rPr>
                <w:rFonts w:ascii="Arial Narrow" w:hAnsi="Arial Narrow" w:cs="Times New Roman"/>
                <w:color w:val="FF8040"/>
                <w:sz w:val="16"/>
                <w:szCs w:val="16"/>
              </w:rPr>
              <w:t>=</w:t>
            </w:r>
            <w:r w:rsidRPr="005901D7">
              <w:rPr>
                <w:rFonts w:ascii="Arial Narrow" w:hAnsi="Arial Narrow" w:cs="Times New Roman"/>
                <w:color w:val="993300"/>
                <w:sz w:val="16"/>
                <w:szCs w:val="16"/>
              </w:rPr>
              <w:t>"2011-09-28T11:00:00-05:00"</w:t>
            </w:r>
            <w:r w:rsidRPr="005901D7">
              <w:rPr>
                <w:rFonts w:ascii="Arial Narrow" w:hAnsi="Arial Narrow" w:cs="Times New Roman"/>
                <w:color w:val="000096"/>
                <w:sz w:val="16"/>
                <w:szCs w:val="16"/>
              </w:rPr>
              <w:t>&gt;</w:t>
            </w:r>
            <w:r w:rsidRPr="005901D7">
              <w:rPr>
                <w:rFonts w:ascii="Arial Narrow" w:hAnsi="Arial Narrow" w:cs="Times New Roman"/>
                <w:color w:val="000000"/>
                <w:sz w:val="16"/>
                <w:szCs w:val="16"/>
              </w:rPr>
              <w:br/>
            </w:r>
          </w:p>
          <w:p w:rsidR="004F3631" w:rsidRPr="00E32490" w:rsidRDefault="004F3631" w:rsidP="004F3631">
            <w:r>
              <w:t>The CIP Consumer would suspend execution only of the child Bundle and related Placement/AssetReference.  Execution for any other child Bundles could continue.  Reporting would continue because the recState of the child Bundle is not “cls”.</w:t>
            </w:r>
          </w:p>
        </w:tc>
      </w:tr>
      <w:tr w:rsidR="00A51317" w:rsidRPr="00952AC9" w:rsidTr="00F83ACE">
        <w:tc>
          <w:tcPr>
            <w:tcW w:w="10458" w:type="dxa"/>
            <w:shd w:val="clear" w:color="auto" w:fill="auto"/>
          </w:tcPr>
          <w:p w:rsidR="00A51317" w:rsidRPr="00981E45" w:rsidRDefault="00A51317" w:rsidP="00D96454">
            <w:pPr>
              <w:pStyle w:val="ListParagraph"/>
              <w:numPr>
                <w:ilvl w:val="0"/>
                <w:numId w:val="111"/>
              </w:numPr>
              <w:rPr>
                <w:b/>
              </w:rPr>
            </w:pPr>
            <w:r>
              <w:rPr>
                <w:b/>
              </w:rPr>
              <w:t xml:space="preserve"> / Phase 1 / Campaign Update</w:t>
            </w:r>
            <w:r w:rsidR="004F3631">
              <w:rPr>
                <w:b/>
              </w:rPr>
              <w:t xml:space="preserve"> – revision</w:t>
            </w:r>
          </w:p>
          <w:p w:rsidR="00A51317" w:rsidRPr="00E32490" w:rsidRDefault="00A51317" w:rsidP="0067016A">
            <w:r>
              <w:t xml:space="preserve">The revision attribute of each Bundle, Placement, and Phase will be changed with each UpdateNotice.  The CIP consumer must </w:t>
            </w:r>
            <w:proofErr w:type="gramStart"/>
            <w:r>
              <w:t>persist</w:t>
            </w:r>
            <w:proofErr w:type="gramEnd"/>
            <w:r>
              <w:t xml:space="preserve"> the new revision to trigger appropriate Phase execution.</w:t>
            </w:r>
            <w:r w:rsidR="0067016A">
              <w:t xml:space="preserve"> For a new campaign item, revision=”1”.</w:t>
            </w:r>
          </w:p>
        </w:tc>
      </w:tr>
      <w:tr w:rsidR="00A51317" w:rsidRPr="0067016A" w:rsidTr="00F83ACE">
        <w:tc>
          <w:tcPr>
            <w:tcW w:w="10458" w:type="dxa"/>
            <w:shd w:val="clear" w:color="auto" w:fill="auto"/>
          </w:tcPr>
          <w:p w:rsidR="00A51317" w:rsidRPr="0022568B" w:rsidRDefault="00A51317" w:rsidP="00D96454">
            <w:pPr>
              <w:pStyle w:val="ListParagraph"/>
              <w:numPr>
                <w:ilvl w:val="0"/>
                <w:numId w:val="111"/>
              </w:numPr>
              <w:rPr>
                <w:b/>
                <w:rPrChange w:id="263" w:author="Tim Whitton" w:date="2012-02-07T08:18:00Z">
                  <w:rPr/>
                </w:rPrChange>
              </w:rPr>
            </w:pPr>
            <w:r w:rsidRPr="0022568B">
              <w:rPr>
                <w:b/>
                <w:rPrChange w:id="264" w:author="Tim Whitton" w:date="2012-02-07T08:18:00Z">
                  <w:rPr/>
                </w:rPrChange>
              </w:rPr>
              <w:t xml:space="preserve"> / Phase 1 / Campaign Update</w:t>
            </w:r>
            <w:r w:rsidR="0067016A" w:rsidRPr="0022568B">
              <w:rPr>
                <w:b/>
                <w:rPrChange w:id="265" w:author="Tim Whitton" w:date="2012-02-07T08:18:00Z">
                  <w:rPr/>
                </w:rPrChange>
              </w:rPr>
              <w:t xml:space="preserve"> - Informative</w:t>
            </w:r>
          </w:p>
          <w:p w:rsidR="00A51317" w:rsidRPr="0067016A" w:rsidRDefault="00A51317" w:rsidP="00B52D9D">
            <w:r w:rsidRPr="0067016A">
              <w:t>The following date/time attributes will be updated with each UpdateNotice.  Each of these will be set to the Date/Time the UpdateNotice is created.</w:t>
            </w:r>
          </w:p>
          <w:p w:rsidR="0067016A" w:rsidRDefault="0067016A" w:rsidP="00D96454">
            <w:pPr>
              <w:pStyle w:val="ListParagraph"/>
              <w:numPr>
                <w:ilvl w:val="0"/>
                <w:numId w:val="126"/>
              </w:numPr>
            </w:pPr>
            <w:r>
              <w:t>Bundle@revDat</w:t>
            </w:r>
          </w:p>
          <w:p w:rsidR="00A51317" w:rsidRDefault="0067016A" w:rsidP="00D96454">
            <w:pPr>
              <w:pStyle w:val="ListParagraph"/>
              <w:numPr>
                <w:ilvl w:val="0"/>
                <w:numId w:val="126"/>
              </w:numPr>
            </w:pPr>
            <w:r>
              <w:t>Placement@revDat</w:t>
            </w:r>
          </w:p>
          <w:p w:rsidR="002C50A5" w:rsidRDefault="002C50A5" w:rsidP="00D96454">
            <w:pPr>
              <w:pStyle w:val="ListParagraph"/>
              <w:numPr>
                <w:ilvl w:val="0"/>
                <w:numId w:val="126"/>
              </w:numPr>
            </w:pPr>
            <w:r>
              <w:t>StateFeedback@reportAsOf</w:t>
            </w:r>
          </w:p>
          <w:p w:rsidR="002C50A5" w:rsidRPr="0067016A" w:rsidRDefault="002C50A5" w:rsidP="00D96454">
            <w:pPr>
              <w:pStyle w:val="ListParagraph"/>
              <w:numPr>
                <w:ilvl w:val="0"/>
                <w:numId w:val="126"/>
              </w:numPr>
            </w:pPr>
            <w:r>
              <w:t>Phase@revDat</w:t>
            </w:r>
          </w:p>
        </w:tc>
      </w:tr>
      <w:tr w:rsidR="005B4ED2" w:rsidRPr="00952AC9" w:rsidTr="00F83ACE">
        <w:tc>
          <w:tcPr>
            <w:tcW w:w="10458" w:type="dxa"/>
            <w:shd w:val="clear" w:color="auto" w:fill="auto"/>
          </w:tcPr>
          <w:p w:rsidR="005B4ED2" w:rsidRPr="0022568B" w:rsidRDefault="005B4ED2" w:rsidP="00D96454">
            <w:pPr>
              <w:pStyle w:val="ListParagraph"/>
              <w:numPr>
                <w:ilvl w:val="0"/>
                <w:numId w:val="111"/>
              </w:numPr>
              <w:rPr>
                <w:b/>
                <w:rPrChange w:id="266" w:author="Tim Whitton" w:date="2012-02-07T08:18:00Z">
                  <w:rPr/>
                </w:rPrChange>
              </w:rPr>
            </w:pPr>
            <w:r w:rsidRPr="0022568B">
              <w:rPr>
                <w:b/>
                <w:rPrChange w:id="267" w:author="Tim Whitton" w:date="2012-02-07T08:18:00Z">
                  <w:rPr/>
                </w:rPrChange>
              </w:rPr>
              <w:lastRenderedPageBreak/>
              <w:t xml:space="preserve"> / Phase 1 / Campaign Update </w:t>
            </w:r>
            <w:r w:rsidR="002C50A5" w:rsidRPr="0022568B">
              <w:rPr>
                <w:b/>
                <w:rPrChange w:id="268" w:author="Tim Whitton" w:date="2012-02-07T08:18:00Z">
                  <w:rPr/>
                </w:rPrChange>
              </w:rPr>
              <w:t>–</w:t>
            </w:r>
            <w:r w:rsidRPr="0022568B">
              <w:rPr>
                <w:b/>
                <w:rPrChange w:id="269" w:author="Tim Whitton" w:date="2012-02-07T08:18:00Z">
                  <w:rPr/>
                </w:rPrChange>
              </w:rPr>
              <w:t xml:space="preserve"> </w:t>
            </w:r>
            <w:r w:rsidR="002C50A5" w:rsidRPr="0022568B">
              <w:rPr>
                <w:b/>
                <w:rPrChange w:id="270" w:author="Tim Whitton" w:date="2012-02-07T08:18:00Z">
                  <w:rPr/>
                </w:rPrChange>
              </w:rPr>
              <w:t xml:space="preserve">ContentMgmt - </w:t>
            </w:r>
            <w:r w:rsidRPr="0022568B">
              <w:rPr>
                <w:b/>
                <w:rPrChange w:id="271" w:author="Tim Whitton" w:date="2012-02-07T08:18:00Z">
                  <w:rPr/>
                </w:rPrChange>
              </w:rPr>
              <w:t>Informative</w:t>
            </w:r>
          </w:p>
          <w:p w:rsidR="005B4ED2" w:rsidRPr="00E32490" w:rsidRDefault="005B4ED2" w:rsidP="000139E0">
            <w:r w:rsidRPr="00091B11">
              <w:rPr>
                <w:rFonts w:ascii="Times New Roman" w:hAnsi="Times New Roman" w:cs="Times New Roman"/>
                <w:sz w:val="24"/>
                <w:szCs w:val="24"/>
              </w:rPr>
              <w:t xml:space="preserve"> The ContentMgmt@beginRequired attribute is populated by Canoe with the </w:t>
            </w:r>
            <w:r w:rsidR="000139E0" w:rsidRPr="00091B11">
              <w:rPr>
                <w:rFonts w:ascii="Times New Roman" w:hAnsi="Times New Roman" w:cs="Times New Roman"/>
                <w:sz w:val="24"/>
                <w:szCs w:val="24"/>
              </w:rPr>
              <w:t xml:space="preserve">creation date/time of the current </w:t>
            </w:r>
            <w:r w:rsidRPr="00091B11">
              <w:rPr>
                <w:rFonts w:ascii="Times New Roman" w:hAnsi="Times New Roman" w:cs="Times New Roman"/>
                <w:sz w:val="24"/>
                <w:szCs w:val="24"/>
              </w:rPr>
              <w:t>UpdateNotice.  It is of the format “YYYY-MM-DDT00:00:00.000-00:00"</w:t>
            </w:r>
          </w:p>
        </w:tc>
      </w:tr>
      <w:tr w:rsidR="002C50A5" w:rsidRPr="00952AC9" w:rsidTr="00F83ACE">
        <w:tc>
          <w:tcPr>
            <w:tcW w:w="10458" w:type="dxa"/>
            <w:shd w:val="clear" w:color="auto" w:fill="auto"/>
          </w:tcPr>
          <w:p w:rsidR="002C50A5" w:rsidRPr="0022568B" w:rsidRDefault="002C50A5" w:rsidP="00D96454">
            <w:pPr>
              <w:pStyle w:val="ListParagraph"/>
              <w:numPr>
                <w:ilvl w:val="0"/>
                <w:numId w:val="111"/>
              </w:numPr>
              <w:rPr>
                <w:b/>
                <w:rPrChange w:id="272" w:author="Tim Whitton" w:date="2012-02-07T08:18:00Z">
                  <w:rPr/>
                </w:rPrChange>
              </w:rPr>
            </w:pPr>
            <w:r w:rsidRPr="0022568B">
              <w:rPr>
                <w:b/>
                <w:rPrChange w:id="273" w:author="Tim Whitton" w:date="2012-02-07T08:18:00Z">
                  <w:rPr/>
                </w:rPrChange>
              </w:rPr>
              <w:t xml:space="preserve"> / Phase 1 / Campaign Update – ContentMgmt - Informative</w:t>
            </w:r>
          </w:p>
          <w:p w:rsidR="002C50A5" w:rsidRPr="00E32490" w:rsidRDefault="002C50A5" w:rsidP="002C50A5">
            <w:r w:rsidRPr="00091B11">
              <w:rPr>
                <w:rFonts w:ascii="Times New Roman" w:hAnsi="Times New Roman" w:cs="Times New Roman"/>
                <w:sz w:val="24"/>
                <w:szCs w:val="24"/>
              </w:rPr>
              <w:t xml:space="preserve"> The ContentMgmt@endRequired attribute is populated by Canoe with the Flight endDate/time.  It is not modified in subsequent UpdateNotices unless the flight endDateTime is changed.  It is of the format “YYYY-MM-DDT00:00:00.000-00:00"</w:t>
            </w:r>
          </w:p>
        </w:tc>
      </w:tr>
      <w:tr w:rsidR="0067016A" w:rsidRPr="00952AC9" w:rsidTr="00F83ACE">
        <w:tc>
          <w:tcPr>
            <w:tcW w:w="10458" w:type="dxa"/>
            <w:shd w:val="clear" w:color="auto" w:fill="auto"/>
          </w:tcPr>
          <w:p w:rsidR="0067016A" w:rsidRPr="0022568B" w:rsidRDefault="0067016A" w:rsidP="00D96454">
            <w:pPr>
              <w:pStyle w:val="ListParagraph"/>
              <w:numPr>
                <w:ilvl w:val="0"/>
                <w:numId w:val="111"/>
              </w:numPr>
              <w:rPr>
                <w:b/>
                <w:rPrChange w:id="274" w:author="Tim Whitton" w:date="2012-02-07T08:18:00Z">
                  <w:rPr/>
                </w:rPrChange>
              </w:rPr>
            </w:pPr>
            <w:r w:rsidRPr="0022568B">
              <w:rPr>
                <w:b/>
                <w:rPrChange w:id="275" w:author="Tim Whitton" w:date="2012-02-07T08:18:00Z">
                  <w:rPr/>
                </w:rPrChange>
              </w:rPr>
              <w:t xml:space="preserve"> / Phase 1 / Campaign Update </w:t>
            </w:r>
            <w:r w:rsidR="002C50A5" w:rsidRPr="0022568B">
              <w:rPr>
                <w:b/>
                <w:rPrChange w:id="276" w:author="Tim Whitton" w:date="2012-02-07T08:18:00Z">
                  <w:rPr/>
                </w:rPrChange>
              </w:rPr>
              <w:t>–</w:t>
            </w:r>
            <w:r w:rsidRPr="0022568B">
              <w:rPr>
                <w:b/>
                <w:rPrChange w:id="277" w:author="Tim Whitton" w:date="2012-02-07T08:18:00Z">
                  <w:rPr/>
                </w:rPrChange>
              </w:rPr>
              <w:t xml:space="preserve"> </w:t>
            </w:r>
            <w:r w:rsidR="002C50A5" w:rsidRPr="0022568B">
              <w:rPr>
                <w:b/>
                <w:rPrChange w:id="278" w:author="Tim Whitton" w:date="2012-02-07T08:18:00Z">
                  <w:rPr/>
                </w:rPrChange>
              </w:rPr>
              <w:t xml:space="preserve">campOrderOwner - </w:t>
            </w:r>
            <w:r w:rsidRPr="0022568B">
              <w:rPr>
                <w:b/>
                <w:rPrChange w:id="279" w:author="Tim Whitton" w:date="2012-02-07T08:18:00Z">
                  <w:rPr/>
                </w:rPrChange>
              </w:rPr>
              <w:t>Informative</w:t>
            </w:r>
          </w:p>
          <w:p w:rsidR="0067016A" w:rsidRPr="00E32490" w:rsidRDefault="0067016A" w:rsidP="00B93E97">
            <w:r w:rsidRPr="00091B11">
              <w:rPr>
                <w:rFonts w:ascii="Times New Roman" w:hAnsi="Times New Roman" w:cs="Times New Roman"/>
                <w:sz w:val="24"/>
                <w:szCs w:val="24"/>
              </w:rPr>
              <w:t xml:space="preserve"> The </w:t>
            </w:r>
            <w:r w:rsidR="002C50A5" w:rsidRPr="00091B11">
              <w:rPr>
                <w:rFonts w:ascii="Times New Roman" w:hAnsi="Times New Roman" w:cs="Times New Roman"/>
                <w:sz w:val="24"/>
                <w:szCs w:val="24"/>
              </w:rPr>
              <w:t>campOrderOwner</w:t>
            </w:r>
            <w:r w:rsidRPr="00091B11">
              <w:rPr>
                <w:rFonts w:ascii="Times New Roman" w:hAnsi="Times New Roman" w:cs="Times New Roman"/>
                <w:sz w:val="24"/>
                <w:szCs w:val="24"/>
              </w:rPr>
              <w:t xml:space="preserve"> is </w:t>
            </w:r>
            <w:r w:rsidR="00091B11" w:rsidRPr="00091B11">
              <w:rPr>
                <w:rFonts w:ascii="Times New Roman" w:hAnsi="Times New Roman" w:cs="Times New Roman"/>
                <w:sz w:val="24"/>
                <w:szCs w:val="24"/>
              </w:rPr>
              <w:t xml:space="preserve">always </w:t>
            </w:r>
            <w:r w:rsidRPr="00091B11">
              <w:rPr>
                <w:rFonts w:ascii="Times New Roman" w:hAnsi="Times New Roman" w:cs="Times New Roman"/>
                <w:sz w:val="24"/>
                <w:szCs w:val="24"/>
              </w:rPr>
              <w:t xml:space="preserve">populated by Canoe with </w:t>
            </w:r>
            <w:r w:rsidR="002C50A5" w:rsidRPr="00091B11">
              <w:rPr>
                <w:rFonts w:ascii="Times New Roman" w:hAnsi="Times New Roman" w:cs="Times New Roman"/>
                <w:sz w:val="24"/>
                <w:szCs w:val="24"/>
              </w:rPr>
              <w:t>"canoe-ventures.com"</w:t>
            </w:r>
            <w:r w:rsidRPr="00091B11">
              <w:rPr>
                <w:rFonts w:ascii="Times New Roman" w:hAnsi="Times New Roman" w:cs="Times New Roman"/>
                <w:sz w:val="24"/>
                <w:szCs w:val="24"/>
              </w:rPr>
              <w:t>.</w:t>
            </w:r>
          </w:p>
        </w:tc>
      </w:tr>
      <w:tr w:rsidR="00C4169D" w:rsidRPr="00952AC9" w:rsidTr="00F83ACE">
        <w:tc>
          <w:tcPr>
            <w:tcW w:w="10458" w:type="dxa"/>
            <w:shd w:val="clear" w:color="auto" w:fill="auto"/>
          </w:tcPr>
          <w:p w:rsidR="00C4169D" w:rsidRPr="00981E45" w:rsidRDefault="00C4169D" w:rsidP="00D96454">
            <w:pPr>
              <w:pStyle w:val="ListParagraph"/>
              <w:numPr>
                <w:ilvl w:val="0"/>
                <w:numId w:val="111"/>
              </w:numPr>
              <w:rPr>
                <w:b/>
              </w:rPr>
            </w:pPr>
            <w:r>
              <w:rPr>
                <w:b/>
              </w:rPr>
              <w:t xml:space="preserve"> / Phase 1 / Campaign Update</w:t>
            </w:r>
          </w:p>
          <w:p w:rsidR="00C4169D" w:rsidRPr="00E32490" w:rsidRDefault="00C4169D" w:rsidP="00C02D4B">
            <w:r>
              <w:t>Canoe will change the revision and revDat attributes of every Bundle, Placement and Phase each time an UpdateNotice is published.</w:t>
            </w:r>
          </w:p>
        </w:tc>
      </w:tr>
      <w:tr w:rsidR="00B93E97" w:rsidRPr="00952AC9" w:rsidTr="00F83ACE">
        <w:tc>
          <w:tcPr>
            <w:tcW w:w="10458" w:type="dxa"/>
            <w:shd w:val="clear" w:color="auto" w:fill="auto"/>
          </w:tcPr>
          <w:p w:rsidR="00B93E97" w:rsidRPr="00981E45" w:rsidRDefault="00B93E97" w:rsidP="00D96454">
            <w:pPr>
              <w:pStyle w:val="ListParagraph"/>
              <w:numPr>
                <w:ilvl w:val="0"/>
                <w:numId w:val="111"/>
              </w:numPr>
              <w:rPr>
                <w:b/>
              </w:rPr>
            </w:pPr>
            <w:r>
              <w:rPr>
                <w:b/>
              </w:rPr>
              <w:t xml:space="preserve"> / Phase 1 / Campaign Update – Syncronous Validation</w:t>
            </w:r>
          </w:p>
          <w:p w:rsidR="00B93E97" w:rsidRDefault="009D1ADB" w:rsidP="00B93E97">
            <w:r>
              <w:t xml:space="preserve">The CIP consumer must validate each UpdateNotice message against the schema version specified in the message.  The CIP consumer must respond with an UpdateResponse </w:t>
            </w:r>
            <w:r w:rsidR="002F2D19">
              <w:t xml:space="preserve">(see </w:t>
            </w:r>
            <w:r w:rsidR="0079765E">
              <w:fldChar w:fldCharType="begin"/>
            </w:r>
            <w:r w:rsidR="0079765E">
              <w:instrText xml:space="preserve"> REF _Ref311541089 \r \h </w:instrText>
            </w:r>
            <w:r w:rsidR="0079765E">
              <w:fldChar w:fldCharType="separate"/>
            </w:r>
            <w:r w:rsidR="0079765E">
              <w:t>Annex C</w:t>
            </w:r>
            <w:r w:rsidR="0079765E">
              <w:fldChar w:fldCharType="end"/>
            </w:r>
            <w:r w:rsidR="002F2D19">
              <w:t xml:space="preserve">- </w:t>
            </w:r>
            <w:r w:rsidR="002F2D19">
              <w:fldChar w:fldCharType="begin"/>
            </w:r>
            <w:r w:rsidR="002F2D19">
              <w:instrText xml:space="preserve"> REF _Ref311541104 \h </w:instrText>
            </w:r>
            <w:r w:rsidR="002F2D19">
              <w:fldChar w:fldCharType="separate"/>
            </w:r>
            <w:r w:rsidR="004C4B35">
              <w:t>UpdateResponse (OK and FAIL)</w:t>
            </w:r>
            <w:r w:rsidR="002F2D19">
              <w:fldChar w:fldCharType="end"/>
            </w:r>
            <w:r w:rsidR="002F2D19">
              <w:t xml:space="preserve">) </w:t>
            </w:r>
            <w:r>
              <w:t xml:space="preserve">with </w:t>
            </w:r>
            <w:proofErr w:type="gramStart"/>
            <w:r>
              <w:t>a</w:t>
            </w:r>
            <w:proofErr w:type="gramEnd"/>
            <w:r>
              <w:t xml:space="preserve"> msgResult=”OK” if the UpdateNotice validates with the schema.  The CIP consumer must respond with an UpdateResponse with </w:t>
            </w:r>
            <w:proofErr w:type="gramStart"/>
            <w:r>
              <w:t>a</w:t>
            </w:r>
            <w:proofErr w:type="gramEnd"/>
            <w:r>
              <w:t xml:space="preserve"> msgResult=”FAIL” if the UpdateNotice fails to validate with the schema.  If msgResult=”FAIL” the Notes element contains the details of the validation failure(s).</w:t>
            </w:r>
          </w:p>
          <w:p w:rsidR="009D1ADB" w:rsidRDefault="009D1ADB" w:rsidP="00B93E97">
            <w:r>
              <w:t>The CIP Publisher must log all UpdateResponse messages as successes when msgResult=”OK”.</w:t>
            </w:r>
          </w:p>
          <w:p w:rsidR="009D1ADB" w:rsidRDefault="009D1ADB" w:rsidP="009D1ADB">
            <w:r>
              <w:t>The CIP Publisher must log all UpdateResponse messages as failures when msgResult=”FAIL”.</w:t>
            </w:r>
          </w:p>
          <w:p w:rsidR="009D1ADB" w:rsidRPr="00E32490" w:rsidRDefault="009D1ADB" w:rsidP="009D1ADB">
            <w:r>
              <w:t xml:space="preserve">The CIP Publisher will alert and take action to correct the validation errors prior to re-submitting a </w:t>
            </w:r>
            <w:proofErr w:type="gramStart"/>
            <w:r>
              <w:t>failed  UpdateNotice</w:t>
            </w:r>
            <w:proofErr w:type="gramEnd"/>
            <w:r>
              <w:t>.</w:t>
            </w:r>
          </w:p>
        </w:tc>
      </w:tr>
      <w:tr w:rsidR="00882F5B" w:rsidRPr="00952AC9" w:rsidTr="00F83ACE">
        <w:tc>
          <w:tcPr>
            <w:tcW w:w="10458" w:type="dxa"/>
            <w:shd w:val="clear" w:color="auto" w:fill="auto"/>
          </w:tcPr>
          <w:p w:rsidR="00882F5B" w:rsidRPr="00981E45" w:rsidRDefault="00882F5B" w:rsidP="00F07CC8">
            <w:pPr>
              <w:pStyle w:val="ListParagraph"/>
              <w:numPr>
                <w:ilvl w:val="0"/>
                <w:numId w:val="111"/>
              </w:numPr>
              <w:rPr>
                <w:b/>
              </w:rPr>
            </w:pPr>
            <w:r>
              <w:rPr>
                <w:b/>
              </w:rPr>
              <w:t xml:space="preserve"> / Phase 1 / </w:t>
            </w:r>
            <w:r w:rsidR="00CA0089">
              <w:rPr>
                <w:b/>
              </w:rPr>
              <w:t>FeedbackNotice</w:t>
            </w:r>
            <w:r>
              <w:rPr>
                <w:b/>
              </w:rPr>
              <w:t xml:space="preserve"> – A</w:t>
            </w:r>
            <w:r w:rsidR="00A30549">
              <w:rPr>
                <w:b/>
              </w:rPr>
              <w:t>s</w:t>
            </w:r>
            <w:r>
              <w:rPr>
                <w:b/>
              </w:rPr>
              <w:t>yncronous Validation</w:t>
            </w:r>
          </w:p>
          <w:p w:rsidR="00A30549" w:rsidRDefault="00A30549" w:rsidP="00A30549">
            <w:r>
              <w:t xml:space="preserve">The CIP consumer validates each UpdateNotice based on the rules/constraints defined in the productFamily and productMember definitions (see </w:t>
            </w:r>
            <w:r>
              <w:fldChar w:fldCharType="begin"/>
            </w:r>
            <w:r>
              <w:instrText xml:space="preserve"> REF _Ref311533582 \n \h </w:instrText>
            </w:r>
            <w:r>
              <w:fldChar w:fldCharType="separate"/>
            </w:r>
            <w:r w:rsidR="004C4B35">
              <w:t>Annex J</w:t>
            </w:r>
            <w:r>
              <w:fldChar w:fldCharType="end"/>
            </w:r>
            <w:r>
              <w:t xml:space="preserve"> - </w:t>
            </w:r>
            <w:r>
              <w:fldChar w:fldCharType="begin"/>
            </w:r>
            <w:r>
              <w:instrText xml:space="preserve"> REF _Ref311533582 \h </w:instrText>
            </w:r>
            <w:r>
              <w:fldChar w:fldCharType="separate"/>
            </w:r>
            <w:r w:rsidR="004C4B35">
              <w:t>ProductFamily and ProductMember Definitions</w:t>
            </w:r>
            <w:r>
              <w:fldChar w:fldCharType="end"/>
            </w:r>
            <w:r>
              <w:t xml:space="preserve">).  </w:t>
            </w:r>
          </w:p>
          <w:p w:rsidR="00A30549" w:rsidRDefault="00A30549" w:rsidP="00A30549">
            <w:r>
              <w:t>The “</w:t>
            </w:r>
            <w:r w:rsidRPr="002F2D19">
              <w:t>urn:canoe:safi:pfamily:vod:1.0</w:t>
            </w:r>
            <w:r>
              <w:t>” productFamily dictates the following validations:</w:t>
            </w:r>
          </w:p>
          <w:p w:rsidR="00A30549" w:rsidRDefault="00A30549" w:rsidP="00FC0AAA">
            <w:pPr>
              <w:numPr>
                <w:ilvl w:val="0"/>
                <w:numId w:val="170"/>
              </w:numPr>
            </w:pPr>
            <w:r>
              <w:t>Orders Element – Only 1 Orders element exists.</w:t>
            </w:r>
          </w:p>
          <w:p w:rsidR="00A30549" w:rsidRDefault="00A30549" w:rsidP="00FC0AAA">
            <w:pPr>
              <w:numPr>
                <w:ilvl w:val="0"/>
                <w:numId w:val="170"/>
              </w:numPr>
            </w:pPr>
            <w:r>
              <w:t>Orders Element – Only 1 Parent Bundle exists in the Orders element.</w:t>
            </w:r>
          </w:p>
          <w:p w:rsidR="00A30549" w:rsidRDefault="00A30549" w:rsidP="00FC0AAA">
            <w:pPr>
              <w:numPr>
                <w:ilvl w:val="0"/>
                <w:numId w:val="170"/>
              </w:numPr>
            </w:pPr>
            <w:r>
              <w:t>Parent Bundle – Establishes priority.  All inner bundles and placements must replicate the priority of the Parent Bundle.</w:t>
            </w:r>
          </w:p>
          <w:p w:rsidR="00A30549" w:rsidRDefault="00A30549" w:rsidP="00FC0AAA">
            <w:pPr>
              <w:numPr>
                <w:ilvl w:val="0"/>
                <w:numId w:val="170"/>
              </w:numPr>
            </w:pPr>
            <w:r>
              <w:t>Parent Bundle - Must contain at least 1 CommonQualifierGroup element containing at least 1 Qualifier element containing at least 1 Term element.</w:t>
            </w:r>
          </w:p>
          <w:p w:rsidR="00A30549" w:rsidRDefault="00A30549" w:rsidP="00FC0AAA">
            <w:pPr>
              <w:numPr>
                <w:ilvl w:val="0"/>
                <w:numId w:val="170"/>
              </w:numPr>
            </w:pPr>
            <w:r>
              <w:t>Parent Bundle - CommonQualifierGroup</w:t>
            </w:r>
            <w:r w:rsidRPr="00E3148D">
              <w:t>@condition must = “or”.</w:t>
            </w:r>
          </w:p>
          <w:p w:rsidR="00A30549" w:rsidRPr="00AB3666" w:rsidRDefault="00A30549" w:rsidP="00FC0AAA">
            <w:pPr>
              <w:numPr>
                <w:ilvl w:val="0"/>
                <w:numId w:val="170"/>
              </w:numPr>
            </w:pPr>
            <w:r>
              <w:t xml:space="preserve">Parent </w:t>
            </w:r>
            <w:r w:rsidRPr="00AB3666">
              <w:t xml:space="preserve">Bundle </w:t>
            </w:r>
            <w:r>
              <w:t xml:space="preserve">– All </w:t>
            </w:r>
            <w:r w:rsidRPr="00AB3666">
              <w:t xml:space="preserve">source, operation, xpath or namespace of a </w:t>
            </w:r>
            <w:r w:rsidRPr="00CF6841">
              <w:t xml:space="preserve">Term element </w:t>
            </w:r>
            <w:r>
              <w:t xml:space="preserve">must be properly formed. </w:t>
            </w:r>
          </w:p>
          <w:p w:rsidR="00A30549" w:rsidRDefault="00A30549" w:rsidP="00FC0AAA">
            <w:pPr>
              <w:numPr>
                <w:ilvl w:val="0"/>
                <w:numId w:val="170"/>
              </w:numPr>
            </w:pPr>
            <w:r>
              <w:t xml:space="preserve">Parent </w:t>
            </w:r>
            <w:r w:rsidRPr="00AB3666">
              <w:t xml:space="preserve">Bundle </w:t>
            </w:r>
            <w:r>
              <w:t>–</w:t>
            </w:r>
            <w:r w:rsidRPr="00AB3666">
              <w:t xml:space="preserve"> </w:t>
            </w:r>
            <w:r>
              <w:t xml:space="preserve">Must contain </w:t>
            </w:r>
            <w:r w:rsidRPr="00AB3666">
              <w:t>at least 1 Flight element</w:t>
            </w:r>
            <w:r>
              <w:t>.</w:t>
            </w:r>
          </w:p>
          <w:p w:rsidR="00A30549" w:rsidRDefault="00A30549" w:rsidP="00FC0AAA">
            <w:pPr>
              <w:numPr>
                <w:ilvl w:val="0"/>
                <w:numId w:val="170"/>
              </w:numPr>
            </w:pPr>
            <w:r>
              <w:t xml:space="preserve">Parent Bundle – Must contain a StateFeedback element.  </w:t>
            </w:r>
            <w:r w:rsidRPr="00C158A0">
              <w:t>This StateFeedback element must contain the Statistics element(s) which must contain a Statistic element to track insertion performance and a Statistic element to track view performance.</w:t>
            </w:r>
          </w:p>
          <w:p w:rsidR="00A30549" w:rsidRPr="00E676C9" w:rsidRDefault="00A30549" w:rsidP="00FC0AAA">
            <w:pPr>
              <w:numPr>
                <w:ilvl w:val="0"/>
                <w:numId w:val="170"/>
              </w:numPr>
            </w:pPr>
            <w:r>
              <w:t>Parent Bundle – Must contain a Phase with a ProcessRuleSelector@</w:t>
            </w:r>
            <w:r>
              <w:rPr>
                <w:rFonts w:ascii="Times New Roman" w:hAnsi="Times New Roman" w:cs="Times New Roman"/>
                <w:color w:val="F5844C"/>
                <w:sz w:val="24"/>
                <w:szCs w:val="24"/>
              </w:rPr>
              <w:t>ruleId</w:t>
            </w:r>
            <w:r>
              <w:rPr>
                <w:rFonts w:ascii="Times New Roman" w:hAnsi="Times New Roman" w:cs="Times New Roman"/>
                <w:color w:val="FF8040"/>
                <w:sz w:val="24"/>
                <w:szCs w:val="24"/>
              </w:rPr>
              <w:t>=</w:t>
            </w:r>
            <w:r>
              <w:rPr>
                <w:rFonts w:ascii="Times New Roman" w:hAnsi="Times New Roman" w:cs="Times New Roman"/>
                <w:color w:val="993300"/>
                <w:sz w:val="24"/>
                <w:szCs w:val="24"/>
              </w:rPr>
              <w:t xml:space="preserve">"SetGoal" and a </w:t>
            </w:r>
            <w:r>
              <w:t>ProcessRuleSelector@</w:t>
            </w:r>
            <w:r>
              <w:rPr>
                <w:rFonts w:ascii="Times New Roman" w:hAnsi="Times New Roman" w:cs="Times New Roman"/>
                <w:color w:val="F5844C"/>
                <w:sz w:val="24"/>
                <w:szCs w:val="24"/>
              </w:rPr>
              <w:t>ruleRepository</w:t>
            </w:r>
            <w:r>
              <w:rPr>
                <w:rFonts w:ascii="Times New Roman" w:hAnsi="Times New Roman" w:cs="Times New Roman"/>
                <w:color w:val="FF8040"/>
                <w:sz w:val="24"/>
                <w:szCs w:val="24"/>
              </w:rPr>
              <w:t>=</w:t>
            </w:r>
            <w:r>
              <w:rPr>
                <w:rFonts w:ascii="Times New Roman" w:hAnsi="Times New Roman" w:cs="Times New Roman"/>
                <w:color w:val="993300"/>
                <w:sz w:val="24"/>
                <w:szCs w:val="24"/>
              </w:rPr>
              <w:t>"urn:canoe:safi:rulesRepo:1.0"</w:t>
            </w:r>
          </w:p>
          <w:p w:rsidR="00A30549" w:rsidRDefault="00A30549" w:rsidP="00FC0AAA">
            <w:pPr>
              <w:numPr>
                <w:ilvl w:val="0"/>
                <w:numId w:val="170"/>
              </w:numPr>
            </w:pPr>
            <w:r>
              <w:t>The inner Bundle productFamily must be “</w:t>
            </w:r>
            <w:r w:rsidRPr="002F2D19">
              <w:t>urn:canoe:safi:pfamily:single:1.0</w:t>
            </w:r>
            <w:r>
              <w:t xml:space="preserve">” or </w:t>
            </w:r>
            <w:r>
              <w:lastRenderedPageBreak/>
              <w:t>“</w:t>
            </w:r>
            <w:r w:rsidRPr="002F2D19">
              <w:t>urn:canoe:safi:pfamily:</w:t>
            </w:r>
            <w:r>
              <w:t>multiple</w:t>
            </w:r>
            <w:r w:rsidRPr="002F2D19">
              <w:t>:1.0</w:t>
            </w:r>
            <w:r>
              <w:t>”</w:t>
            </w:r>
          </w:p>
          <w:p w:rsidR="00A30549" w:rsidRDefault="00A30549" w:rsidP="00A30549"/>
          <w:p w:rsidR="00A30549" w:rsidRDefault="00A30549" w:rsidP="00A30549">
            <w:r>
              <w:t>The “</w:t>
            </w:r>
            <w:r w:rsidRPr="002F2D19">
              <w:t>urn:canoe:safi:pfamily:single:1.0</w:t>
            </w:r>
            <w:r>
              <w:t>” productFamily dictates the following validations:</w:t>
            </w:r>
          </w:p>
          <w:p w:rsidR="00A30549" w:rsidRDefault="00A30549" w:rsidP="00FC0AAA">
            <w:pPr>
              <w:numPr>
                <w:ilvl w:val="0"/>
                <w:numId w:val="171"/>
              </w:numPr>
            </w:pPr>
            <w:r>
              <w:t>The Parent Bundle productFamily Must be “</w:t>
            </w:r>
            <w:r w:rsidRPr="002F2D19">
              <w:t>urn:canoe:safi:pfamily:vod:1.0</w:t>
            </w:r>
            <w:r>
              <w:t>”</w:t>
            </w:r>
          </w:p>
          <w:p w:rsidR="00A30549" w:rsidRDefault="00A30549" w:rsidP="00FC0AAA">
            <w:pPr>
              <w:numPr>
                <w:ilvl w:val="0"/>
                <w:numId w:val="171"/>
              </w:numPr>
            </w:pPr>
            <w:r>
              <w:t>Inner Bundle – Must contain exactly 1 Placement element</w:t>
            </w:r>
          </w:p>
          <w:p w:rsidR="00A30549" w:rsidRDefault="00A30549" w:rsidP="00FC0AAA">
            <w:pPr>
              <w:numPr>
                <w:ilvl w:val="0"/>
                <w:numId w:val="171"/>
              </w:numPr>
            </w:pPr>
            <w:r>
              <w:t xml:space="preserve">Inner Bundle - </w:t>
            </w:r>
            <w:r w:rsidRPr="0082593D">
              <w:t xml:space="preserve">The @priority of all inner bundles </w:t>
            </w:r>
            <w:proofErr w:type="gramStart"/>
            <w:r>
              <w:t>Must</w:t>
            </w:r>
            <w:proofErr w:type="gramEnd"/>
            <w:r>
              <w:t xml:space="preserve"> </w:t>
            </w:r>
            <w:r w:rsidRPr="0082593D">
              <w:t>be the same as the parent bundle.</w:t>
            </w:r>
          </w:p>
          <w:p w:rsidR="00A30549" w:rsidRDefault="00A30549" w:rsidP="00FC0AAA">
            <w:pPr>
              <w:numPr>
                <w:ilvl w:val="0"/>
                <w:numId w:val="171"/>
              </w:numPr>
            </w:pPr>
            <w:r w:rsidRPr="00EC2CC0">
              <w:t>The CategoryExclusion element, when defined (it is Optional), will be contained in the inner Bundle.  CategoryExclusion will not be defined in any other element.</w:t>
            </w:r>
          </w:p>
          <w:p w:rsidR="00A30549" w:rsidRDefault="00A30549" w:rsidP="00FC0AAA">
            <w:pPr>
              <w:numPr>
                <w:ilvl w:val="0"/>
                <w:numId w:val="171"/>
              </w:numPr>
            </w:pPr>
            <w:r w:rsidRPr="00EC2CC0">
              <w:t xml:space="preserve">A StateFeedback element </w:t>
            </w:r>
            <w:r>
              <w:t>must</w:t>
            </w:r>
            <w:r w:rsidRPr="00EC2CC0">
              <w:t xml:space="preserve"> be defined in the inner Bundle.  This StateFeedback element will be used to report syntax validation errors.</w:t>
            </w:r>
          </w:p>
          <w:p w:rsidR="00A30549" w:rsidRPr="00AB3666" w:rsidRDefault="00A30549" w:rsidP="00FC0AAA">
            <w:pPr>
              <w:numPr>
                <w:ilvl w:val="0"/>
                <w:numId w:val="171"/>
              </w:numPr>
            </w:pPr>
            <w:r>
              <w:t xml:space="preserve">The Placement productMember must be </w:t>
            </w:r>
            <w:r w:rsidRPr="00EC2CC0">
              <w:t>"urn:canoe:safi:pmember:vodplacement:1.0"</w:t>
            </w:r>
          </w:p>
          <w:p w:rsidR="00A30549" w:rsidRDefault="00A30549" w:rsidP="00A30549"/>
          <w:p w:rsidR="00A30549" w:rsidRDefault="00A30549" w:rsidP="00A30549">
            <w:r>
              <w:t>The “urn:canoe:safi:pfamily:multiple</w:t>
            </w:r>
            <w:r w:rsidRPr="002F2D19">
              <w:t>:1.0</w:t>
            </w:r>
            <w:r>
              <w:t>” productFamily dictates the following validations:</w:t>
            </w:r>
          </w:p>
          <w:p w:rsidR="00A30549" w:rsidRDefault="00A30549" w:rsidP="00FC0AAA">
            <w:pPr>
              <w:numPr>
                <w:ilvl w:val="0"/>
                <w:numId w:val="172"/>
              </w:numPr>
            </w:pPr>
            <w:r>
              <w:t>The Parent Bundle productFamily Must be “</w:t>
            </w:r>
            <w:r w:rsidRPr="002F2D19">
              <w:t>urn:canoe:safi:pfamily:vod:1.0</w:t>
            </w:r>
            <w:r>
              <w:t>”</w:t>
            </w:r>
          </w:p>
          <w:p w:rsidR="00A30549" w:rsidRDefault="00A30549" w:rsidP="00FC0AAA">
            <w:pPr>
              <w:numPr>
                <w:ilvl w:val="0"/>
                <w:numId w:val="172"/>
              </w:numPr>
            </w:pPr>
            <w:r>
              <w:t>Inner Bundle – Must contain more than 1 Placement element</w:t>
            </w:r>
          </w:p>
          <w:p w:rsidR="00A30549" w:rsidRDefault="00A30549" w:rsidP="00FC0AAA">
            <w:pPr>
              <w:numPr>
                <w:ilvl w:val="0"/>
                <w:numId w:val="172"/>
              </w:numPr>
            </w:pPr>
            <w:r>
              <w:t xml:space="preserve">Inner Bundle - </w:t>
            </w:r>
            <w:r w:rsidRPr="0082593D">
              <w:t xml:space="preserve">The @priority of all inner bundles </w:t>
            </w:r>
            <w:proofErr w:type="gramStart"/>
            <w:r>
              <w:t>Must</w:t>
            </w:r>
            <w:proofErr w:type="gramEnd"/>
            <w:r>
              <w:t xml:space="preserve"> </w:t>
            </w:r>
            <w:r w:rsidRPr="0082593D">
              <w:t>be the same as the parent bundle.</w:t>
            </w:r>
          </w:p>
          <w:p w:rsidR="00A30549" w:rsidRPr="00A015F9" w:rsidRDefault="00A30549" w:rsidP="00FC0AAA">
            <w:pPr>
              <w:numPr>
                <w:ilvl w:val="0"/>
                <w:numId w:val="172"/>
              </w:numPr>
            </w:pPr>
            <w:r w:rsidRPr="00A015F9">
              <w:t>Inner</w:t>
            </w:r>
            <w:r w:rsidRPr="00191C43">
              <w:t xml:space="preserve"> Bundle – Must contain a Phase with a ProcessRuleSelector@</w:t>
            </w:r>
            <w:r w:rsidRPr="00FC0AAA">
              <w:t xml:space="preserve">ruleId="assignAssetRotationValue" and a  </w:t>
            </w:r>
            <w:r w:rsidRPr="00A015F9">
              <w:t>ProcessRuleSelector@</w:t>
            </w:r>
            <w:r w:rsidRPr="00FC0AAA">
              <w:t>ruleRepository="urn:canoe:safi:rulesRepo:1.0"</w:t>
            </w:r>
          </w:p>
          <w:p w:rsidR="00A30549" w:rsidRDefault="00A30549" w:rsidP="00FC0AAA">
            <w:pPr>
              <w:numPr>
                <w:ilvl w:val="0"/>
                <w:numId w:val="172"/>
              </w:numPr>
            </w:pPr>
            <w:r w:rsidRPr="00EC2CC0">
              <w:t>The CategoryExclusion element, when defined (it is Optional), will be contained in the inner Bundle.  CategoryExclusion will not be defined in any other element.</w:t>
            </w:r>
          </w:p>
          <w:p w:rsidR="00A30549" w:rsidRDefault="00A30549" w:rsidP="00FC0AAA">
            <w:pPr>
              <w:numPr>
                <w:ilvl w:val="0"/>
                <w:numId w:val="172"/>
              </w:numPr>
            </w:pPr>
            <w:r w:rsidRPr="00EC2CC0">
              <w:t xml:space="preserve">A StateFeedback element </w:t>
            </w:r>
            <w:r>
              <w:t>must</w:t>
            </w:r>
            <w:r w:rsidRPr="00EC2CC0">
              <w:t xml:space="preserve"> be defined in the inner Bundle.  This StateFeedback element will be used to report syntax validation errors.</w:t>
            </w:r>
          </w:p>
          <w:p w:rsidR="00A30549" w:rsidRDefault="00A30549" w:rsidP="00FC0AAA">
            <w:pPr>
              <w:numPr>
                <w:ilvl w:val="0"/>
                <w:numId w:val="172"/>
              </w:numPr>
            </w:pPr>
            <w:r>
              <w:t xml:space="preserve">The Placement productMember must be </w:t>
            </w:r>
            <w:r w:rsidRPr="00EC2CC0">
              <w:t>"urn</w:t>
            </w:r>
            <w:proofErr w:type="gramStart"/>
            <w:r w:rsidRPr="00EC2CC0">
              <w:t>:canoe:safi:pmember:vodplacement:1.0</w:t>
            </w:r>
            <w:proofErr w:type="gramEnd"/>
            <w:r w:rsidRPr="00EC2CC0">
              <w:t>"</w:t>
            </w:r>
            <w:r>
              <w:t>.</w:t>
            </w:r>
          </w:p>
          <w:p w:rsidR="00A30549" w:rsidRDefault="00A30549" w:rsidP="00A30549"/>
          <w:p w:rsidR="00A30549" w:rsidRDefault="00A30549" w:rsidP="00A30549">
            <w:r>
              <w:t>The “</w:t>
            </w:r>
            <w:r w:rsidRPr="0052620B">
              <w:t>urn:canoe:safi:pmember:vodplacement:1.0</w:t>
            </w:r>
            <w:r>
              <w:t>” productMember dictates the following validations:</w:t>
            </w:r>
          </w:p>
          <w:p w:rsidR="00A30549" w:rsidRDefault="00A30549" w:rsidP="00FC0AAA">
            <w:pPr>
              <w:numPr>
                <w:ilvl w:val="0"/>
                <w:numId w:val="173"/>
              </w:numPr>
            </w:pPr>
            <w:r>
              <w:t xml:space="preserve">The productFamily of the Containing bundle must be </w:t>
            </w:r>
            <w:r w:rsidRPr="00EC2CC0">
              <w:t>"urn:canoe:safi:pfamily:single:1.0"</w:t>
            </w:r>
            <w:r>
              <w:t xml:space="preserve"> or </w:t>
            </w:r>
            <w:r w:rsidRPr="00EC2CC0">
              <w:t>"urn:canoe:safi:pfamily:</w:t>
            </w:r>
            <w:r>
              <w:t>multiple</w:t>
            </w:r>
            <w:r w:rsidRPr="00EC2CC0">
              <w:t>:1.0"</w:t>
            </w:r>
          </w:p>
          <w:p w:rsidR="00A30549" w:rsidRPr="00AB3666" w:rsidRDefault="00A30549" w:rsidP="00FC0AAA">
            <w:pPr>
              <w:numPr>
                <w:ilvl w:val="0"/>
                <w:numId w:val="173"/>
              </w:numPr>
            </w:pPr>
            <w:r w:rsidRPr="00AB3666">
              <w:t xml:space="preserve">AssetReference </w:t>
            </w:r>
            <w:r>
              <w:t>–</w:t>
            </w:r>
            <w:r w:rsidRPr="00AB3666">
              <w:t xml:space="preserve"> </w:t>
            </w:r>
            <w:r w:rsidRPr="00A015F9">
              <w:t xml:space="preserve">The AssetReference must contain an AssetMetadata element with xpath=”uriID” to define the assetID. </w:t>
            </w:r>
            <w:r>
              <w:t xml:space="preserve">  The uriID value must be properly formed</w:t>
            </w:r>
            <w:r w:rsidRPr="00AB3666">
              <w:t xml:space="preserve">. </w:t>
            </w:r>
          </w:p>
          <w:p w:rsidR="00A30549" w:rsidRPr="00AB3666" w:rsidRDefault="00A30549" w:rsidP="00FC0AAA">
            <w:pPr>
              <w:numPr>
                <w:ilvl w:val="0"/>
                <w:numId w:val="173"/>
              </w:numPr>
            </w:pPr>
            <w:r w:rsidRPr="00AB3666">
              <w:t xml:space="preserve">AssetReference </w:t>
            </w:r>
            <w:r>
              <w:t>–</w:t>
            </w:r>
            <w:r w:rsidRPr="00AB3666">
              <w:t xml:space="preserve"> </w:t>
            </w:r>
            <w:r w:rsidRPr="00A015F9">
              <w:t>The AssetReference must contain at least 1 AssetMetadata element with one of the following xpath values</w:t>
            </w:r>
            <w:r>
              <w:t xml:space="preserve"> </w:t>
            </w:r>
            <w:r w:rsidRPr="00A015F9">
              <w:t>to define the product category of the asset; IndustryGroup|MajorGroup|PCCDescription|ProductCategory.</w:t>
            </w:r>
          </w:p>
          <w:p w:rsidR="00A30549" w:rsidRPr="00AB3666" w:rsidRDefault="00A30549" w:rsidP="00FC0AAA">
            <w:pPr>
              <w:numPr>
                <w:ilvl w:val="0"/>
                <w:numId w:val="173"/>
              </w:numPr>
            </w:pPr>
            <w:r w:rsidRPr="00AB3666">
              <w:t xml:space="preserve">StateFeedback.Statistics.Statistic - datamap </w:t>
            </w:r>
            <w:r>
              <w:t xml:space="preserve">must be recognized, </w:t>
            </w:r>
            <w:r w:rsidRPr="00AB3666">
              <w:t xml:space="preserve">provided </w:t>
            </w:r>
            <w:r>
              <w:t>and properly formed</w:t>
            </w:r>
            <w:r w:rsidRPr="00AB3666">
              <w:t xml:space="preserve">. </w:t>
            </w:r>
          </w:p>
          <w:p w:rsidR="00A30549" w:rsidRDefault="00A30549" w:rsidP="00FC0AAA">
            <w:pPr>
              <w:numPr>
                <w:ilvl w:val="0"/>
                <w:numId w:val="173"/>
              </w:numPr>
            </w:pPr>
            <w:r w:rsidRPr="00AB3666">
              <w:t xml:space="preserve">StateFeedback.Statistics.Statistic - variable is </w:t>
            </w:r>
            <w:r>
              <w:t xml:space="preserve">recognized and </w:t>
            </w:r>
            <w:r w:rsidRPr="00AB3666">
              <w:t>provided</w:t>
            </w:r>
            <w:r>
              <w:t>.</w:t>
            </w:r>
          </w:p>
          <w:p w:rsidR="00A30549" w:rsidRDefault="00A30549" w:rsidP="00FC0AAA">
            <w:pPr>
              <w:numPr>
                <w:ilvl w:val="0"/>
                <w:numId w:val="173"/>
              </w:numPr>
            </w:pPr>
            <w:r>
              <w:t>StateFeedback - @reportAsOf is provided and properly formed.</w:t>
            </w:r>
          </w:p>
          <w:p w:rsidR="00882F5B" w:rsidRPr="00E32490" w:rsidRDefault="00882F5B" w:rsidP="00F07CC8"/>
        </w:tc>
      </w:tr>
      <w:tr w:rsidR="00CA0089" w:rsidRPr="00952AC9" w:rsidTr="00F83ACE">
        <w:tc>
          <w:tcPr>
            <w:tcW w:w="10458" w:type="dxa"/>
            <w:shd w:val="clear" w:color="auto" w:fill="auto"/>
          </w:tcPr>
          <w:p w:rsidR="00CA0089" w:rsidRPr="00981E45" w:rsidRDefault="00CA0089" w:rsidP="00F07CC8">
            <w:pPr>
              <w:pStyle w:val="ListParagraph"/>
              <w:numPr>
                <w:ilvl w:val="0"/>
                <w:numId w:val="111"/>
              </w:numPr>
              <w:rPr>
                <w:b/>
              </w:rPr>
            </w:pPr>
            <w:r>
              <w:rPr>
                <w:b/>
              </w:rPr>
              <w:lastRenderedPageBreak/>
              <w:t xml:space="preserve"> / Phase 1 / FeedbackNotice – Asyncronous Validations</w:t>
            </w:r>
          </w:p>
          <w:p w:rsidR="00CA0089" w:rsidRPr="00E32490" w:rsidRDefault="00CA0089">
            <w:r>
              <w:t xml:space="preserve">When syntax validation errors are identified, the CIP publisher MUST insert a StateFeedback element in the containing Bundle, Placement, AssetReference, or Phase.  This StateFeedback element MUST have a revision=”0” and contain a Notes element with descriptive details of the error(s).  </w:t>
            </w:r>
            <w:r w:rsidR="003F4B21">
              <w:t xml:space="preserve">All errors within a Bundle, Placement, AssetReference, or Phase will be reported in the same StateFeedback element (within the same </w:t>
            </w:r>
            <w:r w:rsidR="003F4B21">
              <w:lastRenderedPageBreak/>
              <w:t>Notes element).  Error</w:t>
            </w:r>
            <w:r w:rsidR="00512CB8">
              <w:t>s</w:t>
            </w:r>
            <w:r w:rsidR="003F4B21">
              <w:t xml:space="preserve"> will not be repetitively reported in ancestor elements.</w:t>
            </w:r>
            <w:r w:rsidR="00B33418">
              <w:t xml:space="preserve">  </w:t>
            </w:r>
            <w:del w:id="280" w:author="Tim Whitton" w:date="2012-02-08T13:20:00Z">
              <w:r w:rsidR="000F3D69" w:rsidRPr="00FC0AAA" w:rsidDel="00A65375">
                <w:rPr>
                  <w:b/>
                  <w:color w:val="FF0000"/>
                </w:rPr>
                <w:delText>NOTE: We need to add the StateFeedback element to Phase.</w:delText>
              </w:r>
              <w:r w:rsidR="000F3D69" w:rsidRPr="00FC0AAA" w:rsidDel="00A65375">
                <w:rPr>
                  <w:color w:val="FF0000"/>
                </w:rPr>
                <w:delText xml:space="preserve">  </w:delText>
              </w:r>
            </w:del>
          </w:p>
        </w:tc>
      </w:tr>
      <w:tr w:rsidR="00347FB3" w:rsidRPr="00952AC9" w:rsidTr="00F83ACE">
        <w:tc>
          <w:tcPr>
            <w:tcW w:w="10458" w:type="dxa"/>
            <w:shd w:val="clear" w:color="auto" w:fill="auto"/>
          </w:tcPr>
          <w:p w:rsidR="00347FB3" w:rsidRPr="00981E45" w:rsidRDefault="00347FB3" w:rsidP="00D96454">
            <w:pPr>
              <w:pStyle w:val="ListParagraph"/>
              <w:numPr>
                <w:ilvl w:val="0"/>
                <w:numId w:val="111"/>
              </w:numPr>
              <w:rPr>
                <w:b/>
              </w:rPr>
            </w:pPr>
            <w:r>
              <w:rPr>
                <w:b/>
              </w:rPr>
              <w:lastRenderedPageBreak/>
              <w:t xml:space="preserve"> / Phase 1 / Campaign Update</w:t>
            </w:r>
            <w:r w:rsidR="00C4169D">
              <w:rPr>
                <w:b/>
              </w:rPr>
              <w:t xml:space="preserve"> – reportEndTime - Informative</w:t>
            </w:r>
          </w:p>
          <w:p w:rsidR="00347FB3" w:rsidRPr="00E32490" w:rsidRDefault="00347FB3" w:rsidP="00C4169D">
            <w:r>
              <w:t xml:space="preserve">Canoe </w:t>
            </w:r>
            <w:r w:rsidR="00091B11">
              <w:t xml:space="preserve">will </w:t>
            </w:r>
            <w:r w:rsidR="00C4169D">
              <w:t xml:space="preserve">publish the flightEndDateTime plus a configurable number of hours as the StateFeedback@reportEndTime. </w:t>
            </w:r>
          </w:p>
        </w:tc>
      </w:tr>
      <w:tr w:rsidR="00FD5AD1" w:rsidRPr="00952AC9" w:rsidTr="00F83ACE">
        <w:tc>
          <w:tcPr>
            <w:tcW w:w="10458" w:type="dxa"/>
            <w:shd w:val="clear" w:color="auto" w:fill="auto"/>
          </w:tcPr>
          <w:p w:rsidR="00FD5AD1" w:rsidRPr="00981E45" w:rsidRDefault="00FD5AD1" w:rsidP="00D96454">
            <w:pPr>
              <w:pStyle w:val="ListParagraph"/>
              <w:numPr>
                <w:ilvl w:val="0"/>
                <w:numId w:val="111"/>
              </w:numPr>
              <w:rPr>
                <w:b/>
              </w:rPr>
            </w:pPr>
            <w:r>
              <w:rPr>
                <w:b/>
              </w:rPr>
              <w:t xml:space="preserve"> / Phase 1 / Registration </w:t>
            </w:r>
          </w:p>
          <w:p w:rsidR="00FD5AD1" w:rsidRDefault="00BC5D8C" w:rsidP="005815EB">
            <w:r>
              <w:t xml:space="preserve">The GetRegistrationRequest and SetRegistrationRequest message structures will not be supported by CIP consumer or CIP Publisher.  </w:t>
            </w:r>
            <w:r w:rsidR="001716D2">
              <w:t xml:space="preserve">Registration is a manual process.  The </w:t>
            </w:r>
            <w:r w:rsidR="00FD5AD1">
              <w:t>CIP consumer</w:t>
            </w:r>
            <w:r w:rsidR="001716D2">
              <w:t xml:space="preserve"> and CIP publisher exchange endpoint information and make any required configurations manually.</w:t>
            </w:r>
          </w:p>
          <w:p w:rsidR="001716D2" w:rsidRDefault="001716D2" w:rsidP="005815EB">
            <w:r>
              <w:t xml:space="preserve">The Comcast endpoint is </w:t>
            </w:r>
            <w:hyperlink r:id="rId26" w:history="1">
              <w:r w:rsidRPr="00F255C1">
                <w:rPr>
                  <w:rStyle w:val="Hyperlink"/>
                  <w:rFonts w:ascii="Arial Narrow" w:hAnsi="Arial Narrow"/>
                  <w:sz w:val="18"/>
                  <w:szCs w:val="18"/>
                </w:rPr>
                <w:t>https://slapp.westchester.pa.bo.comcast.net:7021/cipUpdate/svCIPClientService</w:t>
              </w:r>
            </w:hyperlink>
          </w:p>
          <w:p w:rsidR="00E61277" w:rsidRPr="00E61277" w:rsidRDefault="001716D2" w:rsidP="00E61277">
            <w:pPr>
              <w:rPr>
                <w:rStyle w:val="Hyperlink"/>
                <w:rFonts w:ascii="Arial Narrow" w:hAnsi="Arial Narrow"/>
                <w:sz w:val="18"/>
                <w:szCs w:val="18"/>
              </w:rPr>
            </w:pPr>
            <w:r>
              <w:rPr>
                <w:rFonts w:ascii="Arial Narrow" w:hAnsi="Arial Narrow" w:cs="Times New Roman"/>
                <w:color w:val="006400"/>
                <w:sz w:val="18"/>
                <w:szCs w:val="18"/>
              </w:rPr>
              <w:t xml:space="preserve">The Canoe endpoint is </w:t>
            </w:r>
            <w:hyperlink r:id="rId27" w:history="1">
              <w:r w:rsidR="00E61277" w:rsidRPr="00E61277">
                <w:rPr>
                  <w:rStyle w:val="Hyperlink"/>
                  <w:rFonts w:ascii="Arial Narrow" w:hAnsi="Arial Narrow"/>
                  <w:sz w:val="18"/>
                  <w:szCs w:val="18"/>
                </w:rPr>
                <w:t>https://slapp.westchester.pa.bo.comcast.net:7021/cipUpdate/svCIPClientService</w:t>
              </w:r>
            </w:hyperlink>
          </w:p>
          <w:p w:rsidR="00711036" w:rsidRPr="00F766D1" w:rsidRDefault="00711036">
            <w:pPr>
              <w:rPr>
                <w:rFonts w:ascii="Arial Narrow" w:hAnsi="Arial Narrow"/>
                <w:sz w:val="18"/>
                <w:szCs w:val="18"/>
              </w:rPr>
            </w:pPr>
          </w:p>
        </w:tc>
      </w:tr>
      <w:tr w:rsidR="00A87601" w:rsidRPr="00952AC9" w:rsidTr="00F83ACE">
        <w:tc>
          <w:tcPr>
            <w:tcW w:w="10458" w:type="dxa"/>
            <w:shd w:val="clear" w:color="auto" w:fill="auto"/>
          </w:tcPr>
          <w:p w:rsidR="00A87601" w:rsidRPr="00981E45" w:rsidRDefault="00A87601" w:rsidP="00D96454">
            <w:pPr>
              <w:pStyle w:val="ListParagraph"/>
              <w:numPr>
                <w:ilvl w:val="0"/>
                <w:numId w:val="111"/>
              </w:numPr>
              <w:rPr>
                <w:b/>
              </w:rPr>
            </w:pPr>
            <w:r>
              <w:rPr>
                <w:b/>
              </w:rPr>
              <w:t xml:space="preserve"> / Phase 1 / ReadRequest</w:t>
            </w:r>
          </w:p>
          <w:p w:rsidR="00A87601" w:rsidRDefault="00235B1A" w:rsidP="00A87601">
            <w:pPr>
              <w:rPr>
                <w:rFonts w:ascii="Times New Roman" w:hAnsi="Times New Roman" w:cs="Times New Roman"/>
                <w:color w:val="006400"/>
                <w:sz w:val="24"/>
                <w:szCs w:val="24"/>
              </w:rPr>
            </w:pPr>
            <w:r w:rsidRPr="00A364F5">
              <w:rPr>
                <w:rFonts w:ascii="Times New Roman" w:hAnsi="Times New Roman" w:cs="Times New Roman"/>
                <w:sz w:val="24"/>
                <w:szCs w:val="24"/>
              </w:rPr>
              <w:t>The ReadRequest message d</w:t>
            </w:r>
            <w:r w:rsidR="00A87601" w:rsidRPr="00A364F5">
              <w:rPr>
                <w:rFonts w:ascii="Times New Roman" w:hAnsi="Times New Roman" w:cs="Times New Roman"/>
                <w:sz w:val="24"/>
                <w:szCs w:val="24"/>
              </w:rPr>
              <w:t>efines selection criteria for Bundle data to be returned in a ReadResponse. The</w:t>
            </w:r>
            <w:r w:rsidRPr="00A364F5">
              <w:rPr>
                <w:rFonts w:ascii="Times New Roman" w:hAnsi="Times New Roman" w:cs="Times New Roman"/>
                <w:sz w:val="24"/>
                <w:szCs w:val="24"/>
              </w:rPr>
              <w:t xml:space="preserve"> </w:t>
            </w:r>
            <w:r w:rsidR="00A87601" w:rsidRPr="00A364F5">
              <w:rPr>
                <w:rFonts w:ascii="Times New Roman" w:hAnsi="Times New Roman" w:cs="Times New Roman"/>
                <w:sz w:val="24"/>
                <w:szCs w:val="24"/>
              </w:rPr>
              <w:t>ReadResponse returns zero or more top-level Bundles that satisfy all the</w:t>
            </w:r>
            <w:r w:rsidRPr="00A364F5">
              <w:rPr>
                <w:rFonts w:ascii="Times New Roman" w:hAnsi="Times New Roman" w:cs="Times New Roman"/>
                <w:sz w:val="24"/>
                <w:szCs w:val="24"/>
              </w:rPr>
              <w:t xml:space="preserve"> </w:t>
            </w:r>
            <w:r w:rsidR="00A87601" w:rsidRPr="00A364F5">
              <w:rPr>
                <w:rFonts w:ascii="Times New Roman" w:hAnsi="Times New Roman" w:cs="Times New Roman"/>
                <w:sz w:val="24"/>
                <w:szCs w:val="24"/>
              </w:rPr>
              <w:t>selection criteria present in the ReadRequest. Omitted criteria do not restrict the returned set,</w:t>
            </w:r>
            <w:r w:rsidRPr="00A364F5">
              <w:rPr>
                <w:rFonts w:ascii="Times New Roman" w:hAnsi="Times New Roman" w:cs="Times New Roman"/>
                <w:sz w:val="24"/>
                <w:szCs w:val="24"/>
              </w:rPr>
              <w:t xml:space="preserve"> </w:t>
            </w:r>
            <w:r w:rsidR="00A87601" w:rsidRPr="00A364F5">
              <w:rPr>
                <w:rFonts w:ascii="Times New Roman" w:hAnsi="Times New Roman" w:cs="Times New Roman"/>
                <w:sz w:val="24"/>
                <w:szCs w:val="24"/>
              </w:rPr>
              <w:t>except as specifically noted. All child components are included for each</w:t>
            </w:r>
            <w:r w:rsidRPr="00A364F5">
              <w:rPr>
                <w:rFonts w:ascii="Times New Roman" w:hAnsi="Times New Roman" w:cs="Times New Roman"/>
                <w:sz w:val="24"/>
                <w:szCs w:val="24"/>
              </w:rPr>
              <w:t xml:space="preserve"> </w:t>
            </w:r>
            <w:r w:rsidR="00A87601" w:rsidRPr="00A364F5">
              <w:rPr>
                <w:rFonts w:ascii="Times New Roman" w:hAnsi="Times New Roman" w:cs="Times New Roman"/>
                <w:sz w:val="24"/>
                <w:szCs w:val="24"/>
              </w:rPr>
              <w:t>top-level Bundle selected.  A specific campaign can be selected by guid or PEID+EPSID.</w:t>
            </w:r>
            <w:r w:rsidRPr="00A364F5">
              <w:rPr>
                <w:rFonts w:ascii="Times New Roman" w:hAnsi="Times New Roman" w:cs="Times New Roman"/>
                <w:sz w:val="24"/>
                <w:szCs w:val="24"/>
              </w:rPr>
              <w:t xml:space="preserve">  </w:t>
            </w:r>
            <w:proofErr w:type="gramStart"/>
            <w:r w:rsidR="00A87601" w:rsidRPr="00A364F5">
              <w:rPr>
                <w:rFonts w:ascii="Times New Roman" w:hAnsi="Times New Roman" w:cs="Times New Roman"/>
                <w:sz w:val="24"/>
                <w:szCs w:val="24"/>
              </w:rPr>
              <w:t>revision</w:t>
            </w:r>
            <w:proofErr w:type="gramEnd"/>
            <w:r w:rsidR="00A87601" w:rsidRPr="00A364F5">
              <w:rPr>
                <w:rFonts w:ascii="Times New Roman" w:hAnsi="Times New Roman" w:cs="Times New Roman"/>
                <w:sz w:val="24"/>
                <w:szCs w:val="24"/>
              </w:rPr>
              <w:t xml:space="preserve"> and certain other attributes of the BundleSelectorGroup are not supported (revision, gname, campOrder, campOrderOwner) and must always be omitted.  Only the current revision of a bundle is returned.  </w:t>
            </w:r>
            <w:proofErr w:type="gramStart"/>
            <w:r w:rsidR="00A87601" w:rsidRPr="00A364F5">
              <w:rPr>
                <w:rFonts w:ascii="Times New Roman" w:hAnsi="Times New Roman" w:cs="Times New Roman"/>
                <w:sz w:val="24"/>
                <w:szCs w:val="24"/>
              </w:rPr>
              <w:t>revDateFrom</w:t>
            </w:r>
            <w:proofErr w:type="gramEnd"/>
            <w:r w:rsidR="00A87601" w:rsidRPr="00A364F5">
              <w:rPr>
                <w:rFonts w:ascii="Times New Roman" w:hAnsi="Times New Roman" w:cs="Times New Roman"/>
                <w:sz w:val="24"/>
                <w:szCs w:val="24"/>
              </w:rPr>
              <w:t xml:space="preserve"> and revDateTo select a window of revision dates for the Bundle.  Only current revisions with revDat in the window will be returned.</w:t>
            </w:r>
            <w:r w:rsidR="00A87601">
              <w:rPr>
                <w:rFonts w:ascii="Times New Roman" w:hAnsi="Times New Roman" w:cs="Times New Roman"/>
                <w:color w:val="000000"/>
                <w:sz w:val="24"/>
                <w:szCs w:val="24"/>
              </w:rPr>
              <w:br/>
            </w:r>
          </w:p>
          <w:p w:rsidR="00A87601" w:rsidRPr="00BC67B6" w:rsidRDefault="00A87601" w:rsidP="00A87601">
            <w:pPr>
              <w:rPr>
                <w:rFonts w:ascii="Arial Narrow" w:hAnsi="Arial Narrow"/>
                <w:sz w:val="18"/>
                <w:szCs w:val="18"/>
              </w:rPr>
            </w:pPr>
            <w:r w:rsidRPr="00BC67B6">
              <w:rPr>
                <w:rFonts w:ascii="Arial Narrow" w:hAnsi="Arial Narrow" w:cs="Times New Roman"/>
                <w:color w:val="006400"/>
                <w:sz w:val="18"/>
                <w:szCs w:val="18"/>
              </w:rPr>
              <w:t>As an example:</w:t>
            </w:r>
            <w:r w:rsidRPr="00BC67B6">
              <w:rPr>
                <w:rFonts w:ascii="Arial Narrow" w:hAnsi="Arial Narrow" w:cs="Times New Roman"/>
                <w:color w:val="000000"/>
                <w:sz w:val="18"/>
                <w:szCs w:val="18"/>
              </w:rPr>
              <w:br/>
            </w:r>
            <w:r w:rsidRPr="00BC67B6">
              <w:rPr>
                <w:rFonts w:ascii="Arial Narrow" w:hAnsi="Arial Narrow" w:cs="Times New Roman"/>
                <w:color w:val="000096"/>
                <w:sz w:val="18"/>
                <w:szCs w:val="18"/>
              </w:rPr>
              <w:t>&lt;ReadRequest</w:t>
            </w:r>
            <w:r w:rsidRPr="00BC67B6">
              <w:rPr>
                <w:rFonts w:ascii="Arial Narrow" w:hAnsi="Arial Narrow" w:cs="Times New Roman"/>
                <w:color w:val="F5844C"/>
                <w:sz w:val="18"/>
                <w:szCs w:val="18"/>
              </w:rPr>
              <w:t xml:space="preserve"> xmlns</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"urn:cablelabs:safi:xsd:cip:3.0"</w:t>
            </w:r>
            <w:r w:rsidRPr="00BC67B6">
              <w:rPr>
                <w:rFonts w:ascii="Arial Narrow" w:hAnsi="Arial Narrow" w:cs="Times New Roman"/>
                <w:color w:val="000000"/>
                <w:sz w:val="18"/>
                <w:szCs w:val="18"/>
              </w:rPr>
              <w:br/>
            </w:r>
            <w:r w:rsidRPr="00BC67B6">
              <w:rPr>
                <w:rFonts w:ascii="Arial Narrow" w:hAnsi="Arial Narrow" w:cs="Times New Roman"/>
                <w:color w:val="F5844C"/>
                <w:sz w:val="18"/>
                <w:szCs w:val="18"/>
              </w:rPr>
              <w:tab/>
              <w:t>xsi:schemaLocation</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"urn:cablelabs:safi:xsd:cip:3.0 OC-SaFI-CIP-3.0.-2.xsd"</w:t>
            </w:r>
            <w:r w:rsidRPr="00BC67B6">
              <w:rPr>
                <w:rFonts w:ascii="Arial Narrow" w:hAnsi="Arial Narrow" w:cs="Times New Roman"/>
                <w:color w:val="000000"/>
                <w:sz w:val="18"/>
                <w:szCs w:val="18"/>
              </w:rPr>
              <w:br/>
            </w:r>
            <w:r w:rsidRPr="00BC67B6">
              <w:rPr>
                <w:rFonts w:ascii="Arial Narrow" w:hAnsi="Arial Narrow" w:cs="Times New Roman"/>
                <w:color w:val="F5844C"/>
                <w:sz w:val="18"/>
                <w:szCs w:val="18"/>
              </w:rPr>
              <w:tab/>
            </w:r>
            <w:r w:rsidRPr="00BC67B6">
              <w:rPr>
                <w:rFonts w:ascii="Arial Narrow" w:hAnsi="Arial Narrow" w:cs="Times New Roman"/>
                <w:color w:val="0099CC"/>
                <w:sz w:val="18"/>
                <w:szCs w:val="18"/>
              </w:rPr>
              <w:t>xmlns:xsi</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"http://www.w3.org/2001/XMLSchema-instance"</w:t>
            </w:r>
            <w:r w:rsidRPr="00BC67B6">
              <w:rPr>
                <w:rFonts w:ascii="Arial Narrow" w:hAnsi="Arial Narrow" w:cs="Times New Roman"/>
                <w:color w:val="F5844C"/>
                <w:sz w:val="18"/>
                <w:szCs w:val="18"/>
              </w:rPr>
              <w:t xml:space="preserve"> guid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"ntDbws5AEd6ukwAf4hSEQQ"</w:t>
            </w:r>
            <w:r w:rsidRPr="00BC67B6">
              <w:rPr>
                <w:rFonts w:ascii="Arial Narrow" w:hAnsi="Arial Narrow" w:cs="Times New Roman"/>
                <w:color w:val="F5844C"/>
                <w:sz w:val="18"/>
                <w:szCs w:val="18"/>
              </w:rPr>
              <w:t xml:space="preserve"> peid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 xml:space="preserve">"sOHzM85AEd6ukwAf4hSEQQ" </w:t>
            </w:r>
            <w:r w:rsidRPr="00BC67B6">
              <w:rPr>
                <w:rFonts w:ascii="Arial Narrow" w:hAnsi="Arial Narrow" w:cs="Times New Roman"/>
                <w:color w:val="F5844C"/>
                <w:sz w:val="18"/>
                <w:szCs w:val="18"/>
              </w:rPr>
              <w:t>epsid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 xml:space="preserve">"0" </w:t>
            </w:r>
            <w:r w:rsidRPr="00BC67B6">
              <w:rPr>
                <w:rFonts w:ascii="Arial Narrow" w:hAnsi="Arial Narrow" w:cs="Times New Roman"/>
                <w:color w:val="F5844C"/>
                <w:sz w:val="18"/>
                <w:szCs w:val="18"/>
              </w:rPr>
              <w:t>revDateFrom</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"2011-10-01T00:00:00-05:00"</w:t>
            </w:r>
            <w:r w:rsidRPr="00BC67B6">
              <w:rPr>
                <w:rFonts w:ascii="Arial Narrow" w:hAnsi="Arial Narrow" w:cs="Times New Roman"/>
                <w:color w:val="F5844C"/>
                <w:sz w:val="18"/>
                <w:szCs w:val="18"/>
              </w:rPr>
              <w:t xml:space="preserve"> revDateTo</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"2011-10-05T00:00:00-05:00"</w:t>
            </w:r>
            <w:r w:rsidRPr="00BC67B6">
              <w:rPr>
                <w:rFonts w:ascii="Arial Narrow" w:hAnsi="Arial Narrow" w:cs="Times New Roman"/>
                <w:color w:val="000096"/>
                <w:sz w:val="18"/>
                <w:szCs w:val="18"/>
              </w:rPr>
              <w:t>&gt;</w:t>
            </w:r>
            <w:r w:rsidRPr="00BC67B6">
              <w:rPr>
                <w:rFonts w:ascii="Arial Narrow" w:hAnsi="Arial Narrow" w:cs="Times New Roman"/>
                <w:color w:val="000000"/>
                <w:sz w:val="18"/>
                <w:szCs w:val="18"/>
              </w:rPr>
              <w:br/>
            </w:r>
            <w:r w:rsidRPr="00BC67B6">
              <w:rPr>
                <w:rFonts w:ascii="Arial Narrow" w:hAnsi="Arial Narrow" w:cs="Times New Roman"/>
                <w:color w:val="000096"/>
                <w:sz w:val="18"/>
                <w:szCs w:val="18"/>
              </w:rPr>
              <w:t>&lt;/ReadRequest&gt;</w:t>
            </w:r>
          </w:p>
        </w:tc>
      </w:tr>
      <w:tr w:rsidR="00235B1A" w:rsidRPr="00952AC9" w:rsidTr="00F83ACE">
        <w:tc>
          <w:tcPr>
            <w:tcW w:w="10458" w:type="dxa"/>
            <w:shd w:val="clear" w:color="auto" w:fill="auto"/>
          </w:tcPr>
          <w:p w:rsidR="00235B1A" w:rsidRPr="00981E45" w:rsidRDefault="00235B1A" w:rsidP="00D96454">
            <w:pPr>
              <w:pStyle w:val="ListParagraph"/>
              <w:numPr>
                <w:ilvl w:val="0"/>
                <w:numId w:val="111"/>
              </w:numPr>
              <w:rPr>
                <w:b/>
              </w:rPr>
            </w:pPr>
            <w:r>
              <w:rPr>
                <w:b/>
              </w:rPr>
              <w:t xml:space="preserve"> / Phase 1 / ReadResponse</w:t>
            </w:r>
          </w:p>
          <w:p w:rsidR="00235B1A" w:rsidRPr="00E32490" w:rsidRDefault="00235B1A" w:rsidP="001F5564">
            <w:r>
              <w:t>The ReadResponse message mimics the UpdateNotice message except ReadResponse replaces UpdateNotice as the root element of the message.  A ReadResponse can contain 1 or many top level Bundles.</w:t>
            </w:r>
            <w:r w:rsidR="001F5564">
              <w:t xml:space="preserve">  The ReadResponse element also contains </w:t>
            </w:r>
            <w:proofErr w:type="gramStart"/>
            <w:r w:rsidR="001F5564">
              <w:t>a</w:t>
            </w:r>
            <w:proofErr w:type="gramEnd"/>
            <w:r w:rsidR="001F5564">
              <w:t xml:space="preserve"> msgResult attribute which should have the value “OK”.</w:t>
            </w:r>
          </w:p>
        </w:tc>
      </w:tr>
      <w:tr w:rsidR="00235B1A" w:rsidRPr="00952AC9" w:rsidTr="00F83ACE">
        <w:tc>
          <w:tcPr>
            <w:tcW w:w="10458" w:type="dxa"/>
            <w:shd w:val="clear" w:color="auto" w:fill="auto"/>
          </w:tcPr>
          <w:p w:rsidR="00235B1A" w:rsidRPr="00981E45" w:rsidRDefault="00235B1A" w:rsidP="00D96454">
            <w:pPr>
              <w:pStyle w:val="ListParagraph"/>
              <w:numPr>
                <w:ilvl w:val="0"/>
                <w:numId w:val="111"/>
              </w:numPr>
              <w:rPr>
                <w:b/>
              </w:rPr>
            </w:pPr>
            <w:r>
              <w:rPr>
                <w:b/>
              </w:rPr>
              <w:t xml:space="preserve"> / Phase 1 / InvalidRequest</w:t>
            </w:r>
          </w:p>
          <w:p w:rsidR="00235B1A" w:rsidRDefault="00235B1A" w:rsidP="00B93E97">
            <w:pPr>
              <w:rPr>
                <w:rFonts w:ascii="Times New Roman" w:hAnsi="Times New Roman" w:cs="Times New Roman"/>
                <w:color w:val="000000"/>
                <w:sz w:val="24"/>
                <w:szCs w:val="24"/>
              </w:rPr>
            </w:pPr>
            <w:r>
              <w:rPr>
                <w:rFonts w:ascii="Times New Roman" w:hAnsi="Times New Roman" w:cs="Times New Roman"/>
                <w:color w:val="000000"/>
                <w:sz w:val="24"/>
                <w:szCs w:val="24"/>
              </w:rPr>
              <w:t>An InvaldRequest is sent in response to an errored Read Request.  If a ReadRequest from the Cip consumer returns no results, the CIP publisher MUST publish an InvalidReque</w:t>
            </w:r>
            <w:r w:rsidR="001F5564">
              <w:rPr>
                <w:rFonts w:ascii="Times New Roman" w:hAnsi="Times New Roman" w:cs="Times New Roman"/>
                <w:color w:val="000000"/>
                <w:sz w:val="24"/>
                <w:szCs w:val="24"/>
              </w:rPr>
              <w:t>st message.</w:t>
            </w:r>
          </w:p>
          <w:p w:rsidR="001F5564" w:rsidRDefault="001F5564" w:rsidP="00B93E97">
            <w:pPr>
              <w:rPr>
                <w:rFonts w:ascii="Times New Roman" w:hAnsi="Times New Roman" w:cs="Times New Roman"/>
                <w:color w:val="000000"/>
                <w:sz w:val="24"/>
                <w:szCs w:val="24"/>
              </w:rPr>
            </w:pPr>
          </w:p>
          <w:p w:rsidR="001F5564" w:rsidRDefault="001F5564" w:rsidP="00B93E97">
            <w:pPr>
              <w:rPr>
                <w:rFonts w:ascii="Times New Roman" w:hAnsi="Times New Roman" w:cs="Times New Roman"/>
                <w:color w:val="000000"/>
                <w:sz w:val="24"/>
                <w:szCs w:val="24"/>
              </w:rPr>
            </w:pPr>
            <w:r>
              <w:rPr>
                <w:rFonts w:ascii="Times New Roman" w:hAnsi="Times New Roman" w:cs="Times New Roman"/>
                <w:color w:val="000000"/>
                <w:sz w:val="24"/>
                <w:szCs w:val="24"/>
              </w:rPr>
              <w:t>As an example:</w:t>
            </w:r>
          </w:p>
          <w:p w:rsidR="00235B1A" w:rsidRPr="00BC67B6" w:rsidRDefault="001F5564" w:rsidP="00B93E97">
            <w:pPr>
              <w:rPr>
                <w:rFonts w:ascii="Arial Narrow" w:hAnsi="Arial Narrow" w:cs="Times New Roman"/>
                <w:color w:val="000000"/>
                <w:sz w:val="18"/>
                <w:szCs w:val="18"/>
              </w:rPr>
            </w:pPr>
            <w:r w:rsidRPr="00BC67B6">
              <w:rPr>
                <w:rFonts w:ascii="Arial Narrow" w:hAnsi="Arial Narrow" w:cs="Times New Roman"/>
                <w:color w:val="006400"/>
                <w:sz w:val="18"/>
                <w:szCs w:val="18"/>
              </w:rPr>
              <w:t>&lt;!-- Example InvalidRequest SaFI Interface Specifications v2.8 --&gt;</w:t>
            </w:r>
            <w:r w:rsidRPr="00BC67B6">
              <w:rPr>
                <w:rFonts w:ascii="Arial Narrow" w:hAnsi="Arial Narrow" w:cs="Times New Roman"/>
                <w:color w:val="000000"/>
                <w:sz w:val="18"/>
                <w:szCs w:val="18"/>
              </w:rPr>
              <w:br/>
            </w:r>
            <w:r w:rsidRPr="00BC67B6">
              <w:rPr>
                <w:rFonts w:ascii="Arial Narrow" w:hAnsi="Arial Narrow" w:cs="Times New Roman"/>
                <w:color w:val="000096"/>
                <w:sz w:val="18"/>
                <w:szCs w:val="18"/>
              </w:rPr>
              <w:t>&lt;InvalidRequest</w:t>
            </w:r>
            <w:r w:rsidRPr="00BC67B6">
              <w:rPr>
                <w:rFonts w:ascii="Arial Narrow" w:hAnsi="Arial Narrow" w:cs="Times New Roman"/>
                <w:color w:val="F5844C"/>
                <w:sz w:val="18"/>
                <w:szCs w:val="18"/>
              </w:rPr>
              <w:t xml:space="preserve"> xmlns</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"urn:cablelabs:safi:xsd:cip:3.0"</w:t>
            </w:r>
            <w:r w:rsidRPr="00BC67B6">
              <w:rPr>
                <w:rFonts w:ascii="Arial Narrow" w:hAnsi="Arial Narrow" w:cs="Times New Roman"/>
                <w:color w:val="000000"/>
                <w:sz w:val="18"/>
                <w:szCs w:val="18"/>
              </w:rPr>
              <w:br/>
            </w:r>
            <w:r w:rsidRPr="00BC67B6">
              <w:rPr>
                <w:rFonts w:ascii="Arial Narrow" w:hAnsi="Arial Narrow" w:cs="Times New Roman"/>
                <w:color w:val="F5844C"/>
                <w:sz w:val="18"/>
                <w:szCs w:val="18"/>
              </w:rPr>
              <w:tab/>
              <w:t>xsi:schemaLocation</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"urn:cablelabs:safi:xsd:cip:3.0 OC-SaFI-CIP-3.0.-2.xsd"</w:t>
            </w:r>
            <w:r w:rsidRPr="00BC67B6">
              <w:rPr>
                <w:rFonts w:ascii="Arial Narrow" w:hAnsi="Arial Narrow" w:cs="Times New Roman"/>
                <w:color w:val="000000"/>
                <w:sz w:val="18"/>
                <w:szCs w:val="18"/>
              </w:rPr>
              <w:br/>
            </w:r>
            <w:r w:rsidRPr="00BC67B6">
              <w:rPr>
                <w:rFonts w:ascii="Arial Narrow" w:hAnsi="Arial Narrow" w:cs="Times New Roman"/>
                <w:color w:val="F5844C"/>
                <w:sz w:val="18"/>
                <w:szCs w:val="18"/>
              </w:rPr>
              <w:tab/>
            </w:r>
            <w:r w:rsidRPr="00BC67B6">
              <w:rPr>
                <w:rFonts w:ascii="Arial Narrow" w:hAnsi="Arial Narrow" w:cs="Times New Roman"/>
                <w:color w:val="0099CC"/>
                <w:sz w:val="18"/>
                <w:szCs w:val="18"/>
              </w:rPr>
              <w:t>xmlns:xsi</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"http://www.w3.org/2001/XMLSchema-instance"</w:t>
            </w:r>
            <w:r w:rsidRPr="00BC67B6">
              <w:rPr>
                <w:rFonts w:ascii="Arial Narrow" w:hAnsi="Arial Narrow" w:cs="Times New Roman"/>
                <w:color w:val="F5844C"/>
                <w:sz w:val="18"/>
                <w:szCs w:val="18"/>
              </w:rPr>
              <w:t xml:space="preserve"> </w:t>
            </w:r>
            <w:r w:rsidRPr="00BC67B6">
              <w:rPr>
                <w:rFonts w:ascii="Arial Narrow" w:hAnsi="Arial Narrow" w:cs="Times New Roman"/>
                <w:color w:val="000096"/>
                <w:sz w:val="18"/>
                <w:szCs w:val="18"/>
              </w:rPr>
              <w:t>&gt;</w:t>
            </w:r>
            <w:r w:rsidRPr="00BC67B6">
              <w:rPr>
                <w:rFonts w:ascii="Arial Narrow" w:hAnsi="Arial Narrow" w:cs="Times New Roman"/>
                <w:color w:val="000000"/>
                <w:sz w:val="18"/>
                <w:szCs w:val="18"/>
              </w:rPr>
              <w:br/>
            </w:r>
            <w:r w:rsidRPr="00BC67B6">
              <w:rPr>
                <w:rFonts w:ascii="Arial Narrow" w:hAnsi="Arial Narrow" w:cs="Times New Roman"/>
                <w:color w:val="000000"/>
                <w:sz w:val="18"/>
                <w:szCs w:val="18"/>
              </w:rPr>
              <w:tab/>
            </w:r>
            <w:r w:rsidRPr="00BC67B6">
              <w:rPr>
                <w:rFonts w:ascii="Arial Narrow" w:hAnsi="Arial Narrow" w:cs="Times New Roman"/>
                <w:color w:val="006400"/>
                <w:sz w:val="18"/>
                <w:szCs w:val="18"/>
              </w:rPr>
              <w:t>&lt;!-- reason must be 1 of "From-ToNotPaired|IdOwnerNotPaired|NoSelection|NoneFound|private:.+" --&gt;</w:t>
            </w:r>
            <w:r w:rsidRPr="00BC67B6">
              <w:rPr>
                <w:rFonts w:ascii="Arial Narrow" w:hAnsi="Arial Narrow" w:cs="Times New Roman"/>
                <w:color w:val="000000"/>
                <w:sz w:val="18"/>
                <w:szCs w:val="18"/>
              </w:rPr>
              <w:br/>
            </w:r>
            <w:r w:rsidRPr="00BC67B6">
              <w:rPr>
                <w:rFonts w:ascii="Arial Narrow" w:hAnsi="Arial Narrow" w:cs="Times New Roman"/>
                <w:color w:val="000000"/>
                <w:sz w:val="18"/>
                <w:szCs w:val="18"/>
              </w:rPr>
              <w:tab/>
            </w:r>
            <w:r w:rsidRPr="00BC67B6">
              <w:rPr>
                <w:rFonts w:ascii="Arial Narrow" w:hAnsi="Arial Narrow" w:cs="Times New Roman"/>
                <w:color w:val="000096"/>
                <w:sz w:val="18"/>
                <w:szCs w:val="18"/>
              </w:rPr>
              <w:t>&lt;Reason&gt;</w:t>
            </w:r>
            <w:r w:rsidRPr="00BC67B6">
              <w:rPr>
                <w:rFonts w:ascii="Arial Narrow" w:hAnsi="Arial Narrow" w:cs="Times New Roman"/>
                <w:color w:val="000000"/>
                <w:sz w:val="18"/>
                <w:szCs w:val="18"/>
              </w:rPr>
              <w:t>NoSelection</w:t>
            </w:r>
            <w:r w:rsidRPr="00BC67B6">
              <w:rPr>
                <w:rFonts w:ascii="Arial Narrow" w:hAnsi="Arial Narrow" w:cs="Times New Roman"/>
                <w:color w:val="000096"/>
                <w:sz w:val="18"/>
                <w:szCs w:val="18"/>
              </w:rPr>
              <w:t>&lt;/Reason&gt;</w:t>
            </w:r>
            <w:r w:rsidRPr="00BC67B6">
              <w:rPr>
                <w:rFonts w:ascii="Arial Narrow" w:hAnsi="Arial Narrow" w:cs="Times New Roman"/>
                <w:color w:val="000000"/>
                <w:sz w:val="18"/>
                <w:szCs w:val="18"/>
              </w:rPr>
              <w:br/>
            </w:r>
            <w:r w:rsidRPr="00BC67B6">
              <w:rPr>
                <w:rFonts w:ascii="Arial Narrow" w:hAnsi="Arial Narrow" w:cs="Times New Roman"/>
                <w:color w:val="000000"/>
                <w:sz w:val="18"/>
                <w:szCs w:val="18"/>
              </w:rPr>
              <w:tab/>
            </w:r>
            <w:r w:rsidRPr="00BC67B6">
              <w:rPr>
                <w:rFonts w:ascii="Arial Narrow" w:hAnsi="Arial Narrow" w:cs="Times New Roman"/>
                <w:color w:val="000096"/>
                <w:sz w:val="18"/>
                <w:szCs w:val="18"/>
              </w:rPr>
              <w:t>&lt;Values</w:t>
            </w:r>
            <w:r w:rsidRPr="00BC67B6">
              <w:rPr>
                <w:rFonts w:ascii="Arial Narrow" w:hAnsi="Arial Narrow" w:cs="Times New Roman"/>
                <w:color w:val="F5844C"/>
                <w:sz w:val="18"/>
                <w:szCs w:val="18"/>
              </w:rPr>
              <w:t xml:space="preserve">  guid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"ntDbws5AEd6ukwAf4hSEQQ"</w:t>
            </w:r>
            <w:r w:rsidRPr="00BC67B6">
              <w:rPr>
                <w:rFonts w:ascii="Arial Narrow" w:hAnsi="Arial Narrow" w:cs="Times New Roman"/>
                <w:color w:val="F5844C"/>
                <w:sz w:val="18"/>
                <w:szCs w:val="18"/>
              </w:rPr>
              <w:t xml:space="preserve"> peid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"sOHzM85AEd6ukwAf4hSEQQ"</w:t>
            </w:r>
            <w:r w:rsidRPr="00BC67B6">
              <w:rPr>
                <w:rFonts w:ascii="Arial Narrow" w:hAnsi="Arial Narrow" w:cs="Times New Roman"/>
                <w:color w:val="000000"/>
                <w:sz w:val="18"/>
                <w:szCs w:val="18"/>
              </w:rPr>
              <w:br/>
            </w:r>
            <w:r w:rsidRPr="00BC67B6">
              <w:rPr>
                <w:rFonts w:ascii="Arial Narrow" w:hAnsi="Arial Narrow" w:cs="Times New Roman"/>
                <w:color w:val="F5844C"/>
                <w:sz w:val="18"/>
                <w:szCs w:val="18"/>
              </w:rPr>
              <w:tab/>
              <w:t>epsid</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"0"</w:t>
            </w:r>
            <w:r w:rsidRPr="00BC67B6">
              <w:rPr>
                <w:rFonts w:ascii="Arial Narrow" w:hAnsi="Arial Narrow" w:cs="Times New Roman"/>
                <w:color w:val="F5844C"/>
                <w:sz w:val="18"/>
                <w:szCs w:val="18"/>
              </w:rPr>
              <w:t xml:space="preserve"> revDateFrom</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"2011-10-01T00:00:00-05:00"</w:t>
            </w:r>
            <w:r w:rsidRPr="00BC67B6">
              <w:rPr>
                <w:rFonts w:ascii="Arial Narrow" w:hAnsi="Arial Narrow" w:cs="Times New Roman"/>
                <w:color w:val="F5844C"/>
                <w:sz w:val="18"/>
                <w:szCs w:val="18"/>
              </w:rPr>
              <w:t xml:space="preserve"> revDateTo</w:t>
            </w:r>
            <w:r w:rsidRPr="00BC67B6">
              <w:rPr>
                <w:rFonts w:ascii="Arial Narrow" w:hAnsi="Arial Narrow" w:cs="Times New Roman"/>
                <w:color w:val="FF8040"/>
                <w:sz w:val="18"/>
                <w:szCs w:val="18"/>
              </w:rPr>
              <w:t>=</w:t>
            </w:r>
            <w:r w:rsidRPr="00BC67B6">
              <w:rPr>
                <w:rFonts w:ascii="Arial Narrow" w:hAnsi="Arial Narrow" w:cs="Times New Roman"/>
                <w:color w:val="993300"/>
                <w:sz w:val="18"/>
                <w:szCs w:val="18"/>
              </w:rPr>
              <w:t>"2011-10-05T00:00:00-05:00"</w:t>
            </w:r>
            <w:r w:rsidRPr="00BC67B6">
              <w:rPr>
                <w:rFonts w:ascii="Arial Narrow" w:hAnsi="Arial Narrow" w:cs="Times New Roman"/>
                <w:color w:val="000096"/>
                <w:sz w:val="18"/>
                <w:szCs w:val="18"/>
              </w:rPr>
              <w:t>/&gt;</w:t>
            </w:r>
            <w:r w:rsidRPr="00BC67B6">
              <w:rPr>
                <w:rFonts w:ascii="Arial Narrow" w:hAnsi="Arial Narrow" w:cs="Times New Roman"/>
                <w:color w:val="000000"/>
                <w:sz w:val="18"/>
                <w:szCs w:val="18"/>
              </w:rPr>
              <w:br/>
            </w:r>
            <w:r w:rsidRPr="00BC67B6">
              <w:rPr>
                <w:rFonts w:ascii="Arial Narrow" w:hAnsi="Arial Narrow" w:cs="Times New Roman"/>
                <w:color w:val="000096"/>
                <w:sz w:val="18"/>
                <w:szCs w:val="18"/>
              </w:rPr>
              <w:t>&lt;/InvalidRequest&gt;</w:t>
            </w:r>
          </w:p>
        </w:tc>
      </w:tr>
      <w:tr w:rsidR="000B3356" w:rsidRPr="00952AC9" w:rsidTr="000B3356">
        <w:tc>
          <w:tcPr>
            <w:tcW w:w="10458" w:type="dxa"/>
            <w:shd w:val="clear" w:color="auto" w:fill="auto"/>
          </w:tcPr>
          <w:p w:rsidR="000B3356" w:rsidRPr="00981E45" w:rsidRDefault="000B3356" w:rsidP="00300F76">
            <w:pPr>
              <w:pStyle w:val="ListParagraph"/>
              <w:numPr>
                <w:ilvl w:val="0"/>
                <w:numId w:val="111"/>
              </w:numPr>
              <w:rPr>
                <w:b/>
              </w:rPr>
            </w:pPr>
            <w:r>
              <w:rPr>
                <w:b/>
              </w:rPr>
              <w:t xml:space="preserve"> / Phase 1 / Resolution Compatibility</w:t>
            </w:r>
          </w:p>
          <w:p w:rsidR="000B3356" w:rsidRDefault="000B3356" w:rsidP="000B3356">
            <w:r>
              <w:lastRenderedPageBreak/>
              <w:t xml:space="preserve">The CIP consumer must insure that the resolution of placed ads is compatible with the resolution of the entertainment asset.  The CIP consumer can accomplish this through referencing assets of appropriate resolution, by upconverting as required, as when necessary filtering from placement those CI’s that only contain assets of resolution incompatible with the entertainment asset.  The CIP consumer should insure that opportunities do not remain unfilled when qualifying campaigns with resolution compatible ad assets exist.  </w:t>
            </w:r>
          </w:p>
        </w:tc>
      </w:tr>
      <w:tr w:rsidR="00E32490" w:rsidRPr="00952AC9" w:rsidTr="00F83ACE">
        <w:tc>
          <w:tcPr>
            <w:tcW w:w="10458" w:type="dxa"/>
            <w:shd w:val="clear" w:color="auto" w:fill="auto"/>
          </w:tcPr>
          <w:p w:rsidR="00E32490" w:rsidRPr="00981E45" w:rsidRDefault="00E32490" w:rsidP="00D96454">
            <w:pPr>
              <w:pStyle w:val="ListParagraph"/>
              <w:numPr>
                <w:ilvl w:val="0"/>
                <w:numId w:val="111"/>
              </w:numPr>
              <w:rPr>
                <w:b/>
              </w:rPr>
            </w:pPr>
            <w:r>
              <w:rPr>
                <w:b/>
              </w:rPr>
              <w:lastRenderedPageBreak/>
              <w:t xml:space="preserve"> / N/A / </w:t>
            </w:r>
            <w:r w:rsidR="00C06723">
              <w:rPr>
                <w:b/>
              </w:rPr>
              <w:t>Detail Viewership Requirements</w:t>
            </w:r>
          </w:p>
          <w:p w:rsidR="00E32490" w:rsidRPr="00E32490" w:rsidRDefault="00E32490" w:rsidP="0047546F">
            <w:r>
              <w:t>NOTE: A full technical recommendation to support the business requirements for detailed SMS data is not included within this document.  Only the need for specific client identifiers is addressed below.  Canoe will collaborate with the working group to determine the best overall solution.</w:t>
            </w:r>
          </w:p>
        </w:tc>
      </w:tr>
      <w:tr w:rsidR="00C06723" w:rsidRPr="00952AC9" w:rsidTr="00F83ACE">
        <w:tc>
          <w:tcPr>
            <w:tcW w:w="10458" w:type="dxa"/>
            <w:shd w:val="clear" w:color="auto" w:fill="auto"/>
          </w:tcPr>
          <w:p w:rsidR="00C06723" w:rsidRPr="00981E45" w:rsidRDefault="00C06723" w:rsidP="00D96454">
            <w:pPr>
              <w:pStyle w:val="ListParagraph"/>
              <w:numPr>
                <w:ilvl w:val="0"/>
                <w:numId w:val="111"/>
              </w:numPr>
              <w:rPr>
                <w:b/>
              </w:rPr>
            </w:pPr>
            <w:r>
              <w:rPr>
                <w:b/>
              </w:rPr>
              <w:t xml:space="preserve"> / Phase 1 / Detail Viewership Requirements</w:t>
            </w:r>
          </w:p>
          <w:p w:rsidR="00C06723" w:rsidRPr="00BE576D" w:rsidRDefault="00C06723" w:rsidP="00C06723">
            <w:r w:rsidRPr="00BE576D">
              <w:t xml:space="preserve">To enable the creation of the household-based metrics, an additional element </w:t>
            </w:r>
            <w:r>
              <w:t xml:space="preserve">must </w:t>
            </w:r>
            <w:r w:rsidRPr="00BE576D">
              <w:t>be added to</w:t>
            </w:r>
            <w:r>
              <w:t xml:space="preserve"> </w:t>
            </w:r>
            <w:r w:rsidRPr="00BE576D">
              <w:rPr>
                <w:i/>
              </w:rPr>
              <w:t>ServiceMeasurement</w:t>
            </w:r>
            <w:r w:rsidRPr="00BE576D">
              <w:t>. This element</w:t>
            </w:r>
            <w:r>
              <w:t xml:space="preserve">, </w:t>
            </w:r>
            <w:r w:rsidRPr="00DE763B">
              <w:rPr>
                <w:i/>
              </w:rPr>
              <w:t>Client</w:t>
            </w:r>
            <w:r>
              <w:t xml:space="preserve">, </w:t>
            </w:r>
            <w:r w:rsidRPr="00BE576D">
              <w:t xml:space="preserve">shall be a container for unique household and client identifiers.  The </w:t>
            </w:r>
            <w:r w:rsidRPr="00BE576D">
              <w:rPr>
                <w:i/>
              </w:rPr>
              <w:t>Client</w:t>
            </w:r>
            <w:r w:rsidRPr="00BE576D">
              <w:t xml:space="preserve"> element is directly based off of the SCTE 130-3 Client element, with only the </w:t>
            </w:r>
            <w:r w:rsidRPr="00BE576D">
              <w:rPr>
                <w:i/>
              </w:rPr>
              <w:t>TerminalAddress</w:t>
            </w:r>
            <w:r w:rsidRPr="00BE576D">
              <w:t xml:space="preserve"> represented.  It may be possible to combine this new element with the existing </w:t>
            </w:r>
            <w:r w:rsidRPr="00BE576D">
              <w:rPr>
                <w:i/>
              </w:rPr>
              <w:t>GeoCode</w:t>
            </w:r>
            <w:r w:rsidRPr="00BE576D">
              <w:t xml:space="preserve"> element, creating an overall container for all attributes meant to identify the location of the measurement data.</w:t>
            </w:r>
            <w:r>
              <w:t xml:space="preserve">  </w:t>
            </w:r>
            <w:r w:rsidRPr="00BE576D">
              <w:t>The proposed schema is below:</w:t>
            </w:r>
          </w:p>
          <w:p w:rsidR="00C06723" w:rsidRPr="00BE576D" w:rsidRDefault="00C06723" w:rsidP="00C06723"/>
          <w:p w:rsidR="00C06723" w:rsidRPr="00E662F4" w:rsidRDefault="00C06723" w:rsidP="00C06723">
            <w:pPr>
              <w:rPr>
                <w:i/>
              </w:rPr>
            </w:pPr>
            <w:r w:rsidRPr="00E662F4">
              <w:rPr>
                <w:i/>
              </w:rPr>
              <w:t>&lt;xsd:complexType name="ClientType"&gt;</w:t>
            </w:r>
          </w:p>
          <w:p w:rsidR="00C06723" w:rsidRPr="00E662F4" w:rsidRDefault="00C06723" w:rsidP="00C06723">
            <w:pPr>
              <w:ind w:firstLine="720"/>
              <w:rPr>
                <w:i/>
              </w:rPr>
            </w:pPr>
            <w:r w:rsidRPr="00E662F4">
              <w:rPr>
                <w:i/>
              </w:rPr>
              <w:t>&lt;xsd:sequence&gt;</w:t>
            </w:r>
          </w:p>
          <w:p w:rsidR="00C06723" w:rsidRPr="00E662F4" w:rsidRDefault="00C06723" w:rsidP="00C06723">
            <w:pPr>
              <w:ind w:left="720" w:firstLine="720"/>
              <w:rPr>
                <w:i/>
              </w:rPr>
            </w:pPr>
            <w:r w:rsidRPr="00E662F4">
              <w:rPr>
                <w:i/>
              </w:rPr>
              <w:t>&lt;xsd:element ref="TerminalAddress" minOccurs="0" maxOccurs="unbounded" /&gt;</w:t>
            </w:r>
          </w:p>
          <w:p w:rsidR="00C06723" w:rsidRPr="00E662F4" w:rsidRDefault="00C06723" w:rsidP="00C06723">
            <w:pPr>
              <w:rPr>
                <w:i/>
              </w:rPr>
            </w:pPr>
            <w:r w:rsidRPr="00E662F4">
              <w:rPr>
                <w:i/>
              </w:rPr>
              <w:tab/>
              <w:t>&lt;/xsd:sequence&gt;</w:t>
            </w:r>
          </w:p>
          <w:p w:rsidR="00C06723" w:rsidRPr="00E662F4" w:rsidRDefault="00C06723" w:rsidP="00C06723">
            <w:pPr>
              <w:rPr>
                <w:i/>
              </w:rPr>
            </w:pPr>
            <w:r w:rsidRPr="00E662F4">
              <w:rPr>
                <w:i/>
              </w:rPr>
              <w:t>&lt;/xsd:complexType&gt;</w:t>
            </w:r>
          </w:p>
          <w:p w:rsidR="00C06723" w:rsidRPr="00E662F4" w:rsidRDefault="00C06723" w:rsidP="00C06723">
            <w:pPr>
              <w:rPr>
                <w:i/>
              </w:rPr>
            </w:pPr>
            <w:r w:rsidRPr="00E662F4">
              <w:rPr>
                <w:i/>
              </w:rPr>
              <w:t>&lt;xsd:element name="Client" type="ClientType"/&gt;</w:t>
            </w:r>
          </w:p>
          <w:p w:rsidR="00C06723" w:rsidRPr="00E662F4" w:rsidRDefault="00C06723" w:rsidP="00C06723">
            <w:pPr>
              <w:ind w:firstLine="720"/>
              <w:rPr>
                <w:i/>
              </w:rPr>
            </w:pPr>
            <w:r w:rsidRPr="00E662F4">
              <w:rPr>
                <w:i/>
              </w:rPr>
              <w:t>&lt;xsd:complexType name="TerminalAddressType"&gt;&lt;xsd:attribute name="type" type="sms:AddressType" use="required"/&gt;</w:t>
            </w:r>
          </w:p>
          <w:p w:rsidR="00C06723" w:rsidRPr="00E662F4" w:rsidRDefault="00C06723" w:rsidP="00C06723">
            <w:pPr>
              <w:rPr>
                <w:i/>
              </w:rPr>
            </w:pPr>
            <w:r w:rsidRPr="00E662F4">
              <w:rPr>
                <w:i/>
              </w:rPr>
              <w:t>&lt;/xsd:complexType&gt;</w:t>
            </w:r>
          </w:p>
          <w:p w:rsidR="00C06723" w:rsidRPr="00285476" w:rsidRDefault="00C06723" w:rsidP="00C06723">
            <w:pPr>
              <w:pStyle w:val="NoSpacing"/>
              <w:rPr>
                <w:rFonts w:ascii="Times New Roman" w:hAnsi="Times New Roman"/>
                <w:i/>
                <w:color w:val="000000"/>
                <w:sz w:val="20"/>
                <w:szCs w:val="20"/>
              </w:rPr>
            </w:pPr>
            <w:r w:rsidRPr="00285476">
              <w:rPr>
                <w:rFonts w:ascii="Times New Roman" w:hAnsi="Times New Roman"/>
                <w:i/>
                <w:color w:val="000000"/>
                <w:sz w:val="20"/>
                <w:szCs w:val="20"/>
              </w:rPr>
              <w:t>&lt;xs:simpleType name=”AddressType”&gt;</w:t>
            </w:r>
          </w:p>
          <w:p w:rsidR="00C06723" w:rsidRPr="00F23351" w:rsidRDefault="00C06723" w:rsidP="00C06723">
            <w:pPr>
              <w:pStyle w:val="NoSpacing"/>
              <w:rPr>
                <w:rFonts w:ascii="Times New Roman" w:hAnsi="Times New Roman"/>
                <w:i/>
                <w:color w:val="000000"/>
                <w:sz w:val="20"/>
                <w:szCs w:val="20"/>
              </w:rPr>
            </w:pPr>
            <w:r w:rsidRPr="00F23351">
              <w:rPr>
                <w:rFonts w:ascii="Times New Roman" w:hAnsi="Times New Roman"/>
                <w:i/>
                <w:color w:val="000000"/>
                <w:sz w:val="20"/>
                <w:szCs w:val="20"/>
              </w:rPr>
              <w:tab/>
              <w:t>&lt;xs:restriction base=”xs:string”&gt;</w:t>
            </w:r>
          </w:p>
          <w:p w:rsidR="00C06723" w:rsidRPr="00A47D2E" w:rsidRDefault="00C06723" w:rsidP="00C06723">
            <w:pPr>
              <w:pStyle w:val="NoSpacing"/>
              <w:rPr>
                <w:rFonts w:ascii="Times New Roman" w:hAnsi="Times New Roman"/>
                <w:i/>
                <w:color w:val="000000"/>
                <w:sz w:val="20"/>
                <w:szCs w:val="20"/>
              </w:rPr>
            </w:pPr>
            <w:r w:rsidRPr="00A47D2E">
              <w:rPr>
                <w:rFonts w:ascii="Times New Roman" w:hAnsi="Times New Roman"/>
                <w:i/>
                <w:color w:val="000000"/>
                <w:sz w:val="20"/>
                <w:szCs w:val="20"/>
              </w:rPr>
              <w:tab/>
            </w:r>
            <w:r w:rsidRPr="00A47D2E">
              <w:rPr>
                <w:rFonts w:ascii="Times New Roman" w:hAnsi="Times New Roman"/>
                <w:i/>
                <w:color w:val="000000"/>
                <w:sz w:val="20"/>
                <w:szCs w:val="20"/>
              </w:rPr>
              <w:tab/>
              <w:t>&lt;xs:enumeration value=”householdId”/&gt;</w:t>
            </w:r>
          </w:p>
          <w:p w:rsidR="00C06723" w:rsidRPr="00C275B0" w:rsidRDefault="00C06723" w:rsidP="00C06723">
            <w:pPr>
              <w:pStyle w:val="NoSpacing"/>
              <w:rPr>
                <w:rFonts w:ascii="Times New Roman" w:hAnsi="Times New Roman"/>
                <w:i/>
                <w:color w:val="000000"/>
                <w:sz w:val="20"/>
                <w:szCs w:val="20"/>
              </w:rPr>
            </w:pPr>
            <w:r w:rsidRPr="00C275B0">
              <w:rPr>
                <w:rFonts w:ascii="Times New Roman" w:hAnsi="Times New Roman"/>
                <w:i/>
                <w:color w:val="000000"/>
                <w:sz w:val="20"/>
                <w:szCs w:val="20"/>
              </w:rPr>
              <w:tab/>
            </w:r>
            <w:r w:rsidRPr="00C275B0">
              <w:rPr>
                <w:rFonts w:ascii="Times New Roman" w:hAnsi="Times New Roman"/>
                <w:i/>
                <w:color w:val="000000"/>
                <w:sz w:val="20"/>
                <w:szCs w:val="20"/>
              </w:rPr>
              <w:tab/>
              <w:t>&lt;xs:enumeration value=”clientId”/&gt;</w:t>
            </w:r>
          </w:p>
          <w:p w:rsidR="00C06723" w:rsidRPr="006B01A5" w:rsidRDefault="00C06723" w:rsidP="00C06723">
            <w:pPr>
              <w:pStyle w:val="NoSpacing"/>
              <w:rPr>
                <w:rFonts w:ascii="Times New Roman" w:hAnsi="Times New Roman"/>
                <w:i/>
                <w:color w:val="000000"/>
                <w:sz w:val="20"/>
                <w:szCs w:val="20"/>
              </w:rPr>
            </w:pPr>
            <w:r w:rsidRPr="006B01A5">
              <w:rPr>
                <w:rFonts w:ascii="Times New Roman" w:hAnsi="Times New Roman"/>
                <w:i/>
                <w:color w:val="000000"/>
                <w:sz w:val="20"/>
                <w:szCs w:val="20"/>
              </w:rPr>
              <w:tab/>
              <w:t>&lt;/xs:restriction&gt;</w:t>
            </w:r>
          </w:p>
          <w:p w:rsidR="00C06723" w:rsidRPr="00E662F4" w:rsidRDefault="00C06723" w:rsidP="00C06723">
            <w:pPr>
              <w:pStyle w:val="NoSpacing"/>
              <w:rPr>
                <w:rFonts w:ascii="Times New Roman" w:hAnsi="Times New Roman"/>
                <w:i/>
                <w:color w:val="000000"/>
                <w:sz w:val="20"/>
                <w:szCs w:val="20"/>
              </w:rPr>
            </w:pPr>
            <w:r w:rsidRPr="00E662F4">
              <w:rPr>
                <w:rFonts w:ascii="Times New Roman" w:hAnsi="Times New Roman"/>
                <w:i/>
                <w:color w:val="000000"/>
                <w:sz w:val="20"/>
                <w:szCs w:val="20"/>
              </w:rPr>
              <w:t>&lt;/xs:simpleType&gt;</w:t>
            </w:r>
          </w:p>
          <w:p w:rsidR="00C06723" w:rsidRPr="00C06723" w:rsidRDefault="00C06723" w:rsidP="0047546F">
            <w:pPr>
              <w:rPr>
                <w:i/>
              </w:rPr>
            </w:pPr>
            <w:r w:rsidRPr="00E662F4">
              <w:rPr>
                <w:i/>
              </w:rPr>
              <w:t>&lt;xsd:element name="TerminalAddress" type="TerminalAddressType"/&gt;</w:t>
            </w:r>
          </w:p>
        </w:tc>
      </w:tr>
      <w:tr w:rsidR="00C06723" w:rsidRPr="00952AC9" w:rsidTr="00F83ACE">
        <w:tc>
          <w:tcPr>
            <w:tcW w:w="10458" w:type="dxa"/>
            <w:shd w:val="clear" w:color="auto" w:fill="auto"/>
          </w:tcPr>
          <w:p w:rsidR="00C06723" w:rsidRPr="00981E45" w:rsidRDefault="00C06723" w:rsidP="00D96454">
            <w:pPr>
              <w:pStyle w:val="ListParagraph"/>
              <w:numPr>
                <w:ilvl w:val="0"/>
                <w:numId w:val="111"/>
              </w:numPr>
              <w:rPr>
                <w:b/>
              </w:rPr>
            </w:pPr>
            <w:r>
              <w:rPr>
                <w:b/>
              </w:rPr>
              <w:t xml:space="preserve"> / N/A / Summary Viewership Data</w:t>
            </w:r>
          </w:p>
          <w:p w:rsidR="00300F76" w:rsidRDefault="00C06723" w:rsidP="0047546F">
            <w:r>
              <w:t xml:space="preserve">NOTE: A full technical recommendation to support the </w:t>
            </w:r>
            <w:r w:rsidR="00053E7C">
              <w:t xml:space="preserve">communication of </w:t>
            </w:r>
            <w:r>
              <w:t>summary SMS data is not included within this document.  Canoe will collaborate with the working group to determine the best overall solution.</w:t>
            </w:r>
          </w:p>
          <w:p w:rsidR="00F83ACE" w:rsidRDefault="00F83ACE" w:rsidP="0047546F">
            <w:r>
              <w:t>The CIP consumer must deliver two distinct data sets to the CIP publisher.</w:t>
            </w:r>
          </w:p>
          <w:p w:rsidR="00F83ACE" w:rsidRDefault="00F83ACE" w:rsidP="00FC0AAA">
            <w:pPr>
              <w:pStyle w:val="ListParagraph"/>
              <w:numPr>
                <w:ilvl w:val="0"/>
                <w:numId w:val="174"/>
              </w:numPr>
            </w:pPr>
            <w:r>
              <w:t>Campaign Item centric data set – used to produce the Summary Report, Campaign Summary reports, and Campaign Proof of Performance reports.</w:t>
            </w:r>
          </w:p>
          <w:p w:rsidR="00300F76" w:rsidRPr="00C06723" w:rsidRDefault="00F83ACE" w:rsidP="00FC0AAA">
            <w:pPr>
              <w:pStyle w:val="ListParagraph"/>
              <w:numPr>
                <w:ilvl w:val="0"/>
                <w:numId w:val="174"/>
              </w:numPr>
              <w:rPr>
                <w:i/>
              </w:rPr>
            </w:pPr>
            <w:r>
              <w:t>Ad centric data set – used to produce the Ad Viewership Summary reports and a summary version of the Ad Viewership logs</w:t>
            </w:r>
          </w:p>
        </w:tc>
      </w:tr>
      <w:tr w:rsidR="00A61177" w:rsidRPr="00952AC9" w:rsidTr="00A61177">
        <w:tc>
          <w:tcPr>
            <w:tcW w:w="10458" w:type="dxa"/>
            <w:shd w:val="clear" w:color="auto" w:fill="auto"/>
          </w:tcPr>
          <w:p w:rsidR="00A61177" w:rsidRPr="00981E45" w:rsidRDefault="00A61177" w:rsidP="00A61177">
            <w:pPr>
              <w:pStyle w:val="ListParagraph"/>
              <w:numPr>
                <w:ilvl w:val="0"/>
                <w:numId w:val="111"/>
              </w:numPr>
              <w:rPr>
                <w:b/>
              </w:rPr>
            </w:pPr>
            <w:r>
              <w:rPr>
                <w:b/>
              </w:rPr>
              <w:t xml:space="preserve"> / N/A / Summary Viewership Data – Campaign Centric Data Set</w:t>
            </w:r>
          </w:p>
          <w:p w:rsidR="00A61177" w:rsidRDefault="00A61177" w:rsidP="00A61177">
            <w:r>
              <w:t>The CIP consumer must deliver a Campaign Centric Data Set to the CIP publisher.  This data set contains the following Data elements.</w:t>
            </w:r>
            <w:r w:rsidR="00B83C6F">
              <w:t xml:space="preserve">  The Campaign Centric Data Set includes all campaign</w:t>
            </w:r>
            <w:r w:rsidR="003F1209">
              <w:t>s</w:t>
            </w:r>
            <w:r w:rsidR="00B83C6F">
              <w:t xml:space="preserve"> that </w:t>
            </w:r>
            <w:r w:rsidR="003F1209">
              <w:t>are</w:t>
            </w:r>
            <w:r w:rsidR="00B83C6F">
              <w:t xml:space="preserve"> not in a reqState of </w:t>
            </w:r>
            <w:r w:rsidR="00B83C6F">
              <w:lastRenderedPageBreak/>
              <w:t>“cls”.</w:t>
            </w:r>
            <w:r w:rsidR="003F1209">
              <w:t xml:space="preserve">  The Data is cumulative.  The dataset is time stamped by the Star</w:t>
            </w:r>
            <w:r w:rsidR="006C1E96">
              <w:t xml:space="preserve">tDateTime and the EndDateTime. </w:t>
            </w:r>
          </w:p>
          <w:p w:rsidR="00A61177" w:rsidRDefault="00A61177" w:rsidP="00A61177"/>
          <w:p w:rsidR="00A61177" w:rsidRDefault="00A61177" w:rsidP="00A61177">
            <w:pPr>
              <w:pStyle w:val="ListParagraph"/>
              <w:numPr>
                <w:ilvl w:val="0"/>
                <w:numId w:val="175"/>
              </w:numPr>
            </w:pPr>
            <w:r>
              <w:t>Campaign Number – which is defined by the campOrder attribute of the Bundle</w:t>
            </w:r>
          </w:p>
          <w:p w:rsidR="00A61177" w:rsidRDefault="00A61177" w:rsidP="00A61177">
            <w:pPr>
              <w:pStyle w:val="ListParagraph"/>
              <w:numPr>
                <w:ilvl w:val="0"/>
                <w:numId w:val="175"/>
              </w:numPr>
            </w:pPr>
            <w:r>
              <w:t>Campaign Item ID  - which is defined by the parent Bundle PEID</w:t>
            </w:r>
          </w:p>
          <w:p w:rsidR="00A61177" w:rsidRDefault="00A61177" w:rsidP="00A61177">
            <w:pPr>
              <w:pStyle w:val="ListParagraph"/>
              <w:numPr>
                <w:ilvl w:val="0"/>
                <w:numId w:val="175"/>
              </w:numPr>
            </w:pPr>
            <w:r>
              <w:t>Ad Asset ID – which is defined through the uriID Asset Metadata element within the AssetReferences at decision time</w:t>
            </w:r>
          </w:p>
          <w:p w:rsidR="00A61177" w:rsidRDefault="00A61177" w:rsidP="00A61177">
            <w:pPr>
              <w:pStyle w:val="ListParagraph"/>
              <w:numPr>
                <w:ilvl w:val="0"/>
                <w:numId w:val="175"/>
              </w:numPr>
            </w:pPr>
            <w:r>
              <w:t>Program Identifier – which is defined at decision time</w:t>
            </w:r>
          </w:p>
          <w:p w:rsidR="00A61177" w:rsidRDefault="00A61177" w:rsidP="00A61177">
            <w:pPr>
              <w:pStyle w:val="ListParagraph"/>
              <w:numPr>
                <w:ilvl w:val="0"/>
                <w:numId w:val="175"/>
              </w:numPr>
            </w:pPr>
            <w:r>
              <w:t>Network – which is defined at decision time</w:t>
            </w:r>
          </w:p>
          <w:p w:rsidR="00A61177" w:rsidRDefault="00A61177" w:rsidP="00A61177">
            <w:pPr>
              <w:pStyle w:val="ListParagraph"/>
              <w:numPr>
                <w:ilvl w:val="0"/>
                <w:numId w:val="175"/>
              </w:numPr>
            </w:pPr>
            <w:r>
              <w:t>OpportunityType - which is defined at decision time</w:t>
            </w:r>
          </w:p>
          <w:p w:rsidR="00A61177" w:rsidRDefault="00A61177" w:rsidP="00A61177">
            <w:pPr>
              <w:pStyle w:val="ListParagraph"/>
              <w:numPr>
                <w:ilvl w:val="0"/>
                <w:numId w:val="175"/>
              </w:numPr>
            </w:pPr>
            <w:r>
              <w:t>poGroupIndex - which is defined at decision time</w:t>
            </w:r>
          </w:p>
          <w:p w:rsidR="00A61177" w:rsidRDefault="00A61177" w:rsidP="00A61177">
            <w:pPr>
              <w:pStyle w:val="ListParagraph"/>
              <w:numPr>
                <w:ilvl w:val="0"/>
                <w:numId w:val="175"/>
              </w:numPr>
            </w:pPr>
            <w:r>
              <w:t>position - which is defined at decision time</w:t>
            </w:r>
          </w:p>
          <w:p w:rsidR="00A61177" w:rsidRDefault="00A61177" w:rsidP="00A61177">
            <w:pPr>
              <w:pStyle w:val="ListParagraph"/>
              <w:numPr>
                <w:ilvl w:val="0"/>
                <w:numId w:val="175"/>
              </w:numPr>
            </w:pPr>
            <w:r>
              <w:t>StartDateTime of the data set</w:t>
            </w:r>
          </w:p>
          <w:p w:rsidR="00A61177" w:rsidRDefault="00A61177" w:rsidP="00A61177">
            <w:pPr>
              <w:pStyle w:val="ListParagraph"/>
              <w:numPr>
                <w:ilvl w:val="0"/>
                <w:numId w:val="175"/>
              </w:numPr>
            </w:pPr>
            <w:r>
              <w:t>EndDateTime of the data set</w:t>
            </w:r>
          </w:p>
          <w:p w:rsidR="00A61177" w:rsidRDefault="00A61177" w:rsidP="00A61177">
            <w:pPr>
              <w:pStyle w:val="ListParagraph"/>
              <w:numPr>
                <w:ilvl w:val="0"/>
                <w:numId w:val="175"/>
              </w:numPr>
            </w:pPr>
            <w:r>
              <w:t>Insertion Count</w:t>
            </w:r>
          </w:p>
          <w:p w:rsidR="00A61177" w:rsidRDefault="00A61177" w:rsidP="00A61177">
            <w:pPr>
              <w:pStyle w:val="ListParagraph"/>
              <w:numPr>
                <w:ilvl w:val="0"/>
                <w:numId w:val="175"/>
              </w:numPr>
            </w:pPr>
            <w:r>
              <w:t>Views Count</w:t>
            </w:r>
          </w:p>
          <w:p w:rsidR="00A61177" w:rsidRDefault="00A61177" w:rsidP="00A61177">
            <w:pPr>
              <w:pStyle w:val="ListParagraph"/>
              <w:numPr>
                <w:ilvl w:val="0"/>
                <w:numId w:val="175"/>
              </w:numPr>
            </w:pPr>
            <w:r>
              <w:t>Play Time</w:t>
            </w:r>
          </w:p>
          <w:p w:rsidR="00A61177" w:rsidRDefault="00A61177" w:rsidP="00A61177">
            <w:pPr>
              <w:pStyle w:val="ListParagraph"/>
              <w:numPr>
                <w:ilvl w:val="0"/>
                <w:numId w:val="175"/>
              </w:numPr>
            </w:pPr>
            <w:r>
              <w:t>Run Time</w:t>
            </w:r>
          </w:p>
          <w:p w:rsidR="00A61177" w:rsidRDefault="00A61177" w:rsidP="00A61177">
            <w:pPr>
              <w:pStyle w:val="ListParagraph"/>
              <w:numPr>
                <w:ilvl w:val="0"/>
                <w:numId w:val="175"/>
              </w:numPr>
            </w:pPr>
            <w:r>
              <w:t>Unique HH’s</w:t>
            </w:r>
          </w:p>
          <w:p w:rsidR="003F1209" w:rsidRDefault="003F1209" w:rsidP="00A61177"/>
          <w:p w:rsidR="00A61177" w:rsidRDefault="00A61177" w:rsidP="00A61177">
            <w:r>
              <w:t xml:space="preserve">See </w:t>
            </w:r>
            <w:r>
              <w:fldChar w:fldCharType="begin"/>
            </w:r>
            <w:r>
              <w:instrText xml:space="preserve"> REF _Ref312227402 \r \h </w:instrText>
            </w:r>
            <w:r>
              <w:fldChar w:fldCharType="separate"/>
            </w:r>
            <w:r>
              <w:t>Annex J</w:t>
            </w:r>
            <w:r>
              <w:fldChar w:fldCharType="end"/>
            </w:r>
            <w:r>
              <w:t xml:space="preserve"> - </w:t>
            </w:r>
            <w:r>
              <w:fldChar w:fldCharType="begin"/>
            </w:r>
            <w:r>
              <w:instrText xml:space="preserve"> REF _Ref312227402 \h </w:instrText>
            </w:r>
            <w:r>
              <w:fldChar w:fldCharType="separate"/>
            </w:r>
            <w:r w:rsidR="004C4B35">
              <w:t>Reporting - Definitions</w:t>
            </w:r>
            <w:r>
              <w:fldChar w:fldCharType="end"/>
            </w:r>
            <w:r>
              <w:t xml:space="preserve"> and </w:t>
            </w:r>
            <w:r>
              <w:fldChar w:fldCharType="begin"/>
            </w:r>
            <w:r>
              <w:instrText xml:space="preserve"> REF _Ref312234546 \r \h </w:instrText>
            </w:r>
            <w:r>
              <w:fldChar w:fldCharType="separate"/>
            </w:r>
            <w:r>
              <w:t>Annex K</w:t>
            </w:r>
            <w:r>
              <w:fldChar w:fldCharType="end"/>
            </w:r>
            <w:r>
              <w:t xml:space="preserve"> - </w:t>
            </w:r>
            <w:r>
              <w:fldChar w:fldCharType="begin"/>
            </w:r>
            <w:r>
              <w:instrText xml:space="preserve"> REF _Ref312234546 \h </w:instrText>
            </w:r>
            <w:r>
              <w:fldChar w:fldCharType="separate"/>
            </w:r>
            <w:r w:rsidR="004C4B35">
              <w:t>Reporting – Sample UpdateNotice Messages</w:t>
            </w:r>
            <w:r>
              <w:fldChar w:fldCharType="end"/>
            </w:r>
            <w:r>
              <w:t xml:space="preserve"> for additional information. </w:t>
            </w:r>
          </w:p>
          <w:p w:rsidR="00A61177" w:rsidRDefault="00A61177" w:rsidP="00A61177">
            <w:r>
              <w:t>The Campaign Centric Data Set is sorted as follows</w:t>
            </w:r>
          </w:p>
          <w:p w:rsidR="00A61177" w:rsidRDefault="00A61177" w:rsidP="00A61177">
            <w:pPr>
              <w:pStyle w:val="ListParagraph"/>
              <w:numPr>
                <w:ilvl w:val="0"/>
                <w:numId w:val="176"/>
              </w:numPr>
            </w:pPr>
            <w:r>
              <w:t>Campaign Number  - Ascending</w:t>
            </w:r>
          </w:p>
          <w:p w:rsidR="00A61177" w:rsidRDefault="00A61177" w:rsidP="00A61177">
            <w:pPr>
              <w:pStyle w:val="ListParagraph"/>
              <w:numPr>
                <w:ilvl w:val="0"/>
                <w:numId w:val="176"/>
              </w:numPr>
            </w:pPr>
            <w:r>
              <w:t>Campaign Item ID  - Ascending</w:t>
            </w:r>
          </w:p>
          <w:p w:rsidR="00A61177" w:rsidRDefault="00A61177" w:rsidP="00A61177">
            <w:pPr>
              <w:pStyle w:val="ListParagraph"/>
              <w:numPr>
                <w:ilvl w:val="0"/>
                <w:numId w:val="176"/>
              </w:numPr>
            </w:pPr>
            <w:r>
              <w:t>Ad Asset ID – Ascending</w:t>
            </w:r>
          </w:p>
          <w:p w:rsidR="00A61177" w:rsidRDefault="00A61177" w:rsidP="00A61177">
            <w:pPr>
              <w:pStyle w:val="ListParagraph"/>
              <w:numPr>
                <w:ilvl w:val="0"/>
                <w:numId w:val="176"/>
              </w:numPr>
            </w:pPr>
            <w:r>
              <w:t>Program Identifier – Ascending</w:t>
            </w:r>
          </w:p>
          <w:p w:rsidR="00A61177" w:rsidRDefault="00A61177" w:rsidP="00A61177">
            <w:pPr>
              <w:pStyle w:val="ListParagraph"/>
              <w:numPr>
                <w:ilvl w:val="0"/>
                <w:numId w:val="176"/>
              </w:numPr>
            </w:pPr>
            <w:r>
              <w:t>Network – Ascending</w:t>
            </w:r>
          </w:p>
          <w:p w:rsidR="00A61177" w:rsidRDefault="00A61177" w:rsidP="00A61177">
            <w:pPr>
              <w:pStyle w:val="ListParagraph"/>
              <w:numPr>
                <w:ilvl w:val="0"/>
                <w:numId w:val="176"/>
              </w:numPr>
            </w:pPr>
            <w:r>
              <w:t>OpportunityType – pre-roll, mid-roll, post-roll, interstitial, slate</w:t>
            </w:r>
          </w:p>
          <w:p w:rsidR="00A61177" w:rsidRDefault="00A61177" w:rsidP="00A61177">
            <w:pPr>
              <w:pStyle w:val="ListParagraph"/>
              <w:numPr>
                <w:ilvl w:val="0"/>
                <w:numId w:val="176"/>
              </w:numPr>
            </w:pPr>
            <w:r>
              <w:t>poGroupIndex – Ascending</w:t>
            </w:r>
          </w:p>
          <w:p w:rsidR="00A61177" w:rsidRDefault="00A61177" w:rsidP="00A61177">
            <w:pPr>
              <w:pStyle w:val="ListParagraph"/>
              <w:numPr>
                <w:ilvl w:val="0"/>
                <w:numId w:val="176"/>
              </w:numPr>
            </w:pPr>
            <w:r>
              <w:t>position - Ascending</w:t>
            </w:r>
          </w:p>
          <w:p w:rsidR="00A61177" w:rsidRDefault="00A61177" w:rsidP="00A61177"/>
          <w:p w:rsidR="00A61177" w:rsidRDefault="00A61177" w:rsidP="00A61177">
            <w:r>
              <w:t>The Campaign Centric Data Set is delivered with break totals at the following levels.</w:t>
            </w:r>
          </w:p>
          <w:p w:rsidR="00A61177" w:rsidRDefault="00A61177" w:rsidP="00A61177">
            <w:pPr>
              <w:pStyle w:val="ListParagraph"/>
              <w:numPr>
                <w:ilvl w:val="0"/>
                <w:numId w:val="184"/>
              </w:numPr>
            </w:pPr>
            <w:r>
              <w:t>Campaign Item ID  - Ascending</w:t>
            </w:r>
          </w:p>
          <w:p w:rsidR="00A61177" w:rsidRDefault="00A61177" w:rsidP="00A61177">
            <w:pPr>
              <w:pStyle w:val="ListParagraph"/>
              <w:numPr>
                <w:ilvl w:val="0"/>
                <w:numId w:val="184"/>
              </w:numPr>
            </w:pPr>
            <w:r>
              <w:t>Ad Asset ID – Ascending</w:t>
            </w:r>
          </w:p>
          <w:p w:rsidR="00A61177" w:rsidRDefault="00A61177" w:rsidP="00A61177">
            <w:pPr>
              <w:pStyle w:val="ListParagraph"/>
              <w:numPr>
                <w:ilvl w:val="0"/>
                <w:numId w:val="184"/>
              </w:numPr>
            </w:pPr>
            <w:r>
              <w:t>Program Identifier – Ascending</w:t>
            </w:r>
          </w:p>
          <w:p w:rsidR="00A61177" w:rsidRDefault="00A61177" w:rsidP="00A61177">
            <w:pPr>
              <w:pStyle w:val="ListParagraph"/>
              <w:numPr>
                <w:ilvl w:val="0"/>
                <w:numId w:val="184"/>
              </w:numPr>
            </w:pPr>
            <w:r>
              <w:t>Network – Ascending</w:t>
            </w:r>
          </w:p>
          <w:p w:rsidR="00A61177" w:rsidRDefault="00A61177" w:rsidP="00A61177">
            <w:pPr>
              <w:pStyle w:val="ListParagraph"/>
              <w:numPr>
                <w:ilvl w:val="0"/>
                <w:numId w:val="184"/>
              </w:numPr>
            </w:pPr>
            <w:r>
              <w:t>OpportunityType – pre-roll, mid-roll, post-roll, interstitial, slate</w:t>
            </w:r>
          </w:p>
          <w:p w:rsidR="00A61177" w:rsidRDefault="00A61177" w:rsidP="00A61177">
            <w:pPr>
              <w:pStyle w:val="ListParagraph"/>
              <w:numPr>
                <w:ilvl w:val="0"/>
                <w:numId w:val="184"/>
              </w:numPr>
            </w:pPr>
            <w:r>
              <w:t>poGroupIndex – Ascending</w:t>
            </w:r>
          </w:p>
          <w:p w:rsidR="00A61177" w:rsidRDefault="00A61177" w:rsidP="00A61177">
            <w:pPr>
              <w:pStyle w:val="ListParagraph"/>
              <w:numPr>
                <w:ilvl w:val="0"/>
                <w:numId w:val="184"/>
              </w:numPr>
            </w:pPr>
            <w:r>
              <w:t>position - Ascending</w:t>
            </w:r>
          </w:p>
          <w:p w:rsidR="00A61177" w:rsidRDefault="00A61177" w:rsidP="00A61177"/>
          <w:p w:rsidR="00A61177" w:rsidRPr="009D424C" w:rsidRDefault="00A61177" w:rsidP="00A61177">
            <w:r>
              <w:t xml:space="preserve">See </w:t>
            </w:r>
            <w:r>
              <w:fldChar w:fldCharType="begin"/>
            </w:r>
            <w:r>
              <w:instrText xml:space="preserve"> REF _Ref312229008 \r \h </w:instrText>
            </w:r>
            <w:r>
              <w:fldChar w:fldCharType="separate"/>
            </w:r>
            <w:r w:rsidR="004C4B35">
              <w:t>Annex N</w:t>
            </w:r>
            <w:r>
              <w:fldChar w:fldCharType="end"/>
            </w:r>
            <w:r>
              <w:t xml:space="preserve"> - </w:t>
            </w:r>
            <w:r>
              <w:fldChar w:fldCharType="begin"/>
            </w:r>
            <w:r>
              <w:instrText xml:space="preserve"> REF _Ref312229008 \h </w:instrText>
            </w:r>
            <w:r>
              <w:fldChar w:fldCharType="separate"/>
            </w:r>
            <w:r w:rsidR="004C4B35">
              <w:t>Reporting – Sample Campaign Centric Data Set</w:t>
            </w:r>
            <w:r>
              <w:fldChar w:fldCharType="end"/>
            </w:r>
            <w:r w:rsidR="006C1E96">
              <w:t xml:space="preserve"> – evaluation of this sample and the samples in </w:t>
            </w:r>
            <w:r w:rsidR="006C1E96">
              <w:fldChar w:fldCharType="begin"/>
            </w:r>
            <w:r w:rsidR="006C1E96">
              <w:instrText xml:space="preserve"> REF _Ref312234546 \r \h </w:instrText>
            </w:r>
            <w:r w:rsidR="006C1E96">
              <w:fldChar w:fldCharType="separate"/>
            </w:r>
            <w:r w:rsidR="004C4B35">
              <w:t>Annex M</w:t>
            </w:r>
            <w:r w:rsidR="006C1E96">
              <w:fldChar w:fldCharType="end"/>
            </w:r>
            <w:r w:rsidR="006C1E96">
              <w:t xml:space="preserve"> - </w:t>
            </w:r>
            <w:r w:rsidR="006C1E96">
              <w:fldChar w:fldCharType="begin"/>
            </w:r>
            <w:r w:rsidR="006C1E96">
              <w:instrText xml:space="preserve"> REF _Ref312234546 \h </w:instrText>
            </w:r>
            <w:r w:rsidR="006C1E96">
              <w:fldChar w:fldCharType="separate"/>
            </w:r>
            <w:r w:rsidR="004C4B35">
              <w:t>Reporting – Sample UpdateNotice Messages</w:t>
            </w:r>
            <w:r w:rsidR="006C1E96">
              <w:fldChar w:fldCharType="end"/>
            </w:r>
            <w:r w:rsidR="006C1E96">
              <w:t xml:space="preserve"> clearly demonstrates the transition of campaign item information into the reporting dataset.</w:t>
            </w:r>
          </w:p>
        </w:tc>
      </w:tr>
      <w:tr w:rsidR="00A61177" w:rsidRPr="00952AC9" w:rsidTr="00A61177">
        <w:tc>
          <w:tcPr>
            <w:tcW w:w="10458" w:type="dxa"/>
            <w:shd w:val="clear" w:color="auto" w:fill="auto"/>
          </w:tcPr>
          <w:p w:rsidR="00A61177" w:rsidRPr="00981E45" w:rsidRDefault="00A61177" w:rsidP="00A61177">
            <w:pPr>
              <w:pStyle w:val="ListParagraph"/>
              <w:numPr>
                <w:ilvl w:val="0"/>
                <w:numId w:val="111"/>
              </w:numPr>
              <w:rPr>
                <w:b/>
              </w:rPr>
            </w:pPr>
            <w:r>
              <w:rPr>
                <w:b/>
              </w:rPr>
              <w:lastRenderedPageBreak/>
              <w:t xml:space="preserve"> / N/A / Summary Viewership Data – Ad Centric Data Set</w:t>
            </w:r>
          </w:p>
          <w:p w:rsidR="00A61177" w:rsidRDefault="00A61177" w:rsidP="00A61177">
            <w:r>
              <w:t>The CIP consumer must deliver a</w:t>
            </w:r>
            <w:r w:rsidR="00864197">
              <w:t>n</w:t>
            </w:r>
            <w:r>
              <w:t xml:space="preserve"> </w:t>
            </w:r>
            <w:r w:rsidR="00864197">
              <w:t>Ad</w:t>
            </w:r>
            <w:r>
              <w:t xml:space="preserve"> Centric Data Set to the CIP publisher.  </w:t>
            </w:r>
            <w:r w:rsidR="00B83C6F">
              <w:t>The Ad Centric Data Set includes all assets associates with any campaign that is not in a reqState of “cls”.</w:t>
            </w:r>
            <w:r w:rsidR="003F1209">
              <w:t xml:space="preserve">  The Data is cumulative.  The dataset </w:t>
            </w:r>
            <w:r w:rsidR="003F1209">
              <w:lastRenderedPageBreak/>
              <w:t>is time stamped by the StartDateTime and the EndDateTime.</w:t>
            </w:r>
            <w:r w:rsidR="00864197">
              <w:t xml:space="preserve">  This data set contains the following Data elements.  </w:t>
            </w:r>
          </w:p>
          <w:p w:rsidR="00A61177" w:rsidRDefault="00A61177" w:rsidP="00A61177"/>
          <w:p w:rsidR="00A61177" w:rsidRDefault="00A61177" w:rsidP="00FC0AAA">
            <w:pPr>
              <w:pStyle w:val="ListParagraph"/>
              <w:numPr>
                <w:ilvl w:val="0"/>
                <w:numId w:val="185"/>
              </w:numPr>
            </w:pPr>
            <w:r>
              <w:t>Ad Asset ID – which is defined through the uriID Asset Metadata element within the AssetReferences at decision time</w:t>
            </w:r>
          </w:p>
          <w:p w:rsidR="00A61177" w:rsidRDefault="00A61177" w:rsidP="00FC0AAA">
            <w:pPr>
              <w:pStyle w:val="ListParagraph"/>
              <w:numPr>
                <w:ilvl w:val="0"/>
                <w:numId w:val="185"/>
              </w:numPr>
            </w:pPr>
            <w:r>
              <w:t>Program Identifier – which is defined at decision time</w:t>
            </w:r>
          </w:p>
          <w:p w:rsidR="00A61177" w:rsidRDefault="00A61177" w:rsidP="00FC0AAA">
            <w:pPr>
              <w:pStyle w:val="ListParagraph"/>
              <w:numPr>
                <w:ilvl w:val="0"/>
                <w:numId w:val="185"/>
              </w:numPr>
            </w:pPr>
            <w:r>
              <w:t>Network – which is defined at decision time</w:t>
            </w:r>
          </w:p>
          <w:p w:rsidR="00A61177" w:rsidRDefault="00A61177" w:rsidP="00FC0AAA">
            <w:pPr>
              <w:pStyle w:val="ListParagraph"/>
              <w:numPr>
                <w:ilvl w:val="0"/>
                <w:numId w:val="185"/>
              </w:numPr>
            </w:pPr>
            <w:r>
              <w:t>OpportunityType - which is defined at decision time</w:t>
            </w:r>
          </w:p>
          <w:p w:rsidR="00A61177" w:rsidRDefault="00A61177" w:rsidP="00FC0AAA">
            <w:pPr>
              <w:pStyle w:val="ListParagraph"/>
              <w:numPr>
                <w:ilvl w:val="0"/>
                <w:numId w:val="185"/>
              </w:numPr>
            </w:pPr>
            <w:r>
              <w:t>poGroupIndex - which is defined at decision time</w:t>
            </w:r>
          </w:p>
          <w:p w:rsidR="00A61177" w:rsidRDefault="00A61177" w:rsidP="00FC0AAA">
            <w:pPr>
              <w:pStyle w:val="ListParagraph"/>
              <w:numPr>
                <w:ilvl w:val="0"/>
                <w:numId w:val="185"/>
              </w:numPr>
            </w:pPr>
            <w:r>
              <w:t>position - which is defined at decision time</w:t>
            </w:r>
          </w:p>
          <w:p w:rsidR="00A61177" w:rsidRDefault="00A61177" w:rsidP="00FC0AAA">
            <w:pPr>
              <w:pStyle w:val="ListParagraph"/>
              <w:numPr>
                <w:ilvl w:val="0"/>
                <w:numId w:val="185"/>
              </w:numPr>
            </w:pPr>
            <w:r>
              <w:t>StartDateTime of the data set</w:t>
            </w:r>
          </w:p>
          <w:p w:rsidR="00A61177" w:rsidRDefault="00A61177" w:rsidP="00FC0AAA">
            <w:pPr>
              <w:pStyle w:val="ListParagraph"/>
              <w:numPr>
                <w:ilvl w:val="0"/>
                <w:numId w:val="185"/>
              </w:numPr>
            </w:pPr>
            <w:r>
              <w:t>EndDateTime of the data set</w:t>
            </w:r>
          </w:p>
          <w:p w:rsidR="00A61177" w:rsidRDefault="00A61177" w:rsidP="00FC0AAA">
            <w:pPr>
              <w:pStyle w:val="ListParagraph"/>
              <w:numPr>
                <w:ilvl w:val="0"/>
                <w:numId w:val="185"/>
              </w:numPr>
            </w:pPr>
            <w:r>
              <w:t>Insertion Count</w:t>
            </w:r>
          </w:p>
          <w:p w:rsidR="00A61177" w:rsidRDefault="00A61177" w:rsidP="00FC0AAA">
            <w:pPr>
              <w:pStyle w:val="ListParagraph"/>
              <w:numPr>
                <w:ilvl w:val="0"/>
                <w:numId w:val="185"/>
              </w:numPr>
            </w:pPr>
            <w:r>
              <w:t>Views Count</w:t>
            </w:r>
          </w:p>
          <w:p w:rsidR="00A61177" w:rsidRDefault="00A61177" w:rsidP="00FC0AAA">
            <w:pPr>
              <w:pStyle w:val="ListParagraph"/>
              <w:numPr>
                <w:ilvl w:val="0"/>
                <w:numId w:val="185"/>
              </w:numPr>
            </w:pPr>
            <w:r>
              <w:t>Play Time</w:t>
            </w:r>
          </w:p>
          <w:p w:rsidR="00A61177" w:rsidRDefault="00A61177" w:rsidP="00FC0AAA">
            <w:pPr>
              <w:pStyle w:val="ListParagraph"/>
              <w:numPr>
                <w:ilvl w:val="0"/>
                <w:numId w:val="185"/>
              </w:numPr>
            </w:pPr>
            <w:r>
              <w:t>Run Time</w:t>
            </w:r>
          </w:p>
          <w:p w:rsidR="00A61177" w:rsidRDefault="00A61177" w:rsidP="00FC0AAA">
            <w:pPr>
              <w:pStyle w:val="ListParagraph"/>
              <w:numPr>
                <w:ilvl w:val="0"/>
                <w:numId w:val="185"/>
              </w:numPr>
            </w:pPr>
            <w:r>
              <w:t>Unique HH’s</w:t>
            </w:r>
          </w:p>
          <w:p w:rsidR="00A61177" w:rsidRDefault="00A61177" w:rsidP="00A61177"/>
          <w:p w:rsidR="00A61177" w:rsidRDefault="00A61177" w:rsidP="00A61177">
            <w:r>
              <w:t xml:space="preserve">See </w:t>
            </w:r>
            <w:r>
              <w:fldChar w:fldCharType="begin"/>
            </w:r>
            <w:r>
              <w:instrText xml:space="preserve"> REF _Ref312227402 \r \h </w:instrText>
            </w:r>
            <w:r>
              <w:fldChar w:fldCharType="separate"/>
            </w:r>
            <w:r w:rsidR="004C4B35">
              <w:t>Annex L</w:t>
            </w:r>
            <w:r>
              <w:fldChar w:fldCharType="end"/>
            </w:r>
            <w:r>
              <w:t xml:space="preserve"> - </w:t>
            </w:r>
            <w:r>
              <w:fldChar w:fldCharType="begin"/>
            </w:r>
            <w:r>
              <w:instrText xml:space="preserve"> REF _Ref312227402 \h </w:instrText>
            </w:r>
            <w:r>
              <w:fldChar w:fldCharType="separate"/>
            </w:r>
            <w:r w:rsidR="004C4B35">
              <w:t>Reporting - Definitions</w:t>
            </w:r>
            <w:r>
              <w:fldChar w:fldCharType="end"/>
            </w:r>
            <w:r>
              <w:t xml:space="preserve"> and </w:t>
            </w:r>
            <w:r>
              <w:fldChar w:fldCharType="begin"/>
            </w:r>
            <w:r>
              <w:instrText xml:space="preserve"> REF _Ref312234546 \r \h </w:instrText>
            </w:r>
            <w:r>
              <w:fldChar w:fldCharType="separate"/>
            </w:r>
            <w:r w:rsidR="004C4B35">
              <w:t>Annex M</w:t>
            </w:r>
            <w:r>
              <w:fldChar w:fldCharType="end"/>
            </w:r>
            <w:r>
              <w:t xml:space="preserve"> - </w:t>
            </w:r>
            <w:r>
              <w:fldChar w:fldCharType="begin"/>
            </w:r>
            <w:r>
              <w:instrText xml:space="preserve"> REF _Ref312234546 \h </w:instrText>
            </w:r>
            <w:r>
              <w:fldChar w:fldCharType="separate"/>
            </w:r>
            <w:r w:rsidR="004C4B35">
              <w:t>Reporting – Sample UpdateNotice Messages</w:t>
            </w:r>
            <w:r>
              <w:fldChar w:fldCharType="end"/>
            </w:r>
            <w:r>
              <w:t xml:space="preserve"> for additional information.</w:t>
            </w:r>
          </w:p>
          <w:p w:rsidR="00A61177" w:rsidRDefault="00A61177" w:rsidP="00A61177"/>
          <w:p w:rsidR="00A61177" w:rsidRDefault="00A61177" w:rsidP="00A61177">
            <w:r>
              <w:t>The Ad Centric Data Set is sorted as follows</w:t>
            </w:r>
          </w:p>
          <w:p w:rsidR="00A61177" w:rsidRDefault="00A61177" w:rsidP="00FC0AAA">
            <w:pPr>
              <w:pStyle w:val="ListParagraph"/>
              <w:numPr>
                <w:ilvl w:val="0"/>
                <w:numId w:val="186"/>
              </w:numPr>
            </w:pPr>
            <w:r>
              <w:t>Ad Asset ID – Ascending</w:t>
            </w:r>
          </w:p>
          <w:p w:rsidR="00A61177" w:rsidRDefault="00A61177" w:rsidP="00FC0AAA">
            <w:pPr>
              <w:pStyle w:val="ListParagraph"/>
              <w:numPr>
                <w:ilvl w:val="0"/>
                <w:numId w:val="186"/>
              </w:numPr>
            </w:pPr>
            <w:r>
              <w:t>Program Identifier – Ascending</w:t>
            </w:r>
          </w:p>
          <w:p w:rsidR="00A61177" w:rsidRDefault="00A61177" w:rsidP="00FC0AAA">
            <w:pPr>
              <w:pStyle w:val="ListParagraph"/>
              <w:numPr>
                <w:ilvl w:val="0"/>
                <w:numId w:val="186"/>
              </w:numPr>
            </w:pPr>
            <w:r>
              <w:t>Network – Ascending</w:t>
            </w:r>
          </w:p>
          <w:p w:rsidR="00A61177" w:rsidRDefault="00A61177" w:rsidP="00FC0AAA">
            <w:pPr>
              <w:pStyle w:val="ListParagraph"/>
              <w:numPr>
                <w:ilvl w:val="0"/>
                <w:numId w:val="186"/>
              </w:numPr>
            </w:pPr>
            <w:r>
              <w:t>OpportunityType – pre-roll, mid-roll, post-roll, interstitial, slate</w:t>
            </w:r>
          </w:p>
          <w:p w:rsidR="00A61177" w:rsidRDefault="00A61177" w:rsidP="00FC0AAA">
            <w:pPr>
              <w:pStyle w:val="ListParagraph"/>
              <w:numPr>
                <w:ilvl w:val="0"/>
                <w:numId w:val="186"/>
              </w:numPr>
            </w:pPr>
            <w:r>
              <w:t>poGroupIndex – Ascending</w:t>
            </w:r>
          </w:p>
          <w:p w:rsidR="00A61177" w:rsidRDefault="00A61177" w:rsidP="00FC0AAA">
            <w:pPr>
              <w:pStyle w:val="ListParagraph"/>
              <w:numPr>
                <w:ilvl w:val="0"/>
                <w:numId w:val="186"/>
              </w:numPr>
            </w:pPr>
            <w:r>
              <w:t>position - Ascending</w:t>
            </w:r>
          </w:p>
          <w:p w:rsidR="00A61177" w:rsidRDefault="00A61177" w:rsidP="00A61177"/>
          <w:p w:rsidR="00A61177" w:rsidRDefault="00A61177" w:rsidP="00A61177">
            <w:r>
              <w:t>The Ad Centric Data Set is delivered with break totals at the following levels.</w:t>
            </w:r>
          </w:p>
          <w:p w:rsidR="00A61177" w:rsidRDefault="00A61177" w:rsidP="00FC0AAA">
            <w:pPr>
              <w:pStyle w:val="ListParagraph"/>
              <w:numPr>
                <w:ilvl w:val="0"/>
                <w:numId w:val="187"/>
              </w:numPr>
            </w:pPr>
            <w:r>
              <w:t>Ad Asset ID – Ascending</w:t>
            </w:r>
          </w:p>
          <w:p w:rsidR="00A61177" w:rsidRDefault="00A61177" w:rsidP="00FC0AAA">
            <w:pPr>
              <w:pStyle w:val="ListParagraph"/>
              <w:numPr>
                <w:ilvl w:val="0"/>
                <w:numId w:val="187"/>
              </w:numPr>
            </w:pPr>
            <w:r>
              <w:t>Program Identifier – Ascending</w:t>
            </w:r>
          </w:p>
          <w:p w:rsidR="00A61177" w:rsidRDefault="00A61177" w:rsidP="00FC0AAA">
            <w:pPr>
              <w:pStyle w:val="ListParagraph"/>
              <w:numPr>
                <w:ilvl w:val="0"/>
                <w:numId w:val="187"/>
              </w:numPr>
            </w:pPr>
            <w:r>
              <w:t>Network – Ascending</w:t>
            </w:r>
          </w:p>
          <w:p w:rsidR="00A61177" w:rsidRDefault="00A61177" w:rsidP="00FC0AAA">
            <w:pPr>
              <w:pStyle w:val="ListParagraph"/>
              <w:numPr>
                <w:ilvl w:val="0"/>
                <w:numId w:val="187"/>
              </w:numPr>
            </w:pPr>
            <w:r>
              <w:t>OpportunityType – pre-roll, mid-roll, post-roll, interstitial, slate</w:t>
            </w:r>
          </w:p>
          <w:p w:rsidR="00A61177" w:rsidRDefault="00A61177" w:rsidP="00FC0AAA">
            <w:pPr>
              <w:pStyle w:val="ListParagraph"/>
              <w:numPr>
                <w:ilvl w:val="0"/>
                <w:numId w:val="187"/>
              </w:numPr>
            </w:pPr>
            <w:r>
              <w:t>poGroupIndex – Ascending</w:t>
            </w:r>
          </w:p>
          <w:p w:rsidR="00A61177" w:rsidRDefault="00A61177" w:rsidP="00FC0AAA">
            <w:pPr>
              <w:pStyle w:val="ListParagraph"/>
              <w:numPr>
                <w:ilvl w:val="0"/>
                <w:numId w:val="187"/>
              </w:numPr>
            </w:pPr>
            <w:r>
              <w:t>position - Ascending</w:t>
            </w:r>
          </w:p>
          <w:p w:rsidR="00A61177" w:rsidRDefault="00A61177" w:rsidP="00A61177"/>
          <w:p w:rsidR="00A61177" w:rsidRPr="00FC0AAA" w:rsidRDefault="00A61177" w:rsidP="004C4B35">
            <w:r>
              <w:t xml:space="preserve">See </w:t>
            </w:r>
            <w:r w:rsidR="004C4B35">
              <w:fldChar w:fldCharType="begin"/>
            </w:r>
            <w:r w:rsidR="004C4B35">
              <w:instrText xml:space="preserve"> REF _Ref312235117 \r \h </w:instrText>
            </w:r>
            <w:r w:rsidR="004C4B35">
              <w:fldChar w:fldCharType="separate"/>
            </w:r>
            <w:r w:rsidR="004C4B35">
              <w:t>Annex M</w:t>
            </w:r>
            <w:r w:rsidR="004C4B35">
              <w:fldChar w:fldCharType="end"/>
            </w:r>
            <w:r w:rsidR="00B83C6F">
              <w:t xml:space="preserve"> - </w:t>
            </w:r>
            <w:r w:rsidR="00B83C6F">
              <w:fldChar w:fldCharType="begin"/>
            </w:r>
            <w:r w:rsidR="00B83C6F">
              <w:instrText xml:space="preserve"> REF _Ref312235117 \h </w:instrText>
            </w:r>
            <w:r w:rsidR="00B83C6F">
              <w:fldChar w:fldCharType="separate"/>
            </w:r>
            <w:r w:rsidR="004C4B35">
              <w:t>Reporting – Sample Ad Centric Data Set</w:t>
            </w:r>
            <w:r w:rsidR="00B83C6F">
              <w:fldChar w:fldCharType="end"/>
            </w:r>
            <w:r w:rsidR="006C1E96">
              <w:t xml:space="preserve"> – evaluation of this sample and the samples in </w:t>
            </w:r>
            <w:r w:rsidR="004C4B35">
              <w:fldChar w:fldCharType="begin"/>
            </w:r>
            <w:r w:rsidR="004C4B35">
              <w:instrText xml:space="preserve"> REF _Ref312234546 \w \h </w:instrText>
            </w:r>
            <w:r w:rsidR="004C4B35">
              <w:fldChar w:fldCharType="separate"/>
            </w:r>
            <w:r w:rsidR="004C4B35">
              <w:t>Annex K</w:t>
            </w:r>
            <w:r w:rsidR="004C4B35">
              <w:fldChar w:fldCharType="end"/>
            </w:r>
            <w:r w:rsidR="004C4B35">
              <w:t xml:space="preserve"> </w:t>
            </w:r>
            <w:r w:rsidR="006C1E96">
              <w:t xml:space="preserve">- </w:t>
            </w:r>
            <w:r w:rsidR="006C1E96">
              <w:fldChar w:fldCharType="begin"/>
            </w:r>
            <w:r w:rsidR="006C1E96">
              <w:instrText xml:space="preserve"> REF _Ref312234546 \h </w:instrText>
            </w:r>
            <w:r w:rsidR="006C1E96">
              <w:fldChar w:fldCharType="separate"/>
            </w:r>
            <w:r w:rsidR="004C4B35">
              <w:t>Reporting – Sample UpdateNotice Messages</w:t>
            </w:r>
            <w:r w:rsidR="006C1E96">
              <w:fldChar w:fldCharType="end"/>
            </w:r>
            <w:r w:rsidR="006C1E96">
              <w:t xml:space="preserve"> clearly demonstrates the transition of campaign item information into the reporting dataset.</w:t>
            </w:r>
          </w:p>
        </w:tc>
      </w:tr>
      <w:tr w:rsidR="00F83ACE" w:rsidRPr="00952AC9" w:rsidTr="00F83ACE">
        <w:tc>
          <w:tcPr>
            <w:tcW w:w="10458" w:type="dxa"/>
            <w:shd w:val="clear" w:color="auto" w:fill="auto"/>
          </w:tcPr>
          <w:p w:rsidR="00F83ACE" w:rsidRPr="00981E45" w:rsidRDefault="00F83ACE" w:rsidP="00A61177">
            <w:pPr>
              <w:pStyle w:val="ListParagraph"/>
              <w:numPr>
                <w:ilvl w:val="0"/>
                <w:numId w:val="111"/>
              </w:numPr>
              <w:rPr>
                <w:b/>
              </w:rPr>
            </w:pPr>
            <w:r>
              <w:rPr>
                <w:b/>
              </w:rPr>
              <w:lastRenderedPageBreak/>
              <w:t xml:space="preserve"> / N/A / Summary Viewership Data </w:t>
            </w:r>
            <w:r w:rsidR="00053E7C">
              <w:rPr>
                <w:b/>
              </w:rPr>
              <w:t>–</w:t>
            </w:r>
            <w:r>
              <w:rPr>
                <w:b/>
              </w:rPr>
              <w:t xml:space="preserve"> </w:t>
            </w:r>
            <w:r w:rsidR="00053E7C">
              <w:rPr>
                <w:b/>
              </w:rPr>
              <w:t>Campaign Centric Data Set</w:t>
            </w:r>
          </w:p>
          <w:p w:rsidR="00F83ACE" w:rsidRPr="00C06723" w:rsidRDefault="00F83ACE" w:rsidP="003F1209">
            <w:pPr>
              <w:rPr>
                <w:i/>
              </w:rPr>
            </w:pPr>
            <w:r>
              <w:t xml:space="preserve">The CIP consumer must deliver </w:t>
            </w:r>
            <w:r w:rsidR="00B83C6F">
              <w:t xml:space="preserve">both Campaign and Ad </w:t>
            </w:r>
            <w:r w:rsidR="00053E7C">
              <w:t>Centric Data Set</w:t>
            </w:r>
            <w:r w:rsidR="00B83C6F">
              <w:t>s</w:t>
            </w:r>
            <w:r w:rsidR="00053E7C">
              <w:t xml:space="preserve"> to the CIP publisher </w:t>
            </w:r>
            <w:r w:rsidR="00B83C6F">
              <w:t xml:space="preserve">every X configurable minutes.  Initially X </w:t>
            </w:r>
            <w:proofErr w:type="gramStart"/>
            <w:r w:rsidR="00B83C6F">
              <w:t xml:space="preserve">= </w:t>
            </w:r>
            <w:r w:rsidR="008D52FE">
              <w:t xml:space="preserve"> 15</w:t>
            </w:r>
            <w:proofErr w:type="gramEnd"/>
            <w:r w:rsidR="00B83C6F">
              <w:t>.</w:t>
            </w:r>
          </w:p>
        </w:tc>
      </w:tr>
    </w:tbl>
    <w:p w:rsidR="004428F5" w:rsidRDefault="004428F5" w:rsidP="003E08F4">
      <w:pPr>
        <w:pStyle w:val="Annex1"/>
        <w:numPr>
          <w:ilvl w:val="0"/>
          <w:numId w:val="191"/>
        </w:numPr>
        <w:outlineLvl w:val="0"/>
      </w:pPr>
      <w:bookmarkStart w:id="281" w:name="_Toc312930364"/>
      <w:r>
        <w:lastRenderedPageBreak/>
        <w:t>Metadata Operator Matrix</w:t>
      </w:r>
      <w:bookmarkEnd w:id="281"/>
    </w:p>
    <w:p w:rsidR="004428F5" w:rsidRPr="00D9056D" w:rsidRDefault="003C2289" w:rsidP="00D9056D">
      <w:pPr>
        <w:pStyle w:val="BodyText1"/>
      </w:pPr>
      <w:r w:rsidRPr="003C2289">
        <w:rPr>
          <w:noProof/>
        </w:rPr>
        <w:drawing>
          <wp:inline distT="0" distB="0" distL="0" distR="0" wp14:anchorId="4EB54B86" wp14:editId="4A3AA3C0">
            <wp:extent cx="5943600" cy="34683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8354"/>
                    </a:xfrm>
                    <a:prstGeom prst="rect">
                      <a:avLst/>
                    </a:prstGeom>
                    <a:noFill/>
                    <a:ln>
                      <a:noFill/>
                    </a:ln>
                  </pic:spPr>
                </pic:pic>
              </a:graphicData>
            </a:graphic>
          </wp:inline>
        </w:drawing>
      </w:r>
    </w:p>
    <w:p w:rsidR="00AC1BE5" w:rsidRDefault="00AC1BE5" w:rsidP="00D302AD">
      <w:pPr>
        <w:pStyle w:val="Annex1"/>
        <w:outlineLvl w:val="0"/>
      </w:pPr>
      <w:bookmarkStart w:id="282" w:name="_Toc312930365"/>
      <w:r>
        <w:lastRenderedPageBreak/>
        <w:t xml:space="preserve">UpdateNotice Sample of single asset </w:t>
      </w:r>
      <w:r w:rsidR="009833FD">
        <w:t>productFamily</w:t>
      </w:r>
      <w:bookmarkEnd w:id="282"/>
    </w:p>
    <w:p w:rsidR="00BE4BF9" w:rsidRPr="00BE4BF9" w:rsidRDefault="00BE4BF9" w:rsidP="00822ACB">
      <w:pPr>
        <w:pStyle w:val="BodyText1"/>
        <w:rPr>
          <w:rFonts w:ascii="Arial Narrow" w:hAnsi="Arial Narrow"/>
          <w:sz w:val="14"/>
          <w:szCs w:val="14"/>
        </w:rPr>
      </w:pPr>
      <w:r w:rsidRPr="00BE4BF9">
        <w:rPr>
          <w:rFonts w:ascii="Arial Narrow" w:hAnsi="Arial Narrow"/>
          <w:sz w:val="14"/>
          <w:szCs w:val="14"/>
        </w:rPr>
        <w:t>&lt;!-- Example parent productFamily="vod", inner productFamily="Single" - Canoe SaFI Interface</w:t>
      </w:r>
      <w:r w:rsidRPr="00BE4BF9">
        <w:rPr>
          <w:rFonts w:ascii="Arial Narrow" w:hAnsi="Arial Narrow"/>
          <w:sz w:val="14"/>
          <w:szCs w:val="14"/>
        </w:rPr>
        <w:br/>
      </w:r>
      <w:r w:rsidRPr="00BE4BF9">
        <w:rPr>
          <w:rFonts w:ascii="Arial Narrow" w:hAnsi="Arial Narrow"/>
          <w:sz w:val="14"/>
          <w:szCs w:val="14"/>
        </w:rPr>
        <w:tab/>
        <w:t>Specifications v2.9 --&gt;</w:t>
      </w:r>
      <w:r w:rsidRPr="00BE4BF9">
        <w:rPr>
          <w:rFonts w:ascii="Arial Narrow" w:hAnsi="Arial Narrow"/>
          <w:sz w:val="14"/>
          <w:szCs w:val="14"/>
        </w:rPr>
        <w:br/>
        <w:t>&lt;UpdateNotice xmlns="urn:cablelabs:safi:xsd:cip:3.0"</w:t>
      </w:r>
      <w:r w:rsidRPr="00BE4BF9">
        <w:rPr>
          <w:rFonts w:ascii="Arial Narrow" w:hAnsi="Arial Narrow"/>
          <w:sz w:val="14"/>
          <w:szCs w:val="14"/>
        </w:rPr>
        <w:br/>
      </w:r>
      <w:r w:rsidRPr="00BE4BF9">
        <w:rPr>
          <w:rFonts w:ascii="Arial Narrow" w:hAnsi="Arial Narrow"/>
          <w:sz w:val="14"/>
          <w:szCs w:val="14"/>
        </w:rPr>
        <w:tab/>
        <w:t>xsi:schemaLocation="urn:cablelabs:safi:xsd:cip:3.0 OC-SaFI-CIP-3.0.-2.xsd" xmlns:xsi="http://www.w3.org/2001/XMLSchema-instance"&gt;</w:t>
      </w:r>
      <w:r w:rsidRPr="00BE4BF9">
        <w:rPr>
          <w:rFonts w:ascii="Arial Narrow" w:hAnsi="Arial Narrow"/>
          <w:sz w:val="14"/>
          <w:szCs w:val="14"/>
        </w:rPr>
        <w:br/>
      </w:r>
      <w:r w:rsidRPr="00BE4BF9">
        <w:rPr>
          <w:rFonts w:ascii="Arial Narrow" w:hAnsi="Arial Narrow"/>
          <w:sz w:val="14"/>
          <w:szCs w:val="14"/>
        </w:rPr>
        <w:tab/>
        <w:t>&lt;CampInfoPkg&gt;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t>&lt;Version minSchemaVersion="2" minSchemaMinorVersion="1"/&gt;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t>&lt;MsoOrder name="</w:t>
      </w:r>
      <w:r w:rsidR="00EA72AD">
        <w:rPr>
          <w:rFonts w:ascii="Arial Narrow" w:hAnsi="Arial Narrow"/>
          <w:sz w:val="14"/>
          <w:szCs w:val="14"/>
        </w:rPr>
        <w:t>&lt;MSO_NAME&gt;</w:t>
      </w:r>
      <w:r w:rsidRPr="00BE4BF9">
        <w:rPr>
          <w:rFonts w:ascii="Arial Narrow" w:hAnsi="Arial Narrow"/>
          <w:sz w:val="14"/>
          <w:szCs w:val="14"/>
        </w:rPr>
        <w:t>"&gt;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this order is for all syscodes for the MSO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&lt;Orders&gt;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&lt;!-- parent Bundle - campVer will always = "1", creDat will remain the same as it represents the creation of the element.  </w:t>
      </w:r>
      <w:proofErr w:type="gramStart"/>
      <w:r w:rsidRPr="00BE4BF9">
        <w:rPr>
          <w:rFonts w:ascii="Arial Narrow" w:hAnsi="Arial Narrow"/>
          <w:sz w:val="14"/>
          <w:szCs w:val="14"/>
        </w:rPr>
        <w:t>revDate</w:t>
      </w:r>
      <w:proofErr w:type="gramEnd"/>
      <w:r w:rsidRPr="00BE4BF9">
        <w:rPr>
          <w:rFonts w:ascii="Arial Narrow" w:hAnsi="Arial Narrow"/>
          <w:sz w:val="14"/>
          <w:szCs w:val="14"/>
        </w:rPr>
        <w:t xml:space="preserve"> is the date/time the current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UpdateNotice was created, revision will be incremented with each UpdateNotice, all instances of</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priority within a parent bundle and its descendent elements will be equal.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&lt;Bundle campVer="1" campOrderOwner="canoe-ventures.com" campOrder="a"</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decisionOwner="NBC.COM" revision="3" recRevoked="false" recState="act"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revDat="2011-10-01T15:00:00-05:00" creDat="2011-09-28T11:00:00-05:00" gname="IBM_Market_Awareness"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guid="ntDbws5AEd6ukwAf4hSEQQ" epsid="0" peid="sOHzM85AEd6ukwAf4hSEQQ"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priority="3" productFamily="urn:canoe:safi:pfamily:vod:1.0"&gt;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&lt;StwShpData&gt;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&lt;Contact role="Sales" name="TJ Moretto" email="tj.moretto@canoe-ventures.com"/&gt;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&lt;Contact role="Operations" name="Jamie Donnenfeld" email="jamie.donnenfeld@canoe-ventures.com"/&gt;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&lt;/StwShpData&gt;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All Qualifiers appear in the parent Bundle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&lt;CommonQualifierGroup condition="or"&gt;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Target preroll opportunities on the Office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xpath="typeOfPlacementOpportunity" namespace="http://www.cablelabs.com/namespaces/metadata/xsd/placementopportunity/1"&gt;preroll&lt;/Term&gt;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xpath="Title" namespace="cablelabs.com/namespaces/metadata/xsd/title/1"&gt;The Office&lt;/Term&gt;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xpath="uriID" namespace="cablelabs.com/namespaces/metadata/xsd/core/1"&gt;NBC.COM&lt;/Term&gt;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Target midroll opportunities when they are the first opportunity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xpath="typeOfPlacementOpportunity" namespace="http://www.cablelabs.com/namespaces/metadata/xsd/placementopportunity/1"&gt;midroll&lt;/Term&gt;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xpath="order" namespace="http://www.cablelabs.com/namespaces/metadata/xsd/placementopportunity/1"&gt;1&lt;/Term&gt;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xpath="uriID" namespace="cablelabs.com/namespaces/metadata/xsd/core/1"&gt;NBC.COM&lt;/Term&gt;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Target preroll opportunities on the Office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xpath="typeOfPlacementOpportunity" namespace="http://www.cablelabs.com/namespaces/metadata/xsd/placementopportunity/1"&gt;preroll&lt;/Term&gt;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xpath="Title" namespace="cablelabs.com/namespaces/metadata/xsd/title/1"&gt;The Office&lt;/Term&gt;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xpath="uriID" namespace="cablelabs.com/namespaces/metadata/xsd/core/1"&gt;BRAVO.COM&lt;/Term&gt;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Target midroll opportunities when they are the first opportunity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xpath="typeOfPlacementOpportunity" namespace="http://www.cablelabs.com/namespaces/metadata/xsd/placementopportunity/1"&gt;midroll&lt;/Term&gt;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xpath="order" namespace="http://www.cablelabs.com/namespaces/metadata/xsd/placementopportunity/1"&gt;1&lt;/Term&gt;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&lt;Term source="ent" operation="eq" xpath="uriID" namespace="cablelabs.com/namespaces/metadata/xsd/core/1"&gt;BRAVO.COM&lt;/Term&gt;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&lt;/Qualifier&gt;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&lt;/CommonQualifierGroup&gt;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&lt;!-- child Bundle - campVer will always = "1", creDat will remain the same as it represents the creation of the element.  </w:t>
      </w:r>
      <w:proofErr w:type="gramStart"/>
      <w:r w:rsidRPr="00BE4BF9">
        <w:rPr>
          <w:rFonts w:ascii="Arial Narrow" w:hAnsi="Arial Narrow"/>
          <w:sz w:val="14"/>
          <w:szCs w:val="14"/>
        </w:rPr>
        <w:t>revDate</w:t>
      </w:r>
      <w:proofErr w:type="gramEnd"/>
      <w:r w:rsidRPr="00BE4BF9">
        <w:rPr>
          <w:rFonts w:ascii="Arial Narrow" w:hAnsi="Arial Narrow"/>
          <w:sz w:val="14"/>
          <w:szCs w:val="14"/>
        </w:rPr>
        <w:t xml:space="preserve"> is the date/time the current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UpdateNotice was created, revision will be incremented with each UpdateNotice, all instances of</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priority within a parent bundle and its descendent elements will be equal.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&lt;Bundle campVer="1" campOrderOwner="canoe-ventures.com" campOrder="a" decisionOwner="NBC.COM"</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revDat="2011-10-01T15:00:00-05:00" revision="3" recRevoked="false" recState="act" creDat="2011-09-28T11:00:00-05:00"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gname="IBM_Market_Awareness_1" guid="ntDbws5AEd6ukwAf4hSEQR" epsid="0" peid="sOHzM85AEd6ukwAf4hSEQL"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priority="3" productFamily="urn:canoe:safi:pfamily:single:1.0"&gt;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&lt;StwShpData&gt;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&lt;Contact role="Sales" name="TJ Moretto" email="tj.moretto@canoe-ventures.com"/&gt;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&lt;Contact role="Operations" name="Jamie Donnenfeld" email="jamie.donnenfeld@canoe-ventures.com"/&gt;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&lt;/StwShpData&gt;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&lt;!-- Placement - creDat will remain the same as it represents the creation of the element.  </w:t>
      </w:r>
      <w:proofErr w:type="gramStart"/>
      <w:r w:rsidRPr="00BE4BF9">
        <w:rPr>
          <w:rFonts w:ascii="Arial Narrow" w:hAnsi="Arial Narrow"/>
          <w:sz w:val="14"/>
          <w:szCs w:val="14"/>
        </w:rPr>
        <w:t>revDate</w:t>
      </w:r>
      <w:proofErr w:type="gramEnd"/>
      <w:r w:rsidRPr="00BE4BF9">
        <w:rPr>
          <w:rFonts w:ascii="Arial Narrow" w:hAnsi="Arial Narrow"/>
          <w:sz w:val="14"/>
          <w:szCs w:val="14"/>
        </w:rPr>
        <w:t xml:space="preserve"> is the date/time the current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UpdateNotice was created, revision will be incremented with each UpdateNotice, all instances of</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priority within a parent bundle and its descendent elements will be equal.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&lt;Placement revision="3" recRevoked="false" recState="act" revDat="2011-10-01T15:00:00-05:00"</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creDat="2011-09-28T11:00:00-05:00"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epsid="0" peid="+cYTZM5AEd6ukwAf4hSEQQ" priority="3" productMember="urn:canoe:safi:pmember:vodplacement:1.0" separationConstraint="opportunity"&gt;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&lt;AssetReference epsid="0" peid="/ld7ekaAEd6ukwAf4hSEQQ" apply="valAndPlace" assetType="media"&gt;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&lt;AssetMetadata xpath="uriID" namespace="http://www.cablelabs.com/namespaces/metadata/xsd/core/1"&gt;CSMK1600002900000000&lt;/AssetMetadata&gt;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&lt;AssetMetadata xpath="IndustryGroup"</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namespace="http://www.cablelabs.com/namespaces/metadata/xsd/ad-id/1"&gt;COMPUTERS, OFF. EQUIP.</w:t>
      </w:r>
      <w:r w:rsidRPr="00BE4BF9">
        <w:rPr>
          <w:rFonts w:ascii="Arial Narrow" w:hAnsi="Arial Narrow"/>
          <w:sz w:val="14"/>
          <w:szCs w:val="14"/>
        </w:rPr>
        <w:tab/>
        <w:t xml:space="preserve">&amp;amp; </w:t>
      </w:r>
      <w:r w:rsidRPr="00BE4BF9">
        <w:rPr>
          <w:rFonts w:ascii="Arial Narrow" w:hAnsi="Arial Narrow"/>
          <w:sz w:val="14"/>
          <w:szCs w:val="14"/>
        </w:rPr>
        <w:lastRenderedPageBreak/>
        <w:t>STATIONERY&lt;/AssetMetadata&gt;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&lt;AssetMetadata xpath="MajorGroup"</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namespace="http://www.cablelabs.com/namespaces/metadata/xsd/ad-id/1"&gt;COMPUTERS &amp;amp; DATA PROCESSING EQUIPMENT&lt;/AssetMetadata&gt;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&lt;AssetMetadata xpath="PCCDescription"</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namespace="http://www.cablelabs.com/namespaces/metadata/xsd/ad-id/1"&gt;COMPUTERS,COMPONENTS &amp;amp; ACCESS&lt;/AssetMetadata&gt;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&lt;AssetMetadata xpath="ProductCategory" namespace="http://www.cablelabs.com/namespaces/metadata/xsd/ad-id/1"&gt;OFFICE AUTOMATION SYS&lt;/AssetMetadata&gt;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&lt;ContentMgmt beginRequired="2011-09-29T00:00:00.000-05:00" endRequired="2011-10-04T09:00:00-05:00"/&gt;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 revision="3" reportAsOf="2011-10-01T15:00:00-05:00"&gt;&lt;/StateFeedback&gt;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&lt;/AssetReference&gt;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Phase 3 - Preventing fast forward for the placement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&lt;TrickModeRestriction&gt;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&lt;TrickModeExclusion type="trick" scale="0.0,100"/&gt;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&lt;/TrickModeRestriction&gt;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 revision="3" reportAsOf="2011-10-01T15:00:00-05:00"&gt;&lt;/StateFeedback&gt;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&lt;/Placement&gt;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 revision="3" reportAsOf="2011-10-01T15:00:00-05:00"&gt;&lt;/StateFeedback&gt;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&lt;!-- Prevent insertion of any ad from this Placement if an ad of he same category already </w:t>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exists in the opportunity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&lt;CategoryExclusion scope="opportunity"/&gt;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&lt;/Bundle&gt;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Set window 10/1 - 10/31, M-F, from 9:00 am to 1:00 pm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Flight is established in the parent Bundle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&lt;Flight startDateTime="2011-10-01T09:00:00-05:00" endDateTime="2011-10-04T09:00:00-05:00" startTime="09:00:00" duration="PT04H00M00S"</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sat="false" sun="false"/&gt;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Statefeedback mediaState and executionState and well as statistics are summarized in the</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parent Bundle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 revision="3" reportAsOf="2011-10-01T15:00:00-05:00" reportInterval="PT00H15M00S"</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reportEndTime="2011-10-07T09:00:00-05:00"&gt;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&lt;Statistics&gt;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&lt;Statistic datamap="urn:cablelabs:vod:placements:campaign.stats" variable="Insertions"/&gt;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&lt;Statistic datamap="urn:cablelabs:vod:viewership:campaign.stats" variable="Views"/&gt;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&lt;/Statistics&gt;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 When bundle is defined, goal is communicated --&gt;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 xml:space="preserve">&lt;Phase epsid="0" peid="sOHzM85AEd6ukwAf4hSEQQ" event="defined" revision="3" recRevoked="false" recState="act" </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revDat="2011-10-01T15:00:00-05:00" creDat="2011-09-28T11:00:00-05:00"&gt;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&lt;ProcessRuleSelector ruleId="SetGoal" ruleRepository="urn:canoe:safi:rulesRepo:1.0"&gt;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&lt;Arg variable="goal"&gt;100000&lt;/Arg&gt;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&lt;Arg variable="goalType"&gt;views&lt;/Arg&gt;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&lt;StateFeedback revision="3" reportAsOf="2011-10-01T15:00:00-05:00"&gt;&lt;/StateFeedback&gt;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&lt;/ProcessRuleSelector&gt;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&lt;/Phase&gt;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&lt;/Bundle&gt;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r>
      <w:r w:rsidRPr="00BE4BF9">
        <w:rPr>
          <w:rFonts w:ascii="Arial Narrow" w:hAnsi="Arial Narrow"/>
          <w:sz w:val="14"/>
          <w:szCs w:val="14"/>
        </w:rPr>
        <w:tab/>
        <w:t>&lt;/Orders&gt;</w:t>
      </w:r>
      <w:r w:rsidRPr="00BE4BF9">
        <w:rPr>
          <w:rFonts w:ascii="Arial Narrow" w:hAnsi="Arial Narrow"/>
          <w:sz w:val="14"/>
          <w:szCs w:val="14"/>
        </w:rPr>
        <w:br/>
      </w:r>
      <w:r w:rsidRPr="00BE4BF9">
        <w:rPr>
          <w:rFonts w:ascii="Arial Narrow" w:hAnsi="Arial Narrow"/>
          <w:sz w:val="14"/>
          <w:szCs w:val="14"/>
        </w:rPr>
        <w:tab/>
      </w:r>
      <w:r w:rsidRPr="00BE4BF9">
        <w:rPr>
          <w:rFonts w:ascii="Arial Narrow" w:hAnsi="Arial Narrow"/>
          <w:sz w:val="14"/>
          <w:szCs w:val="14"/>
        </w:rPr>
        <w:tab/>
        <w:t>&lt;/MsoOrder&gt;</w:t>
      </w:r>
      <w:r w:rsidRPr="00BE4BF9">
        <w:rPr>
          <w:rFonts w:ascii="Arial Narrow" w:hAnsi="Arial Narrow"/>
          <w:sz w:val="14"/>
          <w:szCs w:val="14"/>
        </w:rPr>
        <w:br/>
      </w:r>
      <w:r w:rsidRPr="00BE4BF9">
        <w:rPr>
          <w:rFonts w:ascii="Arial Narrow" w:hAnsi="Arial Narrow"/>
          <w:sz w:val="14"/>
          <w:szCs w:val="14"/>
        </w:rPr>
        <w:tab/>
        <w:t>&lt;/CampInfoPkg&gt;</w:t>
      </w:r>
      <w:r w:rsidRPr="00BE4BF9">
        <w:rPr>
          <w:rFonts w:ascii="Arial Narrow" w:hAnsi="Arial Narrow"/>
          <w:sz w:val="14"/>
          <w:szCs w:val="14"/>
        </w:rPr>
        <w:br/>
        <w:t>&lt;/UpdateNotice&gt;</w:t>
      </w:r>
    </w:p>
    <w:p w:rsidR="00822ACB" w:rsidRDefault="00822ACB" w:rsidP="00822ACB">
      <w:pPr>
        <w:pStyle w:val="BodyText1"/>
      </w:pPr>
    </w:p>
    <w:p w:rsidR="00822ACB" w:rsidRDefault="00822ACB" w:rsidP="00822ACB">
      <w:pPr>
        <w:pStyle w:val="Annex1"/>
        <w:outlineLvl w:val="0"/>
      </w:pPr>
      <w:bookmarkStart w:id="283" w:name="_Ref311541089"/>
      <w:bookmarkStart w:id="284" w:name="_Ref311541104"/>
      <w:bookmarkStart w:id="285" w:name="_Toc312930366"/>
      <w:r>
        <w:lastRenderedPageBreak/>
        <w:t>UpdateResponse (OK and FAIL)</w:t>
      </w:r>
      <w:bookmarkEnd w:id="283"/>
      <w:bookmarkEnd w:id="284"/>
      <w:bookmarkEnd w:id="285"/>
    </w:p>
    <w:p w:rsidR="00822ACB" w:rsidRPr="00822ACB" w:rsidRDefault="00822ACB" w:rsidP="00822ACB">
      <w:pPr>
        <w:pStyle w:val="BodyText1"/>
        <w:rPr>
          <w:rFonts w:ascii="Arial Narrow" w:hAnsi="Arial Narrow"/>
          <w:sz w:val="14"/>
          <w:szCs w:val="14"/>
        </w:rPr>
      </w:pPr>
      <w:r w:rsidRPr="00822ACB">
        <w:rPr>
          <w:rFonts w:ascii="Arial Narrow" w:hAnsi="Arial Narrow"/>
          <w:sz w:val="14"/>
          <w:szCs w:val="14"/>
        </w:rPr>
        <w:t>&lt;!-- Example UpdateResponse for "OK" Canoe SaFI Interface Specifications v2.8 --&gt;</w:t>
      </w:r>
      <w:r w:rsidRPr="00822ACB">
        <w:rPr>
          <w:rFonts w:ascii="Arial Narrow" w:hAnsi="Arial Narrow"/>
          <w:sz w:val="14"/>
          <w:szCs w:val="14"/>
        </w:rPr>
        <w:br/>
        <w:t>&lt;UpdateResponse xmlns="urn:cablelabs:safi:xsd:cip:3.0"</w:t>
      </w:r>
      <w:r w:rsidRPr="00822ACB">
        <w:rPr>
          <w:rFonts w:ascii="Arial Narrow" w:hAnsi="Arial Narrow"/>
          <w:sz w:val="14"/>
          <w:szCs w:val="14"/>
        </w:rPr>
        <w:br/>
      </w:r>
      <w:r w:rsidRPr="00822ACB">
        <w:rPr>
          <w:rFonts w:ascii="Arial Narrow" w:hAnsi="Arial Narrow"/>
          <w:sz w:val="14"/>
          <w:szCs w:val="14"/>
        </w:rPr>
        <w:tab/>
        <w:t>xsi:schemaLocation="urn:cablelabs:safi:xsd:cip:3.0 OC-SaFI-CIP-3.0.-2.xsd"</w:t>
      </w:r>
      <w:r w:rsidRPr="00822ACB">
        <w:rPr>
          <w:rFonts w:ascii="Arial Narrow" w:hAnsi="Arial Narrow"/>
          <w:sz w:val="14"/>
          <w:szCs w:val="14"/>
        </w:rPr>
        <w:br/>
      </w:r>
      <w:r w:rsidRPr="00822ACB">
        <w:rPr>
          <w:rFonts w:ascii="Arial Narrow" w:hAnsi="Arial Narrow"/>
          <w:sz w:val="14"/>
          <w:szCs w:val="14"/>
        </w:rPr>
        <w:tab/>
        <w:t>xmlns:xsi="http://www.w3.org/2001/XMLSchema-instance" msgResult="OK"&gt;</w:t>
      </w:r>
      <w:r w:rsidRPr="00822ACB">
        <w:rPr>
          <w:rFonts w:ascii="Arial Narrow" w:hAnsi="Arial Narrow"/>
          <w:sz w:val="14"/>
          <w:szCs w:val="14"/>
        </w:rPr>
        <w:br/>
      </w:r>
      <w:r w:rsidRPr="00822ACB">
        <w:rPr>
          <w:rFonts w:ascii="Arial Narrow" w:hAnsi="Arial Narrow"/>
          <w:sz w:val="14"/>
          <w:szCs w:val="14"/>
        </w:rPr>
        <w:tab/>
        <w:t>&lt;Notes&gt;&lt;/Notes&gt;</w:t>
      </w:r>
      <w:r w:rsidRPr="00822ACB">
        <w:rPr>
          <w:rFonts w:ascii="Arial Narrow" w:hAnsi="Arial Narrow"/>
          <w:sz w:val="14"/>
          <w:szCs w:val="14"/>
        </w:rPr>
        <w:br/>
        <w:t>&lt;/UpdateResponse&gt;</w:t>
      </w:r>
    </w:p>
    <w:p w:rsidR="00822ACB" w:rsidRPr="00822ACB" w:rsidRDefault="00822ACB" w:rsidP="00822ACB">
      <w:pPr>
        <w:pStyle w:val="BodyText1"/>
        <w:rPr>
          <w:rFonts w:ascii="Arial Narrow" w:hAnsi="Arial Narrow"/>
          <w:sz w:val="14"/>
          <w:szCs w:val="14"/>
        </w:rPr>
      </w:pPr>
    </w:p>
    <w:p w:rsidR="00822ACB" w:rsidRPr="00822ACB" w:rsidRDefault="00822ACB" w:rsidP="00822ACB">
      <w:pPr>
        <w:pStyle w:val="BodyText1"/>
        <w:rPr>
          <w:rFonts w:ascii="Arial Narrow" w:hAnsi="Arial Narrow"/>
          <w:sz w:val="14"/>
          <w:szCs w:val="14"/>
        </w:rPr>
      </w:pPr>
      <w:r w:rsidRPr="00822ACB">
        <w:rPr>
          <w:rFonts w:ascii="Arial Narrow" w:hAnsi="Arial Narrow"/>
          <w:sz w:val="14"/>
          <w:szCs w:val="14"/>
        </w:rPr>
        <w:t>&lt;!-- Example UpdateResponse for "FAIL" Canoe SaFI Interface Specifications v2.8 --&gt;</w:t>
      </w:r>
      <w:r w:rsidRPr="00822ACB">
        <w:rPr>
          <w:rFonts w:ascii="Arial Narrow" w:hAnsi="Arial Narrow"/>
          <w:sz w:val="14"/>
          <w:szCs w:val="14"/>
        </w:rPr>
        <w:br/>
        <w:t>&lt;UpdateResponse xmlns="urn:cablelabs:safi:xsd:cip:3.0"</w:t>
      </w:r>
      <w:r w:rsidRPr="00822ACB">
        <w:rPr>
          <w:rFonts w:ascii="Arial Narrow" w:hAnsi="Arial Narrow"/>
          <w:sz w:val="14"/>
          <w:szCs w:val="14"/>
        </w:rPr>
        <w:br/>
      </w:r>
      <w:r w:rsidRPr="00822ACB">
        <w:rPr>
          <w:rFonts w:ascii="Arial Narrow" w:hAnsi="Arial Narrow"/>
          <w:sz w:val="14"/>
          <w:szCs w:val="14"/>
        </w:rPr>
        <w:tab/>
        <w:t>xsi:schemaLocation="urn:cablelabs:safi:xsd:cip:3.0 OC-SaFI-CIP-3.0.-2.xsd"</w:t>
      </w:r>
      <w:r w:rsidRPr="00822ACB">
        <w:rPr>
          <w:rFonts w:ascii="Arial Narrow" w:hAnsi="Arial Narrow"/>
          <w:sz w:val="14"/>
          <w:szCs w:val="14"/>
        </w:rPr>
        <w:br/>
      </w:r>
      <w:r w:rsidRPr="00822ACB">
        <w:rPr>
          <w:rFonts w:ascii="Arial Narrow" w:hAnsi="Arial Narrow"/>
          <w:sz w:val="14"/>
          <w:szCs w:val="14"/>
        </w:rPr>
        <w:tab/>
        <w:t>xmlns:xsi="http://www.w3.org/2001/XMLSchema-instance" msgResult="FAIL"&gt;</w:t>
      </w:r>
      <w:r w:rsidRPr="00822ACB">
        <w:rPr>
          <w:rFonts w:ascii="Arial Narrow" w:hAnsi="Arial Narrow"/>
          <w:sz w:val="14"/>
          <w:szCs w:val="14"/>
        </w:rPr>
        <w:br/>
      </w:r>
      <w:r w:rsidRPr="00822ACB">
        <w:rPr>
          <w:rFonts w:ascii="Arial Narrow" w:hAnsi="Arial Narrow"/>
          <w:sz w:val="14"/>
          <w:szCs w:val="14"/>
        </w:rPr>
        <w:tab/>
        <w:t>&lt;Notes&gt; Parent Bundle Malformed; priority missing; @reportAsOf missing; &lt;/Notes&gt;</w:t>
      </w:r>
      <w:r w:rsidRPr="00822ACB">
        <w:rPr>
          <w:rFonts w:ascii="Arial Narrow" w:hAnsi="Arial Narrow"/>
          <w:sz w:val="14"/>
          <w:szCs w:val="14"/>
        </w:rPr>
        <w:br/>
        <w:t>&lt;/UpdateResponse&gt;</w:t>
      </w:r>
    </w:p>
    <w:p w:rsidR="006022C4" w:rsidRDefault="00D5146D" w:rsidP="00D302AD">
      <w:pPr>
        <w:pStyle w:val="Annex1"/>
        <w:outlineLvl w:val="0"/>
      </w:pPr>
      <w:bookmarkStart w:id="286" w:name="_Toc312930367"/>
      <w:r>
        <w:lastRenderedPageBreak/>
        <w:t xml:space="preserve">FeedbackNotice Sample of single asset </w:t>
      </w:r>
      <w:r w:rsidR="009833FD">
        <w:t>productFamily</w:t>
      </w:r>
      <w:bookmarkEnd w:id="286"/>
    </w:p>
    <w:p w:rsidR="005A6A57" w:rsidRPr="005A6A57" w:rsidRDefault="009200F5" w:rsidP="005A6A57">
      <w:pPr>
        <w:pStyle w:val="BodyText1"/>
        <w:rPr>
          <w:rFonts w:ascii="Arial Narrow" w:hAnsi="Arial Narrow"/>
          <w:noProof/>
          <w:sz w:val="14"/>
          <w:szCs w:val="14"/>
        </w:rPr>
      </w:pPr>
      <w:r w:rsidRPr="009200F5">
        <w:rPr>
          <w:rFonts w:ascii="Arial Narrow" w:hAnsi="Arial Narrow"/>
          <w:noProof/>
          <w:sz w:val="14"/>
          <w:szCs w:val="14"/>
        </w:rPr>
        <w:t>&lt;!-- Example parent productFamily="vod", inner productFamily="Single" - Canoe SaFI Interface</w:t>
      </w:r>
      <w:r w:rsidRPr="009200F5">
        <w:rPr>
          <w:rFonts w:ascii="Arial Narrow" w:hAnsi="Arial Narrow"/>
          <w:noProof/>
          <w:sz w:val="14"/>
          <w:szCs w:val="14"/>
        </w:rPr>
        <w:br/>
      </w:r>
      <w:r w:rsidRPr="009200F5">
        <w:rPr>
          <w:rFonts w:ascii="Arial Narrow" w:hAnsi="Arial Narrow"/>
          <w:noProof/>
          <w:sz w:val="14"/>
          <w:szCs w:val="14"/>
        </w:rPr>
        <w:tab/>
        <w:t>Specifications v2.9 --&gt;</w:t>
      </w:r>
      <w:r w:rsidRPr="009200F5">
        <w:rPr>
          <w:rFonts w:ascii="Arial Narrow" w:hAnsi="Arial Narrow"/>
          <w:noProof/>
          <w:sz w:val="14"/>
          <w:szCs w:val="14"/>
        </w:rPr>
        <w:br/>
        <w:t>&lt;FeedbackNotice xmlns="urn:cablelabs:safi:xsd:cip:3.0"</w:t>
      </w:r>
      <w:r w:rsidRPr="009200F5">
        <w:rPr>
          <w:rFonts w:ascii="Arial Narrow" w:hAnsi="Arial Narrow"/>
          <w:noProof/>
          <w:sz w:val="14"/>
          <w:szCs w:val="14"/>
        </w:rPr>
        <w:br/>
      </w:r>
      <w:r w:rsidRPr="009200F5">
        <w:rPr>
          <w:rFonts w:ascii="Arial Narrow" w:hAnsi="Arial Narrow"/>
          <w:noProof/>
          <w:sz w:val="14"/>
          <w:szCs w:val="14"/>
        </w:rPr>
        <w:tab/>
        <w:t>xsi:schemaLocation="urn:cablelabs:safi:xsd:cip:3.0 OC-SaFI-CIP-3.0.-2.xsd" xmlns:xsi="http://www.w3.org/2001/XMLSchema-instance"&gt;</w:t>
      </w:r>
      <w:r w:rsidRPr="009200F5">
        <w:rPr>
          <w:rFonts w:ascii="Arial Narrow" w:hAnsi="Arial Narrow"/>
          <w:noProof/>
          <w:sz w:val="14"/>
          <w:szCs w:val="14"/>
        </w:rPr>
        <w:br/>
      </w:r>
      <w:r w:rsidRPr="009200F5">
        <w:rPr>
          <w:rFonts w:ascii="Arial Narrow" w:hAnsi="Arial Narrow"/>
          <w:noProof/>
          <w:sz w:val="14"/>
          <w:szCs w:val="14"/>
        </w:rPr>
        <w:tab/>
        <w:t>&lt;CampInfoPkg&gt;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t>&lt;Version minSchemaVersion="2" minSchemaMinorVersion="1"/&gt;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t>&lt;MsoOrder name="</w:t>
      </w:r>
      <w:r w:rsidR="00EA72AD">
        <w:rPr>
          <w:rFonts w:ascii="Arial Narrow" w:hAnsi="Arial Narrow"/>
          <w:sz w:val="14"/>
          <w:szCs w:val="14"/>
        </w:rPr>
        <w:t>&lt;MSO_NAME&gt;</w:t>
      </w:r>
      <w:r w:rsidRPr="009200F5">
        <w:rPr>
          <w:rFonts w:ascii="Arial Narrow" w:hAnsi="Arial Narrow"/>
          <w:noProof/>
          <w:sz w:val="14"/>
          <w:szCs w:val="14"/>
        </w:rPr>
        <w: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this order is for all syscodes for the MSO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&lt;Orders&gt;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parent Bundle attributes mimic the current revision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&lt;Bundle campVer="1" campOrderOwner="canoe-ventures.com" campOrder="a"</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decisionOwner="NBC.COM" revision="3" recRevoked="false" recState="act"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revDat="2011-10-01T15:00:00-05:00" creDat="2011-09-28T11:00:00-05:00" gname="IBM_Market_Awareness"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guid="ntDbws5AEd6ukwAf4hSEQQ" epsid="0" peid="sOHzM85AEd6ukwAf4hSEQQ"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priority="3" productFamily="urn:canoe:safi:pfamily:vod:1.0"&gt;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&lt;StwShpData&gt;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&lt;Contact role="Sales" name="TJ Moretto" email="tj.moretto@canoe-ventures.com"/&gt;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&lt;Contact role="Operations" name="Jamie Donnenfeld" email="jamie.donnenfeld@canoe-ventures.com"/&gt;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&lt;/StwShpData&gt;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Qualifiers are removed as they are not 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inner Bundle attributes mimic the current revision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&lt;Bundle campVer="1" campOrderOwner="canoe-ventures.com" campOrder="a" decisionOwner="NBC.COM"</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revDat="2011-10-01T15:00:00-05:00" revision="3" recRevoked="false" recState="act" creDat="2011-09-28T11:00:00-05:00"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gname="IBM_Market_Awareness_1" guid="ntDbws5AEd6ukwAf4hSEQR" epsid="0" peid="sOHzM85AEd6ukwAf4hSEQL"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priority="3" productFamily="urn:canoe:safi:pfamily:single:1.0"&gt;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&lt;StwShpData&gt;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&lt;Contact role="Sales" name="TJ Moretto" email="tj.moretto@canoe-ventures.com"/&gt;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&lt;Contact role="Operations" name="Jamie Donnenfeld" email="jamie.donnenfeld@canoe-ventures.com"/&gt;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&lt;/StwShpData&gt;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Placement attributes mimic the current revision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&lt;Placement revision="3" recRevoked="false" recState="act" revDat="2011-10-01T15:00:00-05:00"</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creDat="2011-09-28T11:00:00-05:00"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epsid="0" peid="+cYTZM5AEd6ukwAf4hSEQQ" priority="3" productMember="urn:canoe:safi:pmember:vodplacement:1.0" separationConstraint="opportunity"&gt;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AssetReference attributes mimic the current revision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&lt;AssetReference epsid="0" peid="/ld7ekaAEd6ukwAf4hSEQQ" apply="valAndPlace" assetType="media"&gt;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AssetMetadata is removed as it is not 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ContentMgmt element is removed as it is not 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Start the Asset Readiness tracking when Content@beginRequired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&lt;!-- The CIP consumer includes recState (pnd, act, pse, wnd, cls), mediaState (unknown|processing|ready|private:.+)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and executionState (notReady|processing|ready|private:.+) in the StateFeedback element, if present the Notes element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specifies the details of any syntax validation errors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 mediaState="unknown"</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executionState="notReady"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&lt;/AssetReference&gt;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StateFeedback used to report syntax validation errors, if present the Notes element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specifies the details of any syntax validation errors --&gt;</w:t>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 mediaState="unknown"</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executionState="notReady"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&lt;/Placement&gt;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StateFeedback used to report syntax validation errors, if present the Notes element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specifies the details of any syntax validation errors --&gt;</w:t>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 mediaState="unknown"</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executionState="notReady"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CategoryExclusion is removed as it is not 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&lt;/Bundle&gt;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Flight is removed as it is not required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&lt;!-- The CIP consumer includes recState (pnd, act, pse, wnd, cls), mediaState (unknown|processing|ready|private:.+)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and executionState (notReady|processing|ready|private:.+) in the StateFeedback element; revision</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and reportAsOf are mimiced from the current revision; reportInterval and reportEndTime are</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ommitted as they are not needed.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 reportInterval="PT00H15M00S"</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reportEndTime="2011-10-07T09:00:00-05:00" mediaState="ready"</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&lt;Statistics&gt;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&lt;Statistic datamap="urn:cablelabs:vod:placements:campaign.stats" variable="Insertions"&gt;218&lt;/Statistic&gt;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&lt;Statistic datamap="urn:cablelabs:vod:viewership:campaign.stats" variable="Views"&gt;164&lt;/Statistic&gt;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&lt;/Statistics&gt;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All Phase elements are included to allow reporting through StateFeedback element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 When bundle is defined, goal is communicated --&gt;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&lt;Phase epsid="0" peid="sOHzM85AEd6ukwAf4hSEQQ" event="defined" revision="3" recRevoked="false" recState="act"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revDat="2011-10-01T15:00:00-05:00" creDat="2011-09-28T11:00:00-05:00"&gt;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&lt;ProcessRuleSelector ruleId="SetGoal" ruleRepository="urn:canoe:safi:rulesRepo:1.0"&gt;</w:t>
      </w:r>
      <w:r w:rsidRPr="009200F5">
        <w:rPr>
          <w:rFonts w:ascii="Arial Narrow" w:hAnsi="Arial Narrow"/>
          <w:noProof/>
          <w:sz w:val="14"/>
          <w:szCs w:val="14"/>
        </w:rPr>
        <w:br/>
      </w:r>
      <w:r w:rsidRPr="009200F5">
        <w:rPr>
          <w:rFonts w:ascii="Arial Narrow" w:hAnsi="Arial Narrow"/>
          <w:noProof/>
          <w:sz w:val="14"/>
          <w:szCs w:val="14"/>
        </w:rPr>
        <w:lastRenderedPageBreak/>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&lt;Arg variable="goal"&gt;100000&lt;/Arg&gt;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&lt;Arg variable="goalType"&gt;views&lt;/Arg&gt;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executionState="notReady"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&lt;/ProcessRuleSelector&gt;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&lt;/Phase&gt;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 xml:space="preserve">&lt;Phase epsid="1" peid="sOHzM85AEd6ukwAf4hSEQQ" event="defined" revision="3" recRevoked="false" recState="act" </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revDat="2011-10-01T15:00:00-05:00" creDat="2011-09-28T11:00:00-05:00"&gt;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&lt;ProcessRuleSelector ruleId="SetRetDataPath" ruleRepository="urn:canoe:safi:rulesRepo:1.0"&gt;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&lt;Arg variable="PriUrl"&gt;http://ara.ws-cnv.com:8080/am&lt;/Arg&gt;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&lt;Arg variable="ApSecUrl"&gt;https://cmgjb01.corp.acxiom.net/caas.canoe-ventures/safi/i1.1/iaf &lt;/Arg&gt;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&lt;Arg variable="SmSecUrl"&gt;http://10.13.20.51:8080/safi/i1.1/sms&lt;/Arg&gt;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 revision="3" reportAsOf="2011-10-01T15:00:00-05:00"</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executionState="notReady" recState="act"&gt;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&lt;/StateFeedback&gt;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&lt;/ProcessRuleSelector&gt;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&lt;/Phase&gt;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&lt;/Bundle&gt;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r>
      <w:r w:rsidRPr="009200F5">
        <w:rPr>
          <w:rFonts w:ascii="Arial Narrow" w:hAnsi="Arial Narrow"/>
          <w:noProof/>
          <w:sz w:val="14"/>
          <w:szCs w:val="14"/>
        </w:rPr>
        <w:tab/>
        <w:t>&lt;/Orders&gt;</w:t>
      </w:r>
      <w:r w:rsidRPr="009200F5">
        <w:rPr>
          <w:rFonts w:ascii="Arial Narrow" w:hAnsi="Arial Narrow"/>
          <w:noProof/>
          <w:sz w:val="14"/>
          <w:szCs w:val="14"/>
        </w:rPr>
        <w:br/>
      </w:r>
      <w:r w:rsidRPr="009200F5">
        <w:rPr>
          <w:rFonts w:ascii="Arial Narrow" w:hAnsi="Arial Narrow"/>
          <w:noProof/>
          <w:sz w:val="14"/>
          <w:szCs w:val="14"/>
        </w:rPr>
        <w:tab/>
      </w:r>
      <w:r w:rsidRPr="009200F5">
        <w:rPr>
          <w:rFonts w:ascii="Arial Narrow" w:hAnsi="Arial Narrow"/>
          <w:noProof/>
          <w:sz w:val="14"/>
          <w:szCs w:val="14"/>
        </w:rPr>
        <w:tab/>
        <w:t>&lt;/MsoOrder&gt;</w:t>
      </w:r>
      <w:r w:rsidRPr="009200F5">
        <w:rPr>
          <w:rFonts w:ascii="Arial Narrow" w:hAnsi="Arial Narrow"/>
          <w:noProof/>
          <w:sz w:val="14"/>
          <w:szCs w:val="14"/>
        </w:rPr>
        <w:br/>
      </w:r>
      <w:r w:rsidRPr="009200F5">
        <w:rPr>
          <w:rFonts w:ascii="Arial Narrow" w:hAnsi="Arial Narrow"/>
          <w:noProof/>
          <w:sz w:val="14"/>
          <w:szCs w:val="14"/>
        </w:rPr>
        <w:tab/>
        <w:t>&lt;/CampInfoPkg&gt;</w:t>
      </w:r>
      <w:r w:rsidRPr="009200F5">
        <w:rPr>
          <w:rFonts w:ascii="Arial Narrow" w:hAnsi="Arial Narrow"/>
          <w:noProof/>
          <w:sz w:val="14"/>
          <w:szCs w:val="14"/>
        </w:rPr>
        <w:br/>
        <w:t>&lt;/FeedbackNotice&gt;</w:t>
      </w:r>
    </w:p>
    <w:p w:rsidR="005A6A57" w:rsidRDefault="005A6A57" w:rsidP="00D302AD">
      <w:pPr>
        <w:pStyle w:val="Annex1"/>
        <w:outlineLvl w:val="0"/>
      </w:pPr>
      <w:bookmarkStart w:id="287" w:name="_Toc312930368"/>
      <w:r>
        <w:lastRenderedPageBreak/>
        <w:t>FeedbackResponse (OK and FAIL)</w:t>
      </w:r>
      <w:bookmarkEnd w:id="287"/>
    </w:p>
    <w:p w:rsidR="005A6A57" w:rsidRPr="005A6A57" w:rsidRDefault="005A6A57" w:rsidP="005A6A57">
      <w:pPr>
        <w:pStyle w:val="BodyText1"/>
        <w:rPr>
          <w:rFonts w:ascii="Arial Narrow" w:hAnsi="Arial Narrow"/>
          <w:sz w:val="14"/>
          <w:szCs w:val="14"/>
        </w:rPr>
      </w:pPr>
      <w:r>
        <w:rPr>
          <w:rFonts w:ascii="Arial Narrow" w:hAnsi="Arial Narrow"/>
          <w:sz w:val="14"/>
          <w:szCs w:val="14"/>
        </w:rPr>
        <w:t xml:space="preserve">&lt;!--  </w:t>
      </w:r>
      <w:r w:rsidRPr="00822ACB">
        <w:rPr>
          <w:rFonts w:ascii="Arial Narrow" w:hAnsi="Arial Narrow"/>
          <w:sz w:val="14"/>
          <w:szCs w:val="14"/>
        </w:rPr>
        <w:t xml:space="preserve">Example </w:t>
      </w:r>
      <w:r>
        <w:rPr>
          <w:rFonts w:ascii="Arial Narrow" w:hAnsi="Arial Narrow"/>
          <w:sz w:val="14"/>
          <w:szCs w:val="14"/>
        </w:rPr>
        <w:t>FeedbackResponse</w:t>
      </w:r>
      <w:r w:rsidRPr="00822ACB">
        <w:rPr>
          <w:rFonts w:ascii="Arial Narrow" w:hAnsi="Arial Narrow"/>
          <w:sz w:val="14"/>
          <w:szCs w:val="14"/>
        </w:rPr>
        <w:t xml:space="preserve"> for "OK" Canoe SaFI Interface Specifications v2.8 </w:t>
      </w:r>
      <w:r w:rsidRPr="005A6A57">
        <w:rPr>
          <w:rFonts w:ascii="Arial Narrow" w:hAnsi="Arial Narrow"/>
          <w:sz w:val="14"/>
          <w:szCs w:val="14"/>
        </w:rPr>
        <w:t xml:space="preserve"> --&gt;</w:t>
      </w:r>
      <w:r w:rsidRPr="005A6A57">
        <w:rPr>
          <w:rFonts w:ascii="Arial Narrow" w:hAnsi="Arial Narrow"/>
          <w:sz w:val="14"/>
          <w:szCs w:val="14"/>
        </w:rPr>
        <w:br/>
        <w:t>&lt;UpdateResponse xmlns="urn:cablelabs:safi:xsd:cip:3.0"</w:t>
      </w:r>
      <w:r w:rsidRPr="005A6A57">
        <w:rPr>
          <w:rFonts w:ascii="Arial Narrow" w:hAnsi="Arial Narrow"/>
          <w:sz w:val="14"/>
          <w:szCs w:val="14"/>
        </w:rPr>
        <w:br/>
      </w:r>
      <w:r w:rsidRPr="005A6A57">
        <w:rPr>
          <w:rFonts w:ascii="Arial Narrow" w:hAnsi="Arial Narrow"/>
          <w:sz w:val="14"/>
          <w:szCs w:val="14"/>
        </w:rPr>
        <w:tab/>
        <w:t>xsi:schemaLocation="urn:cablelabs:safi:xsd:cip:3.0 OC-SaFI-CIP-3.0.-2.xsd"</w:t>
      </w:r>
      <w:r w:rsidRPr="005A6A57">
        <w:rPr>
          <w:rFonts w:ascii="Arial Narrow" w:hAnsi="Arial Narrow"/>
          <w:sz w:val="14"/>
          <w:szCs w:val="14"/>
        </w:rPr>
        <w:br/>
      </w:r>
      <w:r w:rsidRPr="005A6A57">
        <w:rPr>
          <w:rFonts w:ascii="Arial Narrow" w:hAnsi="Arial Narrow"/>
          <w:sz w:val="14"/>
          <w:szCs w:val="14"/>
        </w:rPr>
        <w:tab/>
        <w:t>xmlns:xsi="http://www.w3.org/2001/XMLSchema-instance" msgResult="OK"&gt;</w:t>
      </w:r>
      <w:r w:rsidRPr="005A6A57">
        <w:rPr>
          <w:rFonts w:ascii="Arial Narrow" w:hAnsi="Arial Narrow"/>
          <w:sz w:val="14"/>
          <w:szCs w:val="14"/>
        </w:rPr>
        <w:br/>
      </w:r>
      <w:r w:rsidRPr="005A6A57">
        <w:rPr>
          <w:rFonts w:ascii="Arial Narrow" w:hAnsi="Arial Narrow"/>
          <w:sz w:val="14"/>
          <w:szCs w:val="14"/>
        </w:rPr>
        <w:tab/>
        <w:t>&lt;Notes&gt;&lt;/Notes&gt;</w:t>
      </w:r>
      <w:r w:rsidRPr="005A6A57">
        <w:rPr>
          <w:rFonts w:ascii="Arial Narrow" w:hAnsi="Arial Narrow"/>
          <w:sz w:val="14"/>
          <w:szCs w:val="14"/>
        </w:rPr>
        <w:br/>
        <w:t>&lt;/UpdateResponse&gt;</w:t>
      </w:r>
    </w:p>
    <w:p w:rsidR="005A6A57" w:rsidRPr="005A6A57" w:rsidRDefault="005A6A57" w:rsidP="005A6A57">
      <w:pPr>
        <w:pStyle w:val="BodyText1"/>
        <w:rPr>
          <w:rFonts w:ascii="Arial Narrow" w:hAnsi="Arial Narrow"/>
          <w:sz w:val="14"/>
          <w:szCs w:val="14"/>
        </w:rPr>
      </w:pPr>
    </w:p>
    <w:p w:rsidR="005A6A57" w:rsidRPr="005A6A57" w:rsidRDefault="005A6A57" w:rsidP="005A6A57">
      <w:pPr>
        <w:pStyle w:val="BodyText1"/>
        <w:rPr>
          <w:rFonts w:ascii="Arial Narrow" w:hAnsi="Arial Narrow"/>
          <w:sz w:val="14"/>
          <w:szCs w:val="14"/>
        </w:rPr>
      </w:pPr>
      <w:r w:rsidRPr="005A6A57">
        <w:rPr>
          <w:rFonts w:ascii="Arial Narrow" w:hAnsi="Arial Narrow"/>
          <w:sz w:val="14"/>
          <w:szCs w:val="14"/>
        </w:rPr>
        <w:t xml:space="preserve">&lt;!-- Example </w:t>
      </w:r>
      <w:r>
        <w:rPr>
          <w:rFonts w:ascii="Arial Narrow" w:hAnsi="Arial Narrow"/>
          <w:sz w:val="14"/>
          <w:szCs w:val="14"/>
        </w:rPr>
        <w:t>Feedback</w:t>
      </w:r>
      <w:r w:rsidRPr="005A6A57">
        <w:rPr>
          <w:rFonts w:ascii="Arial Narrow" w:hAnsi="Arial Narrow"/>
          <w:sz w:val="14"/>
          <w:szCs w:val="14"/>
        </w:rPr>
        <w:t>Response for "FAIL" Canoe SaFI Interface Specifications v2.8 --&gt;</w:t>
      </w:r>
      <w:r w:rsidRPr="005A6A57">
        <w:rPr>
          <w:rFonts w:ascii="Arial Narrow" w:hAnsi="Arial Narrow"/>
          <w:sz w:val="14"/>
          <w:szCs w:val="14"/>
        </w:rPr>
        <w:br/>
        <w:t>&lt;UpdateResponse xmlns="urn:cablelabs:safi:xsd:cip:3.0"</w:t>
      </w:r>
      <w:r w:rsidRPr="005A6A57">
        <w:rPr>
          <w:rFonts w:ascii="Arial Narrow" w:hAnsi="Arial Narrow"/>
          <w:sz w:val="14"/>
          <w:szCs w:val="14"/>
        </w:rPr>
        <w:br/>
      </w:r>
      <w:r w:rsidRPr="005A6A57">
        <w:rPr>
          <w:rFonts w:ascii="Arial Narrow" w:hAnsi="Arial Narrow"/>
          <w:sz w:val="14"/>
          <w:szCs w:val="14"/>
        </w:rPr>
        <w:tab/>
        <w:t>xsi:schemaLocation="urn:cablelabs:safi:xsd:cip:3.0 OC-SaFI-CIP-3.0.-2.xsd"</w:t>
      </w:r>
      <w:r w:rsidRPr="005A6A57">
        <w:rPr>
          <w:rFonts w:ascii="Arial Narrow" w:hAnsi="Arial Narrow"/>
          <w:sz w:val="14"/>
          <w:szCs w:val="14"/>
        </w:rPr>
        <w:br/>
      </w:r>
      <w:r w:rsidRPr="005A6A57">
        <w:rPr>
          <w:rFonts w:ascii="Arial Narrow" w:hAnsi="Arial Narrow"/>
          <w:sz w:val="14"/>
          <w:szCs w:val="14"/>
        </w:rPr>
        <w:tab/>
        <w:t>xmlns:xsi="http://www.w3.org/2001/XMLSchema-instance" msgResult="FAIL"&gt;</w:t>
      </w:r>
      <w:r w:rsidRPr="005A6A57">
        <w:rPr>
          <w:rFonts w:ascii="Arial Narrow" w:hAnsi="Arial Narrow"/>
          <w:sz w:val="14"/>
          <w:szCs w:val="14"/>
        </w:rPr>
        <w:br/>
      </w:r>
      <w:r w:rsidRPr="005A6A57">
        <w:rPr>
          <w:rFonts w:ascii="Arial Narrow" w:hAnsi="Arial Narrow"/>
          <w:sz w:val="14"/>
          <w:szCs w:val="14"/>
        </w:rPr>
        <w:tab/>
        <w:t>&lt;Notes&gt;document invalid &lt;/Notes&gt;</w:t>
      </w:r>
      <w:r w:rsidRPr="005A6A57">
        <w:rPr>
          <w:rFonts w:ascii="Arial Narrow" w:hAnsi="Arial Narrow"/>
          <w:sz w:val="14"/>
          <w:szCs w:val="14"/>
        </w:rPr>
        <w:br/>
        <w:t>&lt;/UpdateResponse&gt;</w:t>
      </w:r>
    </w:p>
    <w:p w:rsidR="00C02D4B" w:rsidRDefault="00C02D4B" w:rsidP="00C02D4B">
      <w:pPr>
        <w:pStyle w:val="Annex1"/>
        <w:outlineLvl w:val="0"/>
      </w:pPr>
      <w:bookmarkStart w:id="288" w:name="_Toc312930369"/>
      <w:r>
        <w:lastRenderedPageBreak/>
        <w:t>UpdateNotice Sample of multiple</w:t>
      </w:r>
      <w:r w:rsidR="0036429B">
        <w:t xml:space="preserve"> asset productFamily</w:t>
      </w:r>
      <w:bookmarkEnd w:id="288"/>
    </w:p>
    <w:p w:rsidR="009200F5" w:rsidRDefault="00C02D4B" w:rsidP="00C02D4B">
      <w:pPr>
        <w:pStyle w:val="BodyText1"/>
        <w:rPr>
          <w:rFonts w:ascii="Arial Narrow" w:hAnsi="Arial Narrow"/>
          <w:sz w:val="14"/>
          <w:szCs w:val="14"/>
        </w:rPr>
      </w:pPr>
      <w:r w:rsidRPr="005A6A57">
        <w:rPr>
          <w:rFonts w:ascii="Arial Narrow" w:hAnsi="Arial Narrow"/>
          <w:sz w:val="14"/>
          <w:szCs w:val="14"/>
        </w:rPr>
        <w:br/>
      </w:r>
      <w:r w:rsidR="009200F5" w:rsidRPr="009200F5">
        <w:rPr>
          <w:rFonts w:ascii="Arial Narrow" w:hAnsi="Arial Narrow"/>
          <w:sz w:val="14"/>
          <w:szCs w:val="14"/>
        </w:rPr>
        <w:t>&lt;!-- Example parent productFamily="vod", inner productFamily="multiple" - Canoe SaFI Interface</w:t>
      </w:r>
      <w:r w:rsidR="009200F5" w:rsidRPr="009200F5">
        <w:rPr>
          <w:rFonts w:ascii="Arial Narrow" w:hAnsi="Arial Narrow"/>
          <w:sz w:val="14"/>
          <w:szCs w:val="14"/>
        </w:rPr>
        <w:br/>
      </w:r>
      <w:r w:rsidR="009200F5" w:rsidRPr="009200F5">
        <w:rPr>
          <w:rFonts w:ascii="Arial Narrow" w:hAnsi="Arial Narrow"/>
          <w:sz w:val="14"/>
          <w:szCs w:val="14"/>
        </w:rPr>
        <w:tab/>
        <w:t>Specifications v2.9 --&gt;</w:t>
      </w:r>
      <w:r w:rsidR="009200F5" w:rsidRPr="009200F5">
        <w:rPr>
          <w:rFonts w:ascii="Arial Narrow" w:hAnsi="Arial Narrow"/>
          <w:sz w:val="14"/>
          <w:szCs w:val="14"/>
        </w:rPr>
        <w:br/>
        <w:t>&lt;UpdateNotice xmlns="urn:cablelabs:safi:xsd:cip:3.0"</w:t>
      </w:r>
      <w:r w:rsidR="009200F5" w:rsidRPr="009200F5">
        <w:rPr>
          <w:rFonts w:ascii="Arial Narrow" w:hAnsi="Arial Narrow"/>
          <w:sz w:val="14"/>
          <w:szCs w:val="14"/>
        </w:rPr>
        <w:br/>
      </w:r>
      <w:r w:rsidR="009200F5" w:rsidRPr="009200F5">
        <w:rPr>
          <w:rFonts w:ascii="Arial Narrow" w:hAnsi="Arial Narrow"/>
          <w:sz w:val="14"/>
          <w:szCs w:val="14"/>
        </w:rPr>
        <w:tab/>
        <w:t>xsi:schemaLocation="urn:cablelabs:safi:xsd:cip:3.0 OC-SaFI-CIP-3.0.-2.xsd" xmlns:xsi="http://www.w3.org/2001/XMLSchema-instance"&gt;</w:t>
      </w:r>
      <w:r w:rsidR="009200F5" w:rsidRPr="009200F5">
        <w:rPr>
          <w:rFonts w:ascii="Arial Narrow" w:hAnsi="Arial Narrow"/>
          <w:sz w:val="14"/>
          <w:szCs w:val="14"/>
        </w:rPr>
        <w:br/>
      </w:r>
      <w:r w:rsidR="009200F5" w:rsidRPr="009200F5">
        <w:rPr>
          <w:rFonts w:ascii="Arial Narrow" w:hAnsi="Arial Narrow"/>
          <w:sz w:val="14"/>
          <w:szCs w:val="14"/>
        </w:rPr>
        <w:tab/>
        <w:t>&lt;CampInfoPkg&gt;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t>&lt;Version minSchemaVersion="2" minSchemaMinorVersion="1"/&gt;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t>&lt;MsoOrder name="</w:t>
      </w:r>
      <w:r w:rsidR="00EA72AD">
        <w:rPr>
          <w:rFonts w:ascii="Arial Narrow" w:hAnsi="Arial Narrow"/>
          <w:sz w:val="14"/>
          <w:szCs w:val="14"/>
        </w:rPr>
        <w:t>&lt;MSO_NAME&gt;</w:t>
      </w:r>
      <w:r w:rsidR="009200F5" w:rsidRPr="009200F5">
        <w:rPr>
          <w:rFonts w:ascii="Arial Narrow" w:hAnsi="Arial Narrow"/>
          <w:sz w:val="14"/>
          <w:szCs w:val="14"/>
        </w:rPr>
        <w:t>"&gt;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this order is for all syscodes for the MSO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&lt;Orders&gt;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 parent Bundle - campVer will always = "1", creDat will remain the same as it represents the creation of the element.  </w:t>
      </w:r>
      <w:proofErr w:type="gramStart"/>
      <w:r w:rsidR="009200F5" w:rsidRPr="009200F5">
        <w:rPr>
          <w:rFonts w:ascii="Arial Narrow" w:hAnsi="Arial Narrow"/>
          <w:sz w:val="14"/>
          <w:szCs w:val="14"/>
        </w:rPr>
        <w:t>revDate</w:t>
      </w:r>
      <w:proofErr w:type="gramEnd"/>
      <w:r w:rsidR="009200F5" w:rsidRPr="009200F5">
        <w:rPr>
          <w:rFonts w:ascii="Arial Narrow" w:hAnsi="Arial Narrow"/>
          <w:sz w:val="14"/>
          <w:szCs w:val="14"/>
        </w:rPr>
        <w:t xml:space="preserve"> is the date/time the current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UpdateNotice was created, revision will be incremented with each UpdateNotice, all instances of</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 within a parent bundle and its descendent elements will be equal.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 campVer="1" campOrderOwner="canoe-ventures.com" campOrder="a"</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decisionOwner="NBC.COM"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revDat="2011-10-01T15:00:00-05:00" creDat="2011-09-28T11:00:00-05:00" gname="IBM_Market_Awareness"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guid="ntDbws5AEd6ukwAf4hSEQQ" epsid="0" peid="sOHzM85AEd6ukwAf4hSEQQ"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priority="3" productFamily="urn:canoe:safi:pfamily:vod:1.0"&gt;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role="Sales" name="TJ Moretto" email="tj.moretto@canoe-ventures.com"/&gt;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role="Operations" name="Jamie Donnenfeld" email="jamie.donnenfeld@canoe-ventures.com"/&gt;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All Qualifiers appear in the parent Bundle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&lt;CommonQualifierGroup condition="or"&gt;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Target preroll opportunities on the Office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xpath="typeOfPlacementOpportunity" namespace="http://www.cablelabs.com/namespaces/metadata/xsd/placementopportunity/1"&gt;preroll&lt;/Term&gt;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xpath="Title" namespace="cablelabs.com/namespaces/metadata/xsd/title/1"&gt;The Office&lt;/Term&gt;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xpath="providerid" namespace="cablelabs.com/namespaces/metadata/xsd/core/1"&gt;NBC.COM&lt;/Term&gt;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Target midroll opportunities when they are the first opportunity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xpath="typeOfPlacementOpportunity" namespace="http://www.cablelabs.com/namespaces/metadata/xsd/placementopportunity/1"&gt;midroll&lt;/Term&gt;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xpath="order" namespace="http://www.cablelabs.com/namespaces/metadata/xsd/placementopportunity/1"&gt;1&lt;/Term&gt;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xpath="providerid" namespace="cablelabs.com/namespaces/metadata/xsd/core/1"&gt;NBC.COM&lt;/Term&gt;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Target preroll opportunities on the Office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xpath="typeOfPlacementOpportunity" namespace="http://www.cablelabs.com/namespaces/metadata/xsd/placementopportunity/1"&gt;preroll&lt;/Term&gt;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xpath="Title" namespace="cablelabs.com/namespaces/metadata/xsd/title/1"&gt;The Office&lt;/Term&gt;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xpath="providerid" namespace="cablelabs.com/namespaces/metadata/xsd/core/1"&gt;BRAVO.COM&lt;/Term&gt;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Target midroll opportunities when they are the first opportunity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xpath="typeOfPlacementOpportunity" namespace="http://www.cablelabs.com/namespaces/metadata/xsd/placementopportunity/1"&gt;midroll&lt;/Term&gt;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xpath="order" namespace="http://www.cablelabs.com/namespaces/metadata/xsd/placementopportunity/1"&gt;1&lt;/Term&gt;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&lt;Term source="ent" operation="eq" xpath="providerid" namespace="cablelabs.com/namespaces/metadata/xsd/core/1"&gt;BRAVO.COM&lt;/Term&gt;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&lt;/Qualifier&gt;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&lt;/CommonQualifierGroup&gt;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 child1 Bundle (1 of 4 child Bundles) - campVer will always = "1", creDat will remain the same as it represents the creation of the element.  </w:t>
      </w:r>
      <w:proofErr w:type="gramStart"/>
      <w:r w:rsidR="009200F5" w:rsidRPr="009200F5">
        <w:rPr>
          <w:rFonts w:ascii="Arial Narrow" w:hAnsi="Arial Narrow"/>
          <w:sz w:val="14"/>
          <w:szCs w:val="14"/>
        </w:rPr>
        <w:t>revDate</w:t>
      </w:r>
      <w:proofErr w:type="gramEnd"/>
      <w:r w:rsidR="009200F5" w:rsidRPr="009200F5">
        <w:rPr>
          <w:rFonts w:ascii="Arial Narrow" w:hAnsi="Arial Narrow"/>
          <w:sz w:val="14"/>
          <w:szCs w:val="14"/>
        </w:rPr>
        <w:t xml:space="preserve"> is the date/time the current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UpdateNotice was created, revision will be incremented with each UpdateNotice, all instances of</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 within a parent bundle and its descendent elements will be equal.  --&gt;</w:t>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 campVer="1" campOrderOwner="canoe-ventures.com" campOrder="a" decisionOwner="NBC.COM"</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revDat="2011-10-01T15:00:00-05:00" revision="3" recRevoked="false" recState="act"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gname="IBM_Market_Awareness_1" guid="ntDbws5AEd6ukwAf4hSEQR" epsid="0"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peid="sOHzM85AEd6ukwAf4hSEQR" priority="3" productFamily="urn:canoe:safi:pfamily:multiple:1.0"&gt;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role="Sales" name="TJ Moretto" email="tj.moretto@canoe-ventures.com"/&gt;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role="Operations" name="Jamie Donnenfeld" email="jamie.donnenfeld@canoe-ventures.com"/&gt;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&lt;Placement revision="3" recRevoked="false" recState="act" revDat="2011-10-01T15:00:00-05:00" creDat="2011-09-28T11:00:00-05:00"</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epsid="0" peid="+cYTZM5AEd6ukwAf4hSEQR" priority="3"</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productMember="urn:canoe:safi:pmember:vodplacement:1.0" separationConstraint="group"&gt;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 epsid="0" peid="/ld7ekaAEd6ukwAf4hSEQR" apply="valAndPlace" assetType="media"&gt;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xpath="uriID" namespace="http://www.cablelabs.com/namespaces/metadata/xsd/core/1"&gt;CSMK1600002900000000&lt;/AssetMetadata&gt;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xpath="IndustryGroup"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OFF. EQUIP.</w:t>
      </w:r>
      <w:r w:rsidR="009200F5" w:rsidRPr="009200F5">
        <w:rPr>
          <w:rFonts w:ascii="Arial Narrow" w:hAnsi="Arial Narrow"/>
          <w:sz w:val="14"/>
          <w:szCs w:val="14"/>
        </w:rPr>
        <w:tab/>
        <w:t>&amp;amp; STATIONERY&lt;/AssetMetadata&gt;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xpath="MajorGroup"</w:t>
      </w:r>
      <w:r w:rsidR="009200F5" w:rsidRPr="009200F5">
        <w:rPr>
          <w:rFonts w:ascii="Arial Narrow" w:hAnsi="Arial Narrow"/>
          <w:sz w:val="14"/>
          <w:szCs w:val="14"/>
        </w:rPr>
        <w:br/>
      </w:r>
      <w:r w:rsidR="009200F5" w:rsidRPr="009200F5">
        <w:rPr>
          <w:rFonts w:ascii="Arial Narrow" w:hAnsi="Arial Narrow"/>
          <w:sz w:val="14"/>
          <w:szCs w:val="14"/>
        </w:rPr>
        <w:lastRenderedPageBreak/>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&amp;amp; DATA PROCESSING EQUIPMENT&lt;/AssetMetadata&gt;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xpath="PCCDescription"</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namespace="http://www.cablelabs.com/namespaces/metadata/xsd/ad-id/1"&gt;COMPUTERS,COMPONENTS &amp;amp; ACCESS&lt;/AssetMetadata&gt;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xpath="ProductCategory" namespace="http://www.cablelabs.com/namespaces/metadata/xsd/ad-id/1"&gt;OFFICE AUTOMATION SYS&lt;/AssetMetadata&gt;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&lt;ContentMgmt beginRequired="2011-09-29T00:00:00.000-05:00" endRequired="2011-10-04T09:00:00-05:00"/&gt;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Preventing fast forward for the placement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&lt;TrickModeExclusion type="trick" scale="0.0,100"/&gt;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&lt;/Placement&gt;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rotation of asset is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epsid="0" peid="sOHzM85AEd6ukwAf4hSEQR"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ruleId="assignAssetRotationValue" 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variable="rotationValue"&gt;20&lt;/Arg&gt;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 insertion of any ad from this Placement if an ad of he same category already exists in the opportunity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&lt;CategoryExclusion scope="opportunity"/&gt;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 child2 Bundle (2 of 4 child Bundles) - campVer will always = "1", creDat will remain the same as it represents the creation of the element.  </w:t>
      </w:r>
      <w:proofErr w:type="gramStart"/>
      <w:r w:rsidR="009200F5" w:rsidRPr="009200F5">
        <w:rPr>
          <w:rFonts w:ascii="Arial Narrow" w:hAnsi="Arial Narrow"/>
          <w:sz w:val="14"/>
          <w:szCs w:val="14"/>
        </w:rPr>
        <w:t>revDate</w:t>
      </w:r>
      <w:proofErr w:type="gramEnd"/>
      <w:r w:rsidR="009200F5" w:rsidRPr="009200F5">
        <w:rPr>
          <w:rFonts w:ascii="Arial Narrow" w:hAnsi="Arial Narrow"/>
          <w:sz w:val="14"/>
          <w:szCs w:val="14"/>
        </w:rPr>
        <w:t xml:space="preserve"> is the date/time the current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UpdateNotice was created, revision will be incremented with each UpdateNotice, all instances of</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 within a parent bundle and its descendent elements will be equal.  --&gt;</w:t>
      </w:r>
      <w:r w:rsidR="009200F5" w:rsidRPr="009200F5">
        <w:rPr>
          <w:rFonts w:ascii="Arial Narrow" w:hAnsi="Arial Narrow"/>
          <w:sz w:val="14"/>
          <w:szCs w:val="14"/>
        </w:rPr>
        <w:tab/>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 campVer="1" campOrderOwner="canoe-ventures.com" campOrder="a" decisionOwner="NBC.COM"</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revDat="2011-10-01T15:00:00-05:00" revision="3" recRevoked="false" recState="act"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gname="IBM_Market_Awareness_1" guid="ntDbws5AEd6ukwAf4hSEQB" epsid="0"</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peid="sOHzM85AEd6ukwAf4hSEQB" priority="3" productFamily="urn:canoe:safi:pfamily:multiple:1.0"&gt;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role="Sales" name="TJ Moretto" email="tj.moretto@canoe-ventures.com"/&gt;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role="Operations" name="Jamie Donnenfeld" email="jamie.donnenfeld@canoe-ventures.com"/&gt;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&lt;Placement revision="3" recRevoked="false" recState="act" revDat="2011-10-01T15:00:00-05:00"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epsid="0" peid="+cYTZM5AEd6ukwAf4hSEQB" priority="3" productMember="urn:canoe:safi:pmember:vodplacement:1.0" separationConstraint="opportunity"&gt;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 epsid="0" peid="/h0Rdc5AEd6ukwAf4hSEQB" apply="valAndPlace" assetType="media"&gt;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xpath="uriID" namespace="http://www.cablelabs.com/namespaces/metadata/xsd/core/1"&gt;CSMK1600002800000000&lt;/AssetMetadata&gt;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xpath="IndustryGroup"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OFF. EQUIP.</w:t>
      </w:r>
      <w:r w:rsidR="009200F5" w:rsidRPr="009200F5">
        <w:rPr>
          <w:rFonts w:ascii="Arial Narrow" w:hAnsi="Arial Narrow"/>
          <w:sz w:val="14"/>
          <w:szCs w:val="14"/>
        </w:rPr>
        <w:tab/>
        <w:t>&amp;amp; STATIONERY&lt;/AssetMetadata&gt;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xpath="MajorGroup"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&amp;amp; DATA PROCESSING EQUIPMENT&lt;/AssetMetadata&gt;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xpath="PCCDescription"</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namespace="http://www.cablelabs.com/namespaces/metadata/xsd/ad-id/1"&gt;COMPUTERS,COMPONENTS &amp;amp; ACCESS&lt;/AssetMetadata&gt;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xpath="ProductCategory" namespace="http://www.cablelabs.com/namespaces/metadata/xsd/ad-id/1"&gt;OFFICE AUTOMATION SYS&lt;/AssetMetadata&gt;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&lt;ContentMgmt beginRequired="2011-09-29T00:00:00.000-05:00" endRequired="2011-10-04T09:00:00-05:00"/&gt;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Preventing fast forward for the placement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&lt;TrickModeExclusion type="trick" scale="0.0,100"/&gt;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&lt;/Placement&gt;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rotation of asset is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epsid="0" peid="sOHzM85AEd6ukwAf4hSEQB"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ruleId="assignAssetRotationValue" 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variable="rotationValue"&gt;40&lt;/Arg&gt;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 insertion of any ad from this Placement if an ad of he same category already exists in the session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&lt;CategoryExclusion scope="session"/&gt;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 child3 Bundle (3 of 4 child Bundles) - campVer will always = "1", creDat will remain the same as it represents the creation of the element.  </w:t>
      </w:r>
      <w:proofErr w:type="gramStart"/>
      <w:r w:rsidR="009200F5" w:rsidRPr="009200F5">
        <w:rPr>
          <w:rFonts w:ascii="Arial Narrow" w:hAnsi="Arial Narrow"/>
          <w:sz w:val="14"/>
          <w:szCs w:val="14"/>
        </w:rPr>
        <w:t>revDate</w:t>
      </w:r>
      <w:proofErr w:type="gramEnd"/>
      <w:r w:rsidR="009200F5" w:rsidRPr="009200F5">
        <w:rPr>
          <w:rFonts w:ascii="Arial Narrow" w:hAnsi="Arial Narrow"/>
          <w:sz w:val="14"/>
          <w:szCs w:val="14"/>
        </w:rPr>
        <w:t xml:space="preserve"> is the date/time the current</w:t>
      </w:r>
      <w:r w:rsidR="009200F5" w:rsidRPr="009200F5">
        <w:rPr>
          <w:rFonts w:ascii="Arial Narrow" w:hAnsi="Arial Narrow"/>
          <w:sz w:val="14"/>
          <w:szCs w:val="14"/>
        </w:rPr>
        <w:br/>
      </w:r>
      <w:r w:rsidR="009200F5" w:rsidRPr="009200F5">
        <w:rPr>
          <w:rFonts w:ascii="Arial Narrow" w:hAnsi="Arial Narrow"/>
          <w:sz w:val="14"/>
          <w:szCs w:val="14"/>
        </w:rPr>
        <w:lastRenderedPageBreak/>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UpdateNotice was created, revision will be incremented with each UpdateNotice, all instances of</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 within a parent bundle and its descendent elements will be equal.  --&gt;</w:t>
      </w:r>
      <w:r w:rsidR="009200F5" w:rsidRPr="009200F5">
        <w:rPr>
          <w:rFonts w:ascii="Arial Narrow" w:hAnsi="Arial Narrow"/>
          <w:sz w:val="14"/>
          <w:szCs w:val="14"/>
        </w:rPr>
        <w:tab/>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 campVer="1" campOrderOwner="canoe-ventures.com" campOrder="a" decisionOwner="NBC.COM"</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revDat="2011-10-01T15:00:00-05:00" revision="3" recRevoked="false" recState="act"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gname="IBM_Market_Awareness_1" guid="ntDbws5AEd6ukwAf4hSEQD" epsid="0"</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peid="sOHzM85AEd6ukwAf4hSEQD" priority="3" productFamily="urn:canoe:safi:pfamily:multiple:1.0"&gt;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role="Sales" name="TJ Moretto" email="tj.moretto@canoe-ventures.com"/&gt;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role="Operations" name="Jamie Donnenfeld" email="jamie.donnenfeld@canoe-ventures.com"/&gt;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&lt;Placement revision="3" recRevoked="false" recState="act" revDat="2011-10-01T15:00:00-05:00"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epsid="0" peid="+cYTZM5AEd6ukwAf4hSEQD" priority="3"</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productMember="urn:canoe:safi:pmember:vodplacement:1.0" separationConstraint="session"&gt;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 epsid="0" peid="/ld7ekaAEd6ukwAf4hSEQD" apply="valAndPlace" assetType="media"&gt;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xpath="uriID" namespace="http://www.cablelabs.com/namespaces/metadata/xsd/core/1"&gt;CSMK1600002800000000&lt;/AssetMetadata&gt;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xpath="IndustryGroup"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OFF. EQUIP.</w:t>
      </w:r>
      <w:r w:rsidR="009200F5" w:rsidRPr="009200F5">
        <w:rPr>
          <w:rFonts w:ascii="Arial Narrow" w:hAnsi="Arial Narrow"/>
          <w:sz w:val="14"/>
          <w:szCs w:val="14"/>
        </w:rPr>
        <w:tab/>
        <w:t>&amp;amp; STATIONERY&lt;/AssetMetadata&gt;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xpath="MajorGroup"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&amp;amp; DATA PROCESSING EQUIPMENT&lt;/AssetMetadata&gt;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xpath="PCCDescription"</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namespace="http://www.cablelabs.com/namespaces/metadata/xsd/ad-id/1"&gt;COMPUTERS,COMPONENTS &amp;amp; ACCESS&lt;/AssetMetadata&gt;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xpath="ProductCategory" namespace="http://www.cablelabs.com/namespaces/metadata/xsd/ad-id/1"&gt;OFFICE AUTOMATION SYS&lt;/AssetMetadata&gt;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&lt;ContentMgmt beginRequired="2011-09-29T00:00:00.000-05:00" endRequired="2011-10-04T09:00:00-05:00"/&gt;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Preventing fast forward for the placement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&lt;TrickModeExclusion type="trick" scale="0.0,100"/&gt;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&lt;/Placement&gt;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rotation of asset is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epsid="0" peid="sOHzM85AEd6ukwAf4hSEQD"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ruleId="assignAssetRotationValue" 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variable="rotationValue"&gt;80&lt;/Arg&gt;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 insertion of any ad from this Placement if an ad of the same category already exists in the group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&lt;CategoryExclusion scope="group"/&gt;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 child4 Bundle (4 of 4 child Bundles) - campVer will always = "1", creDat will remain the same as it represents the creation of the element.  </w:t>
      </w:r>
      <w:proofErr w:type="gramStart"/>
      <w:r w:rsidR="009200F5" w:rsidRPr="009200F5">
        <w:rPr>
          <w:rFonts w:ascii="Arial Narrow" w:hAnsi="Arial Narrow"/>
          <w:sz w:val="14"/>
          <w:szCs w:val="14"/>
        </w:rPr>
        <w:t>revDate</w:t>
      </w:r>
      <w:proofErr w:type="gramEnd"/>
      <w:r w:rsidR="009200F5" w:rsidRPr="009200F5">
        <w:rPr>
          <w:rFonts w:ascii="Arial Narrow" w:hAnsi="Arial Narrow"/>
          <w:sz w:val="14"/>
          <w:szCs w:val="14"/>
        </w:rPr>
        <w:t xml:space="preserve"> is the date/time the current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UpdateNotice was created, revision will be incremented with each UpdateNotice, all instances of</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priority within a parent bundle and its descendent elements will be equal.  --&gt;</w:t>
      </w:r>
      <w:r w:rsidR="009200F5" w:rsidRPr="009200F5">
        <w:rPr>
          <w:rFonts w:ascii="Arial Narrow" w:hAnsi="Arial Narrow"/>
          <w:sz w:val="14"/>
          <w:szCs w:val="14"/>
        </w:rPr>
        <w:tab/>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 campVer="1" campOrderOwner="canoe-ventures.com" campOrder="a" decisionOwner="NBC.COM"</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revDat="2011-10-01T15:00:00-05:00" revision="3" recRevoked="false" recState="act"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gname="IBM_Market_Awareness_2" guid="ntDbws5AEd6ukwAf4hSEQF" epsid="0" priority="3"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peid="sOHzM85AEd6ukwAf4hSEQF" productFamily="urn:canoe:safi:pfamily:multiple:1.0"&gt;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role="Sales" name="TJ Moretto" email="tj.moretto@canoe-ventures.com"/&gt;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&lt;Contact role="Operations" name="Jamie Donnenfeld" email="jamie.donnenfeld@canoe-ventures.com"/&gt;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&lt;/StwShpData&gt;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&lt;Placement revision="3" recRevoked="false" recState="act" revDat="2011-10-01T15:00:00-05:00" creDat="2011-09-28T11:00:00-05:00"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epsid="0" peid="#fuiwdcAEd6ukwAf4hSEQD" priority="3"</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productMember="urn:canoe:safi:pmember:vodplacement:1.0" separationConstraint="opportunity"&gt;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 epsid="0" peid="mapxjz5AEd6ukwAf4hSEQF" apply="valAndPlace" assetType="media"&gt;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xpath="uriID" namespace="http://www.cablelabs.com/namespaces/metadata/xsd/core/1"&gt;CSMK1600002800000000&lt;/AssetMetadata&gt;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xpath="IndustryGroup"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OFF. EQUIP.</w:t>
      </w:r>
      <w:r w:rsidR="009200F5" w:rsidRPr="009200F5">
        <w:rPr>
          <w:rFonts w:ascii="Arial Narrow" w:hAnsi="Arial Narrow"/>
          <w:sz w:val="14"/>
          <w:szCs w:val="14"/>
        </w:rPr>
        <w:tab/>
        <w:t>&amp;amp; STATIONERY&lt;/AssetMetadata&gt;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xpath="MajorGroup"</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 &amp;amp; DATA PROCESSING EQUIPMENT&lt;/AssetMetadata&gt;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xpath="PCCDescription"</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namespace="http://www.cablelabs.com/namespaces/metadata/xsd/ad-id/1"&gt;COMPUTERS,COMPONENTS &amp;amp; ACCESS&lt;/AssetMetadata&gt;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&lt;AssetMetadata xpath="ProductCategory" namespace="http://www.cablelabs.com/namespaces/metadata/xsd/ad-id/1"&gt;OFFICE AUTOMATION SYS&lt;/AssetMetadata&gt;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&lt;ContentMgmt beginRequired="2011-09-29T00:00:00.000-05:00" endRequired="2011-10-04T09:00:00-05:00"/&gt;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&lt;/AssetReference&gt;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Preventing fast forward for the placement --&gt;</w:t>
      </w:r>
      <w:r w:rsidR="009200F5" w:rsidRPr="009200F5">
        <w:rPr>
          <w:rFonts w:ascii="Arial Narrow" w:hAnsi="Arial Narrow"/>
          <w:sz w:val="14"/>
          <w:szCs w:val="14"/>
        </w:rPr>
        <w:br/>
      </w:r>
      <w:r w:rsidR="009200F5" w:rsidRPr="009200F5">
        <w:rPr>
          <w:rFonts w:ascii="Arial Narrow" w:hAnsi="Arial Narrow"/>
          <w:sz w:val="14"/>
          <w:szCs w:val="14"/>
        </w:rPr>
        <w:lastRenderedPageBreak/>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&lt;TrickModeExclusion type="trick" scale="0.0,100"/&gt;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&lt;/TrickModeRestriction&gt;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&lt;/Placement&gt;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rotation of asset is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epsid="0" peid="sOHzM85AEd6ukwAf4hSEQF"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ruleId="assignAssetRotationValue" 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variable="rotationValue"&gt;50&lt;/Arg&gt;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Prevent insertion of any ad from this Placement if an ad of the same category already exists in the session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&lt;CategoryExclusion scope="session"/&gt;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Set window 10/1 - 10/04, M-F, from 9:00 am to 1:00 pm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Flight is established in the parent Bundle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&lt;Flight startDateTime="2011-10-01T09:00:00-05:00" endDateTime="2011-10-04T09:00:00-05:00" startTime="09:00:00" duration="PT04H00M00S"</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sat="false" sun="false"/&gt;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Statefeedback mediaState and executionState and well as statistics are summarized in the</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parent Bundle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 reportInterval="PT00H15M00S"</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reportEndTime="2011-10-07T09:00:00-05:00"&gt;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&lt;Statistics&gt;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&lt;Statistic datamap="urn:cablelabs:vod:placements:campaign.stats" variable="Insertions"/&gt;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&lt;Statistic datamap="urn:cablelabs:vod:viewership:campaign.stats" variable="Views"/&gt;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&lt;/Statistics&gt;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goal is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epsid="0" peid="sOHzM85AEd6ukwAf4hSEQQ"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ruleId="SetGoal"</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variable="goal"&gt;100000&lt;/Arg&gt;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variable="goalType"&gt;views&lt;/Arg&gt;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 When bundle is defined, return data paths are communicated --&gt;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 xml:space="preserve">&lt;Phase epsid="1" peid="sOHzM85AEd6ukwAf4hSEQQ" event="defined" revision="3" recRevoked="false" recState="act" </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revDat="2011-10-01T15:00:00-05:00" creDat="2011-09-28T11:00:00-05:00"&gt;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 ruleId="SetRetDataPath" ruleRepository="urn:canoe:safi:rulesRepo:1.0"&gt;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variable="PriUrl"&gt;http://ara.ws-cnv.com:8080/am&lt;/Arg&gt;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variable="ApSecUrl"&gt;https://cmgjb01.corp.acxiom.net/caas.canoe-ventures/safi/i1.1/iaf &lt;/Arg&gt;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&lt;Arg variable="SmSecUrl"&gt;http://10.13.20.51:8080/safi/i1.1/sms&lt;/Arg&gt;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&lt;StateFeedback revision="3" reportAsOf="2011-10-01T15:00:00-05:00"&gt;&lt;/StateFeedback&gt;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&lt;/ProcessRuleSelector&gt;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&lt;/Phase&gt;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&lt;/Bundle&gt;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r>
      <w:r w:rsidR="009200F5" w:rsidRPr="009200F5">
        <w:rPr>
          <w:rFonts w:ascii="Arial Narrow" w:hAnsi="Arial Narrow"/>
          <w:sz w:val="14"/>
          <w:szCs w:val="14"/>
        </w:rPr>
        <w:tab/>
        <w:t>&lt;/Orders&gt;</w:t>
      </w:r>
      <w:r w:rsidR="009200F5" w:rsidRPr="009200F5">
        <w:rPr>
          <w:rFonts w:ascii="Arial Narrow" w:hAnsi="Arial Narrow"/>
          <w:sz w:val="14"/>
          <w:szCs w:val="14"/>
        </w:rPr>
        <w:br/>
      </w:r>
      <w:r w:rsidR="009200F5" w:rsidRPr="009200F5">
        <w:rPr>
          <w:rFonts w:ascii="Arial Narrow" w:hAnsi="Arial Narrow"/>
          <w:sz w:val="14"/>
          <w:szCs w:val="14"/>
        </w:rPr>
        <w:tab/>
      </w:r>
      <w:r w:rsidR="009200F5" w:rsidRPr="009200F5">
        <w:rPr>
          <w:rFonts w:ascii="Arial Narrow" w:hAnsi="Arial Narrow"/>
          <w:sz w:val="14"/>
          <w:szCs w:val="14"/>
        </w:rPr>
        <w:tab/>
        <w:t>&lt;/MsoOrder&gt;</w:t>
      </w:r>
      <w:r w:rsidR="009200F5" w:rsidRPr="009200F5">
        <w:rPr>
          <w:rFonts w:ascii="Arial Narrow" w:hAnsi="Arial Narrow"/>
          <w:sz w:val="14"/>
          <w:szCs w:val="14"/>
        </w:rPr>
        <w:br/>
      </w:r>
      <w:r w:rsidR="009200F5" w:rsidRPr="009200F5">
        <w:rPr>
          <w:rFonts w:ascii="Arial Narrow" w:hAnsi="Arial Narrow"/>
          <w:sz w:val="14"/>
          <w:szCs w:val="14"/>
        </w:rPr>
        <w:tab/>
        <w:t>&lt;/CampInfoPkg&gt;</w:t>
      </w:r>
      <w:r w:rsidR="009200F5" w:rsidRPr="009200F5">
        <w:rPr>
          <w:rFonts w:ascii="Arial Narrow" w:hAnsi="Arial Narrow"/>
          <w:sz w:val="14"/>
          <w:szCs w:val="14"/>
        </w:rPr>
        <w:br/>
        <w:t>&lt;/UpdateNotice&gt;</w:t>
      </w:r>
    </w:p>
    <w:p w:rsidR="007A4933" w:rsidRDefault="007A4933" w:rsidP="00537689">
      <w:pPr>
        <w:pStyle w:val="Annex1"/>
        <w:outlineLvl w:val="0"/>
      </w:pPr>
      <w:bookmarkStart w:id="289" w:name="_Toc312930370"/>
      <w:r>
        <w:lastRenderedPageBreak/>
        <w:t xml:space="preserve">FeedbackNotice Sample of multiple asset </w:t>
      </w:r>
      <w:r w:rsidR="0036429B">
        <w:t>productfamily</w:t>
      </w:r>
      <w:bookmarkEnd w:id="289"/>
    </w:p>
    <w:p w:rsidR="004514CF" w:rsidRPr="004514CF" w:rsidRDefault="00890CAD" w:rsidP="00F766D1">
      <w:pPr>
        <w:pStyle w:val="BodyText1"/>
      </w:pPr>
      <w:r w:rsidRPr="00890CAD">
        <w:rPr>
          <w:rFonts w:ascii="Arial Narrow" w:hAnsi="Arial Narrow"/>
          <w:sz w:val="14"/>
          <w:szCs w:val="14"/>
        </w:rPr>
        <w:t>&lt;!-- Example parent productFamily="vod", inner productFamily="multiple" - Canoe SaFI Interface</w:t>
      </w:r>
      <w:r w:rsidRPr="00890CAD">
        <w:rPr>
          <w:rFonts w:ascii="Arial Narrow" w:hAnsi="Arial Narrow"/>
          <w:sz w:val="14"/>
          <w:szCs w:val="14"/>
        </w:rPr>
        <w:br/>
      </w:r>
      <w:r w:rsidRPr="00890CAD">
        <w:rPr>
          <w:rFonts w:ascii="Arial Narrow" w:hAnsi="Arial Narrow"/>
          <w:sz w:val="14"/>
          <w:szCs w:val="14"/>
        </w:rPr>
        <w:tab/>
        <w:t>Specifications v2.9 --&gt;</w:t>
      </w:r>
      <w:r w:rsidRPr="00890CAD">
        <w:rPr>
          <w:rFonts w:ascii="Arial Narrow" w:hAnsi="Arial Narrow"/>
          <w:sz w:val="14"/>
          <w:szCs w:val="14"/>
        </w:rPr>
        <w:br/>
        <w:t>&lt;FeedbackNotice xmlns="urn:cablelabs:safi:xsd:cip:3.0"</w:t>
      </w:r>
      <w:r w:rsidRPr="00890CAD">
        <w:rPr>
          <w:rFonts w:ascii="Arial Narrow" w:hAnsi="Arial Narrow"/>
          <w:sz w:val="14"/>
          <w:szCs w:val="14"/>
        </w:rPr>
        <w:br/>
      </w:r>
      <w:r w:rsidRPr="00890CAD">
        <w:rPr>
          <w:rFonts w:ascii="Arial Narrow" w:hAnsi="Arial Narrow"/>
          <w:sz w:val="14"/>
          <w:szCs w:val="14"/>
        </w:rPr>
        <w:tab/>
        <w:t>xsi:schemaLocation="urn:cablelabs:safi:xsd:cip:3.0 OC-SaFI-CIP-3.0.-2.xsd" xmlns:xsi="http://www.w3.org/2001/XMLSchema-instance"&gt;</w:t>
      </w:r>
      <w:r w:rsidRPr="00890CAD">
        <w:rPr>
          <w:rFonts w:ascii="Arial Narrow" w:hAnsi="Arial Narrow"/>
          <w:sz w:val="14"/>
          <w:szCs w:val="14"/>
        </w:rPr>
        <w:br/>
      </w:r>
      <w:r w:rsidRPr="00890CAD">
        <w:rPr>
          <w:rFonts w:ascii="Arial Narrow" w:hAnsi="Arial Narrow"/>
          <w:sz w:val="14"/>
          <w:szCs w:val="14"/>
        </w:rPr>
        <w:tab/>
        <w:t>&lt;CampInfoPkg&gt;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t>&lt;Version minSchemaVersion="2" minSchemaMinorVersion="1"/&gt;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t>&lt;MsoOrder name="</w:t>
      </w:r>
      <w:r w:rsidR="00EA72AD">
        <w:rPr>
          <w:rFonts w:ascii="Arial Narrow" w:hAnsi="Arial Narrow"/>
          <w:sz w:val="14"/>
          <w:szCs w:val="14"/>
        </w:rPr>
        <w:t>&lt;MSO_NAME&gt;</w:t>
      </w:r>
      <w:r w:rsidRPr="00890CAD">
        <w:rPr>
          <w:rFonts w:ascii="Arial Narrow" w:hAnsi="Arial Narrow"/>
          <w:sz w:val="14"/>
          <w:szCs w:val="14"/>
        </w:rPr>
        <w: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this order is for all syscodes for the MSO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&lt;Orders&gt;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parent Bundle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 campVer="1" campOrderOwner="canoe-ventures.com" campOrder="a"</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decisionOwner="NBC.COM"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revDat="2011-10-01T15:00:00-05:00" creDat="2011-09-28T11:00:00-05:00" gname="IBM_Market_Awareness"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guid="ntDbws5AEd6ukwAf4hSEQQ" epsid="0" peid="sOHzM85AEd6ukwAf4hSEQQ"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priority="3" productFamily="urn:canoe:safi:pfamily:vod:1.0"&gt;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role="Sales" name="TJ Moretto" email="tj.moretto@canoe-ventures.com"/&gt;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role="Operations" name="Jamie Donnenfeld" email="jamie.donnenfeld@canoe-ventures.com"/&gt;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Qualifiers are removed as they are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inner Bundle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 campVer="1" campOrderOwner="canoe-ventures.com" campOrder="a" decisionOwner="NBC.COM"</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revDat="2011-10-01T15:00:00-05:00" revision="3" recRevoked="false" recState="act"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gname="IBM_Market_Awareness_1" guid="ntDbws5AEd6ukwAf4hSEQR" epsid="0"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peid="sOHzM85AEd6ukwAf4hSEQR" priority="3" productFamily="urn:canoe:safi:pfamily:multiple:1.0"&gt;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role="Sales" name="TJ Moretto" email="tj.moretto@canoe-ventures.com"/&gt;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role="Operations" name="Jamie Donnenfeld" email="jamie.donnenfeld@canoe-ventures.com"/&gt;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Placement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&lt;Placement revision="3" recRevoked="false" recState="act" revDat="2011-10-01T15:00:00-05:00" creDat="2011-09-28T11:00:00-05:00"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epsid="0" peid="+cYTZM5AEd6ukwAf4hSEQR" priority="3"</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productMember="urn:canoe:safi:pmember:vodplacement:1.0" separationConstraint="group"&gt;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AssetReference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 epsid="0" peid="/ld7ekaAEd6ukwAf4hSEQR" apply="valAndPlace" assetType="media"&gt;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AssetMetadata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ContentMgmt element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Start the Asset Readiness tracking when Content@beginRequired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 The CIP consumer includes recState (pnd, act, pse, wnd, cls), mediaState (unknown|processing|ready|private:.+)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executionState (notReady|processing|ready|private:.+) in the StateFeedback element,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TrickModeRestriction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&lt;/Placement&gt;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included to report syntax erors,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&lt;Phase epsid="0" peid="sOHzM85AEd6ukwAf4hSEQR" event="defined"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revDat="2011-10-01T15:00:00-05:00" creDat="2011-09-28T11:00:00-05:00"&gt;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 ruleId="assignAssetRotationValue"</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ruleRepository="urn:canoe:safi:rulesRepository:1.0"&gt;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variable="rotationValue"&gt;50&lt;/Arg&gt;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&lt;Notes&gt;ruleRepository urn:canoe:safi:rulesRepository:1.0 unknown&lt;/Notes&gt;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&lt;/Phase&gt;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CategoryExclusion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inner Bundle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 campVer="1" campOrderOwner="canoe-ventures.com" campOrder="a" decisionOwner="NBC.COM"</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revDat="2011-10-01T15:00:00-05:00" revision="3" recRevoked="false" recState="act"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gname="IBM_Market_Awareness_1" guid="ntDbws5AEd6ukwAf4hSEQB" epsid="0"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peid="sOHzM85AEd6ukwAf4hSEQB" priority="3" productFamily="urn:canoe:safi:pfamily:multiple:1.0"&gt;</w:t>
      </w:r>
      <w:r w:rsidRPr="00890CAD">
        <w:rPr>
          <w:rFonts w:ascii="Arial Narrow" w:hAnsi="Arial Narrow"/>
          <w:sz w:val="14"/>
          <w:szCs w:val="14"/>
        </w:rPr>
        <w:br/>
      </w:r>
      <w:r w:rsidRPr="00890CAD">
        <w:rPr>
          <w:rFonts w:ascii="Arial Narrow" w:hAnsi="Arial Narrow"/>
          <w:sz w:val="14"/>
          <w:szCs w:val="14"/>
        </w:rPr>
        <w:lastRenderedPageBreak/>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role="Sales" name="TJ Moretto" email="tj.moretto@canoe-ventures.com"/&gt;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role="Operations" name="Jamie Donnenfeld" email="jamie.donnenfeld@canoe-ventures.com"/&gt;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Placement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&lt;Placement revision="3" recRevoked="false" recState="act" revDat="2011-10-01T15:00:00-05:00"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epsid="0" peid="+cYTZM5AEd6ukwAf4hSEQB" priority="3" productMember="urn:canoe:safi:pmember:vodplacement:1.0" separationConstraint="opportunity"&gt;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 epsid="0" peid="/h0Rdc5AEd6ukwAf4hSEQB" apply="valAndPlace" assetType="media"&gt;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AssetMetadata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ContentMgmt element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Start the Asset Readiness tracking when Content@beginRequired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 The CIP consumer includes recState (pnd, act, pse, wnd, cls), mediaState (unknown|processing|ready|private:.+)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executionState (notReady|processing|ready|private:.+) in the StateFeedback element,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included to report syntax erors,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&lt;Phase epsid="0" peid="sOHzM85AEd6ukwAf4hSEQB" event="defined"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revDat="2011-10-01T15:00:00-05:00" creDat="2011-09-28T11:00:00-05:00"&gt;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 ruleId="assignAssetRotationValue"</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ruleRepository="urn:canoe:safi:rulesRepo:1.0"&gt;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variable="rotationValue"&gt;50&lt;/Arg&gt;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&lt;/Phase&gt;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TrickModeRestriction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&lt;/Placement&gt;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removed as it is not needed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CategoryExclusion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Placement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 campVer="1" campOrderOwner="canoe-ventures.com" campOrder="a" decisionOwner="NBC.COM"</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revDat="2011-10-01T15:00:00-05:00" revision="3" recRevoked="false" recState="act"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gname="IBM_Market_Awareness_1" guid="ntDbws5AEd6ukwAf4hSEQD" epsid="0"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peid="sOHzM85AEd6ukwAf4hSEQD" priority="3" productFamily="urn:canoe:safi:pfamily:multiple:1.0"&gt;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role="Sales" name="TJ Moretto" email="tj.moretto@canoe-ventures.com"/&gt;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role="Operations" name="Jamie Donnenfeld" email="jamie.donnenfeld@canoe-ventures.com"/&gt;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&lt;Placement revision="3" recRevoked="false" recState="act" revDat="2011-10-01T15:00:00-05:00"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epsid="0" peid="+cYTZM5AEd6ukwAf4hSEQD" priority="3"</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productMember="urn:canoe:safi:pmember:vodsession:1.0" separationConstraint="session"&gt;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 epsid="0" peid="/ld7ekaAEd6ukwAf4hSEQD" apply="valAndPlace" assetType="media"&gt;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AssetMetadata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ContentMgmt element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Start the Asset Readiness tracking when Content@beginRequired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 The CIP consumer includes recState (pnd, act, pse, wnd, cls), mediaState (unknown|processing|ready|private:.+)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executionState (notReady|processing|ready|private:.+) in the StateFeedback element,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&lt;Notes&gt;unknown productMember "urn:canoe:safi:pmember:vodsession:1.0"&lt;/Notes&gt;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included to report syntax erors,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&lt;Phase epsid="0" peid="sOHzM85AEd6ukwAf4hSEQD" event="defined"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revDat="2011-10-01T15:00:00-05:00" creDat="2011-09-28T11:00:00-05:00"&gt;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 ruleId="assignAssetRotationValue"</w:t>
      </w:r>
      <w:r w:rsidRPr="00890CAD">
        <w:rPr>
          <w:rFonts w:ascii="Arial Narrow" w:hAnsi="Arial Narrow"/>
          <w:sz w:val="14"/>
          <w:szCs w:val="14"/>
        </w:rPr>
        <w:br/>
      </w:r>
      <w:r w:rsidRPr="00890CAD">
        <w:rPr>
          <w:rFonts w:ascii="Arial Narrow" w:hAnsi="Arial Narrow"/>
          <w:sz w:val="14"/>
          <w:szCs w:val="14"/>
        </w:rPr>
        <w:lastRenderedPageBreak/>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ruleRepository="urn:canoe:safi:rulesRepo:1.0"&gt;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variable="rotationValue"&gt;50&lt;/Arg&gt;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&lt;/Phase&gt;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TrickModeRestriction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&lt;/Placement&gt;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&lt;Notes&gt;&lt;/Notes&gt;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removed as it is not needed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CategoryExclusion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Placement attributes mimic the current revision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 campVer="1" campOrderOwner="canoe-ventures.com" campOrder="a" decisionOwner="NBC.COM"</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revDat="2011-10-01T15:00:00-05:00" revision="3" recRevoked="false" recState="act"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gname="IBM_Market_Awareness_2" guid="ntDbws5AEd6ukwAf4hSEQF" epsid="0" priority="3"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peid="sOHzM85AEd6ukwAf4hSEQF" productFamily="urn:canoe:safi:pfamily:multiple:1.0"&gt;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role="Sales" name="TJ Moretto" email="tj.moretto@canoe-ventures.com"/&gt;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&lt;Contact role="Operations" name="Jamie Donnenfeld" email="jamie.donnenfeld@canoe-ventures.com"/&gt;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&lt;/StwShpData&gt;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&lt;Placement revision="3" recRevoked="false" recState="act" revDat="2011-10-01T15:00:00-05:00" creDat="2011-09-28T11:00:00-05:00"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epsid="0" peid="#fuiwdcAEd6ukwAf4hSEQD" priority="3"</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productMember="urn:canoe:safi:pmember:vodplacement:1.0" separationConstraint="opportunity"&gt;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 epsid="0" peid="mapxjz5AEd6ukwAf4hSEQF" apply="valAndPlace" assetType="media"&gt;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AssetMetadata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ContentMgmt element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Start the Asset Readiness tracking when Content@beginRequired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 The CIP consumer includes recState (pnd, act, pse, wnd, cls), mediaState (unknown|processing|ready|private:.+)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executionState (notReady|processing|ready|private:.+) in the StateFeedback element,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&lt;/AssetReference&gt;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TrickModeRestriction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&lt;/Placement&gt;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StateFeedback used to report syntax validation errors,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mediaState="unknown"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included to report syntax erors, if present the Notes element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specifies the details of any syntax validation errors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&lt;Phase epsid="0" peid="sOHzM85AEd6ukwAf4hSEQF" event="defined"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revDat="2011-10-01T15:00:00-05:00" creDat="2011-09-28T11:00:00-05:00"&gt;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 ruleId="assignAssetRotationValue"</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ruleRepository="urn:canoe:safi:rulesRepo:1.0"&gt;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variable="rotationValue"&gt;50&lt;/Arg&gt;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&lt;/Phase&gt;</w:t>
      </w:r>
      <w:r w:rsidRPr="00890CAD">
        <w:rPr>
          <w:rFonts w:ascii="Arial Narrow" w:hAnsi="Arial Narrow"/>
          <w:sz w:val="14"/>
          <w:szCs w:val="14"/>
        </w:rPr>
        <w:tab/>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AssignAssetRotationValue Phase is removed as it is not needed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CategoryExclusion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Flight is removed as it is not required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 The CIP consumer includes recState (pnd, act, pse, wnd, cls), mediaState (unknown|processing|ready|private:.+)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executionState (notReady|processing|ready|private:.+) in the StateFeedback element; revision</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and reportAsOf are mimiced from the current revision; reportInterval and reportEndTime are</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ommitted as they are not needed. if present the Notes element specifies the details of any syntax validation errors--&gt;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 reportInterval="PT00H15M00S"</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reportEndTime="2011-10-07T09:00:00-05:00" mediaState="ready"</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&lt;Statistics&gt;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&lt;Statistic datamap="urn:cablelabs:vod:placements:campaign.stats" variable="Insertions"&gt;1587&lt;/Statistic&gt;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&lt;Statistic datamap="urn:cablelabs:vod:viewership:campaign.stats" variable="Views"&gt;645&lt;/Statistic&gt;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&lt;/Statistics&gt;</w:t>
      </w:r>
      <w:r w:rsidRPr="00890CAD">
        <w:rPr>
          <w:rFonts w:ascii="Arial Narrow" w:hAnsi="Arial Narrow"/>
          <w:sz w:val="14"/>
          <w:szCs w:val="14"/>
        </w:rPr>
        <w:br/>
      </w:r>
      <w:r w:rsidRPr="00890CAD">
        <w:rPr>
          <w:rFonts w:ascii="Arial Narrow" w:hAnsi="Arial Narrow"/>
          <w:sz w:val="14"/>
          <w:szCs w:val="14"/>
        </w:rPr>
        <w:lastRenderedPageBreak/>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All Phase elements are included to allow reporting through StateFeedback element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 When bundle is defined, goal is communicated --&gt;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 xml:space="preserve">&lt;Phase epsid="0" peid="sOHzM85AEd6ukwAf4hSEQQ" event="defined" revision="3" recRevoked="false" recState="act" </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revDat="2011-10-01T15:00:00-05:00" creDat="2011-09-28T11:00:00-05:00"&gt;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 ruleId="SetGoal" ruleRepository="urn:canoe:safi:rulesRepo:1.0"&gt;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variable="goal"&gt;100000&lt;/Arg&gt;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&lt;Arg variable="goalType"&gt;views&lt;/Arg&gt;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 revision="3" reportAsOf="2011-10-01T15:00:00-05:00"</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executionState="notReady" recState="act"&gt;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&lt;/StateFeedback&gt;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&lt;/ProcessRuleSelector&gt;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&lt;/Phase&gt;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&lt;/Bundle&gt;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r>
      <w:r w:rsidRPr="00890CAD">
        <w:rPr>
          <w:rFonts w:ascii="Arial Narrow" w:hAnsi="Arial Narrow"/>
          <w:sz w:val="14"/>
          <w:szCs w:val="14"/>
        </w:rPr>
        <w:tab/>
        <w:t>&lt;/Orders&gt;</w:t>
      </w:r>
      <w:r w:rsidRPr="00890CAD">
        <w:rPr>
          <w:rFonts w:ascii="Arial Narrow" w:hAnsi="Arial Narrow"/>
          <w:sz w:val="14"/>
          <w:szCs w:val="14"/>
        </w:rPr>
        <w:br/>
      </w:r>
      <w:r w:rsidRPr="00890CAD">
        <w:rPr>
          <w:rFonts w:ascii="Arial Narrow" w:hAnsi="Arial Narrow"/>
          <w:sz w:val="14"/>
          <w:szCs w:val="14"/>
        </w:rPr>
        <w:tab/>
      </w:r>
      <w:r w:rsidRPr="00890CAD">
        <w:rPr>
          <w:rFonts w:ascii="Arial Narrow" w:hAnsi="Arial Narrow"/>
          <w:sz w:val="14"/>
          <w:szCs w:val="14"/>
        </w:rPr>
        <w:tab/>
        <w:t>&lt;/MsoOrder&gt;</w:t>
      </w:r>
      <w:r w:rsidRPr="00890CAD">
        <w:rPr>
          <w:rFonts w:ascii="Arial Narrow" w:hAnsi="Arial Narrow"/>
          <w:sz w:val="14"/>
          <w:szCs w:val="14"/>
        </w:rPr>
        <w:br/>
      </w:r>
      <w:r w:rsidRPr="00890CAD">
        <w:rPr>
          <w:rFonts w:ascii="Arial Narrow" w:hAnsi="Arial Narrow"/>
          <w:sz w:val="14"/>
          <w:szCs w:val="14"/>
        </w:rPr>
        <w:tab/>
        <w:t>&lt;/CampInfoPkg&gt;</w:t>
      </w:r>
      <w:r w:rsidRPr="00890CAD">
        <w:rPr>
          <w:rFonts w:ascii="Arial Narrow" w:hAnsi="Arial Narrow"/>
          <w:sz w:val="14"/>
          <w:szCs w:val="14"/>
        </w:rPr>
        <w:br/>
        <w:t xml:space="preserve">&lt;/FeedbackNotice&gt; </w:t>
      </w:r>
    </w:p>
    <w:p w:rsidR="003E1F17" w:rsidRPr="003E1F17" w:rsidRDefault="003E1F17" w:rsidP="00537689">
      <w:pPr>
        <w:pStyle w:val="BodyText1"/>
      </w:pPr>
    </w:p>
    <w:p w:rsidR="00BE4BF9" w:rsidRDefault="00BE4BF9" w:rsidP="00D302AD">
      <w:pPr>
        <w:pStyle w:val="Annex1"/>
        <w:outlineLvl w:val="0"/>
      </w:pPr>
      <w:bookmarkStart w:id="290" w:name="_Ref311533582"/>
      <w:bookmarkStart w:id="291" w:name="_Toc312930371"/>
      <w:bookmarkStart w:id="292" w:name="_Ref311439784"/>
      <w:r>
        <w:lastRenderedPageBreak/>
        <w:t>ProductFamily and ProductMember Definitions</w:t>
      </w:r>
      <w:bookmarkEnd w:id="290"/>
      <w:bookmarkEnd w:id="291"/>
    </w:p>
    <w:p w:rsidR="00BE4BF9" w:rsidRPr="00BE4BF9" w:rsidRDefault="00A364F5" w:rsidP="00890CAD">
      <w:pPr>
        <w:pStyle w:val="BodyText1"/>
      </w:pPr>
      <w:r w:rsidRPr="00A364F5">
        <w:t xml:space="preserve"> </w:t>
      </w:r>
      <w:r w:rsidRPr="00A364F5">
        <w:rPr>
          <w:noProof/>
        </w:rPr>
        <w:drawing>
          <wp:inline distT="0" distB="0" distL="0" distR="0" wp14:anchorId="253D20B8" wp14:editId="5FD90312">
            <wp:extent cx="5943600" cy="601976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19760"/>
                    </a:xfrm>
                    <a:prstGeom prst="rect">
                      <a:avLst/>
                    </a:prstGeom>
                    <a:noFill/>
                    <a:ln>
                      <a:noFill/>
                    </a:ln>
                  </pic:spPr>
                </pic:pic>
              </a:graphicData>
            </a:graphic>
          </wp:inline>
        </w:drawing>
      </w:r>
    </w:p>
    <w:p w:rsidR="00FB72AB" w:rsidRDefault="004A498F" w:rsidP="00D302AD">
      <w:pPr>
        <w:pStyle w:val="Annex1"/>
        <w:outlineLvl w:val="0"/>
      </w:pPr>
      <w:bookmarkStart w:id="293" w:name="_Toc312930372"/>
      <w:bookmarkStart w:id="294" w:name="_Ref313366434"/>
      <w:bookmarkStart w:id="295" w:name="_Ref313366456"/>
      <w:r>
        <w:lastRenderedPageBreak/>
        <w:t>Position Qualifier Sample</w:t>
      </w:r>
      <w:bookmarkEnd w:id="292"/>
      <w:bookmarkEnd w:id="293"/>
      <w:bookmarkEnd w:id="294"/>
      <w:bookmarkEnd w:id="295"/>
    </w:p>
    <w:p w:rsidR="00D615D4" w:rsidRDefault="00D615D4" w:rsidP="00F766D1">
      <w:pPr>
        <w:pStyle w:val="BodyText1"/>
      </w:pPr>
    </w:p>
    <w:p w:rsidR="00D615D4" w:rsidRDefault="00D615D4" w:rsidP="00F766D1">
      <w:pPr>
        <w:pStyle w:val="BodyText1"/>
      </w:pPr>
      <w:r w:rsidRPr="00D615D4">
        <w:rPr>
          <w:noProof/>
        </w:rPr>
        <w:drawing>
          <wp:inline distT="0" distB="0" distL="0" distR="0" wp14:anchorId="18FDC84A" wp14:editId="71B92338">
            <wp:extent cx="5943600" cy="107902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079022"/>
                    </a:xfrm>
                    <a:prstGeom prst="rect">
                      <a:avLst/>
                    </a:prstGeom>
                    <a:noFill/>
                    <a:ln>
                      <a:noFill/>
                    </a:ln>
                  </pic:spPr>
                </pic:pic>
              </a:graphicData>
            </a:graphic>
          </wp:inline>
        </w:drawing>
      </w:r>
    </w:p>
    <w:p w:rsidR="00D615D4" w:rsidRPr="00D615D4" w:rsidRDefault="00D615D4" w:rsidP="00F766D1">
      <w:pPr>
        <w:pStyle w:val="BodyText1"/>
      </w:pPr>
    </w:p>
    <w:p w:rsidR="00DF7CF7" w:rsidRDefault="00DF7CF7" w:rsidP="00D302AD">
      <w:pPr>
        <w:pStyle w:val="Annex1"/>
        <w:outlineLvl w:val="0"/>
      </w:pPr>
      <w:bookmarkStart w:id="296" w:name="_Ref312227402"/>
      <w:bookmarkStart w:id="297" w:name="_Toc312930373"/>
      <w:r>
        <w:lastRenderedPageBreak/>
        <w:t xml:space="preserve">Reporting </w:t>
      </w:r>
      <w:r w:rsidR="00C86836">
        <w:t xml:space="preserve">- </w:t>
      </w:r>
      <w:r>
        <w:t>Definitions</w:t>
      </w:r>
      <w:bookmarkEnd w:id="296"/>
      <w:bookmarkEnd w:id="297"/>
    </w:p>
    <w:p w:rsidR="00C86836" w:rsidRDefault="00C86836" w:rsidP="00A61177">
      <w:pPr>
        <w:pStyle w:val="Heading3"/>
        <w:numPr>
          <w:ilvl w:val="0"/>
          <w:numId w:val="0"/>
        </w:numPr>
      </w:pPr>
      <w:bookmarkStart w:id="298" w:name="_Toc312930374"/>
      <w:r>
        <w:t>Terms and Definitions</w:t>
      </w:r>
      <w:bookmarkEnd w:id="298"/>
    </w:p>
    <w:tbl>
      <w:tblPr>
        <w:tblStyle w:val="TableGrid"/>
        <w:tblW w:w="0" w:type="auto"/>
        <w:tblLook w:val="04A0" w:firstRow="1" w:lastRow="0" w:firstColumn="1" w:lastColumn="0" w:noHBand="0" w:noVBand="1"/>
      </w:tblPr>
      <w:tblGrid>
        <w:gridCol w:w="3051"/>
        <w:gridCol w:w="6429"/>
      </w:tblGrid>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Data Point</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Definition / Description</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Scheduled Insertion</w:t>
            </w:r>
          </w:p>
        </w:tc>
        <w:tc>
          <w:tcPr>
            <w:tcW w:w="6429" w:type="dxa"/>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The process of placing a specific VOD Ad Asset into a playlist at VOD Session Creation.</w:t>
            </w:r>
            <w:r w:rsidR="007C4685">
              <w:rPr>
                <w:rFonts w:ascii="Tahoma" w:hAnsi="Tahoma" w:cs="Tahoma"/>
                <w:sz w:val="20"/>
                <w:szCs w:val="20"/>
              </w:rPr>
              <w:t xml:space="preserve">  </w:t>
            </w:r>
            <w:r w:rsidRPr="007C4685">
              <w:rPr>
                <w:rFonts w:ascii="Tahoma" w:hAnsi="Tahoma" w:cs="Tahoma"/>
                <w:i/>
                <w:color w:val="0000FF"/>
                <w:sz w:val="20"/>
                <w:szCs w:val="20"/>
              </w:rPr>
              <w:t>Note: In some cases, this can be one and the same as an Ad Decision.</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Ad Decision</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See Scheduled Insertion</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View</w:t>
            </w:r>
          </w:p>
        </w:tc>
        <w:tc>
          <w:tcPr>
            <w:tcW w:w="6429" w:type="dxa"/>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A View is defined as the first frame of the asset being presented at NPT scale of 1 in the forward direction.  If the Viewer leaves the asset entirely (either rewinding before it starts or by routinely beginning the next asset in the playlist) and returns to the first frame presented at NPT scale of 1 in the forward direction, this would count as an additional view.</w:t>
            </w:r>
            <w:r w:rsidR="007C4685">
              <w:rPr>
                <w:rFonts w:ascii="Tahoma" w:hAnsi="Tahoma" w:cs="Tahoma"/>
                <w:sz w:val="20"/>
                <w:szCs w:val="20"/>
              </w:rPr>
              <w:t xml:space="preserve">  </w:t>
            </w:r>
            <w:r w:rsidRPr="007C4685">
              <w:rPr>
                <w:rFonts w:ascii="Tahoma" w:hAnsi="Tahoma" w:cs="Tahoma"/>
                <w:i/>
                <w:color w:val="0000FF"/>
                <w:sz w:val="20"/>
                <w:szCs w:val="20"/>
              </w:rPr>
              <w:t>Note: Can also be referred to as an Impression.</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Impression</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See View</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Network</w:t>
            </w:r>
          </w:p>
        </w:tc>
        <w:tc>
          <w:tcPr>
            <w:tcW w:w="6429" w:type="dxa"/>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The network of the entertainment asset into which the ad asset was inserted.  Network can refer to any type of Content Provider supply VOD content, including Broadcast, Cable and Non-Linear only organizations.  </w:t>
            </w:r>
            <w:r w:rsidRPr="007C4685">
              <w:rPr>
                <w:rFonts w:ascii="Tahoma" w:hAnsi="Tahoma" w:cs="Tahoma"/>
                <w:i/>
                <w:color w:val="0000FF"/>
                <w:sz w:val="20"/>
                <w:szCs w:val="20"/>
              </w:rPr>
              <w:t>Note: Network refers the branded content network offering (i.e. Bravo, NBC, ExerciseTV, AMC, TBS, etc), and not the parent programming network group (i.e. NBCU, AMC Networks, Turner, etc).</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Program Identifier</w:t>
            </w:r>
          </w:p>
        </w:tc>
        <w:tc>
          <w:tcPr>
            <w:tcW w:w="6429" w:type="dxa"/>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The CableLabs Provider ID/Asset ID to identify the entertainment asset the ad is being inserted into.</w:t>
            </w:r>
            <w:r w:rsidR="007C4685">
              <w:rPr>
                <w:rFonts w:ascii="Tahoma" w:hAnsi="Tahoma" w:cs="Tahoma"/>
                <w:sz w:val="20"/>
                <w:szCs w:val="20"/>
              </w:rPr>
              <w:t xml:space="preserve">  </w:t>
            </w:r>
            <w:r w:rsidRPr="007C4685">
              <w:rPr>
                <w:rFonts w:ascii="Tahoma" w:hAnsi="Tahoma" w:cs="Tahoma"/>
                <w:i/>
                <w:color w:val="0000FF"/>
                <w:sz w:val="20"/>
                <w:szCs w:val="20"/>
              </w:rPr>
              <w:t>Note: Can also be referred to as an Entertainment Title and/or Main Content Asset.</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Play time</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 xml:space="preserve">Play Time measures the amount of time an asset was viewed in Play Mode (NPT scale of 1 in forward direction) regardless of any trick modes that may have been invoked in between.  Play Time is a subset of Run Time; Play Time does not include session set-up/tear-down time or any time relating to FF, Rewind, or Pause (which may all be included in Run Time).  Play time may exceed ad duration.  Play time is measured for an ad asset each time an ad is entered from program content (the same ad may be entered multiple times during the customer’s viewing of a VOD entertainment asset).  </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Run time</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 xml:space="preserve">Run Time is measured from the time a view was initiated until the time the stream was exited regardless of any trick modes that may have been invoked in between.  Run time may be described as the “wall clock” time that an ad asset was engaged by a customer. Run time is measured for an ad asset each time an ad is entered from program content (the same ad may be entered multiple times during the customer’s viewing of a VOD entertainment asset).  </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Household</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A Unique Viewing Subscriber’s Household.  A Household can have one or multiple viewing devices (i.e. Set top Box) associated with it.</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lastRenderedPageBreak/>
              <w:t>Break</w:t>
            </w:r>
          </w:p>
        </w:tc>
        <w:tc>
          <w:tcPr>
            <w:tcW w:w="6429" w:type="dxa"/>
          </w:tcPr>
          <w:p w:rsidR="0060799D" w:rsidRPr="007C4685" w:rsidRDefault="0060799D">
            <w:pPr>
              <w:spacing w:after="0"/>
              <w:rPr>
                <w:rFonts w:ascii="Tahoma" w:hAnsi="Tahoma" w:cs="Tahoma"/>
                <w:sz w:val="20"/>
                <w:szCs w:val="20"/>
              </w:rPr>
            </w:pPr>
            <w:r w:rsidRPr="007C4685">
              <w:rPr>
                <w:rFonts w:ascii="Tahoma" w:hAnsi="Tahoma" w:cs="Tahoma"/>
                <w:sz w:val="20"/>
                <w:szCs w:val="20"/>
              </w:rPr>
              <w:t>Break is defined as a grouping of placements in one of the following categories:</w:t>
            </w:r>
          </w:p>
          <w:p w:rsidR="0060799D" w:rsidRPr="007C4685" w:rsidRDefault="0060799D" w:rsidP="0060799D">
            <w:pPr>
              <w:pStyle w:val="ListParagraph"/>
              <w:numPr>
                <w:ilvl w:val="0"/>
                <w:numId w:val="195"/>
              </w:numPr>
              <w:spacing w:after="0"/>
              <w:rPr>
                <w:rFonts w:ascii="Tahoma" w:hAnsi="Tahoma" w:cs="Tahoma"/>
                <w:sz w:val="20"/>
                <w:szCs w:val="20"/>
              </w:rPr>
            </w:pPr>
            <w:r w:rsidRPr="007C4685">
              <w:rPr>
                <w:rFonts w:ascii="Tahoma" w:hAnsi="Tahoma" w:cs="Tahoma"/>
                <w:sz w:val="20"/>
                <w:szCs w:val="20"/>
              </w:rPr>
              <w:t>Pre-Roll – group of placements scheduled previous to entertainment content beginning</w:t>
            </w:r>
          </w:p>
          <w:p w:rsidR="0060799D" w:rsidRPr="007C4685" w:rsidRDefault="0060799D" w:rsidP="0060799D">
            <w:pPr>
              <w:pStyle w:val="ListParagraph"/>
              <w:numPr>
                <w:ilvl w:val="0"/>
                <w:numId w:val="195"/>
              </w:numPr>
              <w:spacing w:after="0"/>
              <w:rPr>
                <w:rFonts w:ascii="Tahoma" w:hAnsi="Tahoma" w:cs="Tahoma"/>
                <w:sz w:val="20"/>
                <w:szCs w:val="20"/>
              </w:rPr>
            </w:pPr>
            <w:r w:rsidRPr="007C4685">
              <w:rPr>
                <w:rFonts w:ascii="Tahoma" w:hAnsi="Tahoma" w:cs="Tahoma"/>
                <w:sz w:val="20"/>
                <w:szCs w:val="20"/>
              </w:rPr>
              <w:t>Mid-Roll – group of placements scheduled within the entertainment content.  A VOD Session could have multiple Mid-rolls (e.g. Mid-roll 1, Mid-roll 2, etc.)</w:t>
            </w:r>
          </w:p>
          <w:p w:rsidR="0060799D" w:rsidRPr="007C4685" w:rsidRDefault="0060799D" w:rsidP="0060799D">
            <w:pPr>
              <w:pStyle w:val="ListParagraph"/>
              <w:numPr>
                <w:ilvl w:val="0"/>
                <w:numId w:val="195"/>
              </w:numPr>
              <w:spacing w:after="0"/>
              <w:rPr>
                <w:rFonts w:ascii="Tahoma" w:hAnsi="Tahoma" w:cs="Tahoma"/>
                <w:sz w:val="20"/>
                <w:szCs w:val="20"/>
              </w:rPr>
            </w:pPr>
            <w:r w:rsidRPr="007C4685">
              <w:rPr>
                <w:rFonts w:ascii="Tahoma" w:hAnsi="Tahoma" w:cs="Tahoma"/>
                <w:sz w:val="20"/>
                <w:szCs w:val="20"/>
              </w:rPr>
              <w:t xml:space="preserve">Post-Roll – group of placements scheduled following the end of the entertainment content    </w:t>
            </w:r>
          </w:p>
          <w:p w:rsidR="0060799D" w:rsidRPr="007C4685" w:rsidRDefault="0060799D">
            <w:pPr>
              <w:spacing w:after="0"/>
              <w:ind w:left="720"/>
              <w:rPr>
                <w:rFonts w:ascii="Tahoma" w:hAnsi="Tahoma" w:cs="Tahoma"/>
                <w:sz w:val="20"/>
                <w:szCs w:val="20"/>
              </w:rPr>
            </w:pPr>
          </w:p>
          <w:p w:rsidR="0060799D" w:rsidRPr="007C4685" w:rsidRDefault="0060799D">
            <w:pPr>
              <w:spacing w:after="0"/>
              <w:rPr>
                <w:rFonts w:ascii="Tahoma" w:hAnsi="Tahoma" w:cs="Tahoma"/>
                <w:sz w:val="20"/>
                <w:szCs w:val="20"/>
              </w:rPr>
            </w:pPr>
            <w:r w:rsidRPr="007C4685">
              <w:rPr>
                <w:rFonts w:ascii="Tahoma" w:hAnsi="Tahoma" w:cs="Tahoma"/>
                <w:sz w:val="20"/>
                <w:szCs w:val="20"/>
              </w:rPr>
              <w:t>Note: For technical audiences, a Break is defined as 1 or multiple Placement Opportunities sharing the same PO Group Index.</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Placement</w:t>
            </w:r>
          </w:p>
        </w:tc>
        <w:tc>
          <w:tcPr>
            <w:tcW w:w="6429" w:type="dxa"/>
          </w:tcPr>
          <w:p w:rsidR="0060799D" w:rsidRPr="007C4685" w:rsidRDefault="0060799D">
            <w:pPr>
              <w:spacing w:after="0"/>
              <w:rPr>
                <w:rFonts w:ascii="Tahoma" w:hAnsi="Tahoma" w:cs="Tahoma"/>
                <w:sz w:val="20"/>
                <w:szCs w:val="20"/>
              </w:rPr>
            </w:pPr>
            <w:r w:rsidRPr="007C4685">
              <w:rPr>
                <w:rFonts w:ascii="Tahoma" w:hAnsi="Tahoma" w:cs="Tahoma"/>
                <w:sz w:val="20"/>
                <w:szCs w:val="20"/>
              </w:rPr>
              <w:t xml:space="preserve">A distinct location where non-entertainment content (i.e. advertising, marketing) can be placed.  </w:t>
            </w:r>
          </w:p>
          <w:p w:rsidR="0060799D" w:rsidRPr="007C4685" w:rsidRDefault="0060799D">
            <w:pPr>
              <w:spacing w:after="0"/>
              <w:rPr>
                <w:rFonts w:ascii="Tahoma" w:hAnsi="Tahoma" w:cs="Tahoma"/>
                <w:sz w:val="20"/>
                <w:szCs w:val="20"/>
              </w:rPr>
            </w:pPr>
          </w:p>
          <w:p w:rsidR="0060799D" w:rsidRPr="007C4685" w:rsidRDefault="0060799D">
            <w:pPr>
              <w:spacing w:after="0"/>
              <w:rPr>
                <w:rFonts w:ascii="Tahoma" w:hAnsi="Tahoma" w:cs="Tahoma"/>
                <w:sz w:val="20"/>
                <w:szCs w:val="20"/>
              </w:rPr>
            </w:pPr>
            <w:r w:rsidRPr="007C4685">
              <w:rPr>
                <w:rFonts w:ascii="Tahoma" w:hAnsi="Tahoma" w:cs="Tahoma"/>
                <w:sz w:val="20"/>
                <w:szCs w:val="20"/>
              </w:rPr>
              <w:t xml:space="preserve">Note: Placements are not one to one with Placement Opportunities.  If a Break is made up of 2 Placement Opportunities, which get satisfied </w:t>
            </w:r>
            <w:proofErr w:type="gramStart"/>
            <w:r w:rsidRPr="007C4685">
              <w:rPr>
                <w:rFonts w:ascii="Tahoma" w:hAnsi="Tahoma" w:cs="Tahoma"/>
                <w:sz w:val="20"/>
                <w:szCs w:val="20"/>
              </w:rPr>
              <w:t>with  4</w:t>
            </w:r>
            <w:proofErr w:type="gramEnd"/>
            <w:r w:rsidRPr="007C4685">
              <w:rPr>
                <w:rFonts w:ascii="Tahoma" w:hAnsi="Tahoma" w:cs="Tahoma"/>
                <w:sz w:val="20"/>
                <w:szCs w:val="20"/>
              </w:rPr>
              <w:t xml:space="preserve"> placements (regardless of inventory ownership), there are 4 placements included in the break.</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Placement Position</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 xml:space="preserve">Position is the placement sequence number relative to and within a Break.  Note: Positions are not one to one with Placement Opportunities.  If a Pre-roll is made up of 2 Placement Opportunities, which get staified with  4 placements (regardless of inventory ownership), the 4 placement positions included in the break are numbered sequentially as 1, 2, 3, 4. </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Order</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A Canoe Order represents the list of Advanced Advertising Products and Services a Programmer enlists the Canoe Stewardship for use.  An order may contain one or multiple campaigns.</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Campaign</w:t>
            </w:r>
          </w:p>
        </w:tc>
        <w:tc>
          <w:tcPr>
            <w:tcW w:w="6429"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A Canoe Campaign is the instruction set container for executing a Canoe Order.  A Campaign may contain one or multiple Campaign Items.</w:t>
            </w:r>
          </w:p>
        </w:tc>
      </w:tr>
      <w:tr w:rsidR="0060799D" w:rsidRPr="007C4685" w:rsidTr="0060799D">
        <w:tc>
          <w:tcPr>
            <w:tcW w:w="3051" w:type="dxa"/>
            <w:hideMark/>
          </w:tcPr>
          <w:p w:rsidR="0060799D" w:rsidRPr="007C4685" w:rsidRDefault="0060799D">
            <w:pPr>
              <w:spacing w:after="0"/>
              <w:rPr>
                <w:rFonts w:ascii="Tahoma" w:hAnsi="Tahoma" w:cs="Tahoma"/>
                <w:sz w:val="20"/>
                <w:szCs w:val="20"/>
              </w:rPr>
            </w:pPr>
            <w:r w:rsidRPr="007C4685">
              <w:rPr>
                <w:rFonts w:ascii="Tahoma" w:hAnsi="Tahoma" w:cs="Tahoma"/>
                <w:sz w:val="20"/>
                <w:szCs w:val="20"/>
              </w:rPr>
              <w:t>Campaign Item</w:t>
            </w:r>
          </w:p>
        </w:tc>
        <w:tc>
          <w:tcPr>
            <w:tcW w:w="6429" w:type="dxa"/>
          </w:tcPr>
          <w:p w:rsidR="0060799D" w:rsidRPr="007C4685" w:rsidRDefault="0060799D">
            <w:pPr>
              <w:spacing w:after="0"/>
              <w:rPr>
                <w:rFonts w:ascii="Tahoma" w:hAnsi="Tahoma" w:cs="Tahoma"/>
                <w:sz w:val="20"/>
                <w:szCs w:val="20"/>
              </w:rPr>
            </w:pPr>
            <w:r w:rsidRPr="007C4685">
              <w:rPr>
                <w:rFonts w:ascii="Tahoma" w:hAnsi="Tahoma" w:cs="Tahoma"/>
                <w:sz w:val="20"/>
                <w:szCs w:val="20"/>
              </w:rPr>
              <w:t>The set of Scheduling / Targeting logic surrounding one or multiple Ad Assets for a particular Campaign.  A Campaign may have one or multiple Campaign Items.</w:t>
            </w:r>
          </w:p>
          <w:p w:rsidR="0060799D" w:rsidRPr="007C4685" w:rsidRDefault="0060799D">
            <w:pPr>
              <w:spacing w:after="0"/>
              <w:rPr>
                <w:rFonts w:ascii="Tahoma" w:hAnsi="Tahoma" w:cs="Tahoma"/>
                <w:sz w:val="20"/>
                <w:szCs w:val="20"/>
              </w:rPr>
            </w:pPr>
          </w:p>
          <w:p w:rsidR="0060799D" w:rsidRPr="007C4685" w:rsidRDefault="0060799D">
            <w:pPr>
              <w:spacing w:after="0"/>
              <w:rPr>
                <w:rFonts w:ascii="Tahoma" w:hAnsi="Tahoma" w:cs="Tahoma"/>
                <w:sz w:val="20"/>
                <w:szCs w:val="20"/>
              </w:rPr>
            </w:pPr>
            <w:r w:rsidRPr="007C4685">
              <w:rPr>
                <w:rFonts w:ascii="Tahoma" w:hAnsi="Tahoma" w:cs="Tahoma"/>
                <w:sz w:val="20"/>
                <w:szCs w:val="20"/>
              </w:rPr>
              <w:t>Note: Can also be referred to as a Contract Line Item and/or Campaign Line Item.</w:t>
            </w:r>
          </w:p>
        </w:tc>
      </w:tr>
    </w:tbl>
    <w:p w:rsidR="007C4685" w:rsidRDefault="007C4685" w:rsidP="007C4685">
      <w:pPr>
        <w:pStyle w:val="Heading3"/>
        <w:keepNext w:val="0"/>
        <w:numPr>
          <w:ilvl w:val="0"/>
          <w:numId w:val="0"/>
        </w:numPr>
      </w:pPr>
    </w:p>
    <w:p w:rsidR="007C4685" w:rsidRDefault="007C4685" w:rsidP="007C4685">
      <w:pPr>
        <w:pStyle w:val="BodyText1"/>
        <w:rPr>
          <w:rFonts w:ascii="Arial" w:eastAsia="Times New Roman" w:hAnsi="Arial" w:cs="Times New Roman"/>
          <w:sz w:val="20"/>
          <w:szCs w:val="20"/>
        </w:rPr>
      </w:pPr>
      <w:r>
        <w:br w:type="page"/>
      </w:r>
    </w:p>
    <w:p w:rsidR="00C86836" w:rsidDel="00C00844" w:rsidRDefault="00C86836" w:rsidP="007C4685">
      <w:pPr>
        <w:rPr>
          <w:del w:id="299" w:author="Tim Whitton" w:date="2012-02-13T08:03:00Z"/>
        </w:rPr>
      </w:pPr>
    </w:p>
    <w:p w:rsidR="005158F3" w:rsidRDefault="00C00844" w:rsidP="007C4685">
      <w:pPr>
        <w:pStyle w:val="Heading3"/>
        <w:keepNext w:val="0"/>
        <w:numPr>
          <w:ilvl w:val="0"/>
          <w:numId w:val="0"/>
        </w:numPr>
      </w:pPr>
      <w:r>
        <w:t xml:space="preserve">Data Point Configurations </w:t>
      </w:r>
    </w:p>
    <w:p w:rsidR="00C86836" w:rsidRPr="007C4685" w:rsidRDefault="00C00844" w:rsidP="007C4685">
      <w:pPr>
        <w:rPr>
          <w:rFonts w:ascii="Tahoma" w:hAnsi="Tahoma" w:cs="Tahoma"/>
          <w:sz w:val="20"/>
          <w:szCs w:val="20"/>
        </w:rPr>
      </w:pPr>
      <w:r w:rsidRPr="007C4685">
        <w:rPr>
          <w:rFonts w:ascii="Tahoma" w:hAnsi="Tahoma" w:cs="Tahoma"/>
          <w:sz w:val="20"/>
          <w:szCs w:val="20"/>
        </w:rPr>
        <w:t>All data summaries in the following table must be configured in the following manner: per Campaign, per Campaign Item, per Ad Asset ID, per Program Identifier, per Network, per Opportunity Type, per Break, per Position.</w:t>
      </w:r>
    </w:p>
    <w:tbl>
      <w:tblPr>
        <w:tblStyle w:val="TableGrid"/>
        <w:tblW w:w="0" w:type="auto"/>
        <w:tblLook w:val="04A0" w:firstRow="1" w:lastRow="0" w:firstColumn="1" w:lastColumn="0" w:noHBand="0" w:noVBand="1"/>
      </w:tblPr>
      <w:tblGrid>
        <w:gridCol w:w="3051"/>
        <w:gridCol w:w="6429"/>
      </w:tblGrid>
      <w:tr w:rsidR="0060799D" w:rsidRPr="007C4685" w:rsidTr="0060799D">
        <w:tc>
          <w:tcPr>
            <w:tcW w:w="3051" w:type="dxa"/>
            <w:hideMark/>
          </w:tcPr>
          <w:p w:rsidR="0060799D" w:rsidRPr="007C4685" w:rsidRDefault="0060799D" w:rsidP="007C4685">
            <w:pPr>
              <w:spacing w:after="0"/>
              <w:jc w:val="center"/>
              <w:rPr>
                <w:rFonts w:ascii="Tahoma" w:hAnsi="Tahoma" w:cs="Tahoma"/>
                <w:color w:val="FFFF00"/>
                <w:sz w:val="20"/>
                <w:szCs w:val="20"/>
                <w:highlight w:val="black"/>
              </w:rPr>
            </w:pPr>
            <w:r w:rsidRPr="007C4685">
              <w:rPr>
                <w:rFonts w:ascii="Tahoma" w:hAnsi="Tahoma" w:cs="Tahoma"/>
                <w:color w:val="FFFF00"/>
                <w:sz w:val="20"/>
                <w:szCs w:val="20"/>
                <w:highlight w:val="black"/>
              </w:rPr>
              <w:t>Data Point</w:t>
            </w:r>
          </w:p>
        </w:tc>
        <w:tc>
          <w:tcPr>
            <w:tcW w:w="6429" w:type="dxa"/>
            <w:hideMark/>
          </w:tcPr>
          <w:p w:rsidR="0060799D" w:rsidRPr="007C4685" w:rsidRDefault="0060799D" w:rsidP="007C4685">
            <w:pPr>
              <w:spacing w:after="0"/>
              <w:jc w:val="center"/>
              <w:rPr>
                <w:rFonts w:ascii="Tahoma" w:hAnsi="Tahoma" w:cs="Tahoma"/>
                <w:color w:val="FFFF00"/>
                <w:sz w:val="20"/>
                <w:szCs w:val="20"/>
                <w:highlight w:val="black"/>
              </w:rPr>
            </w:pPr>
            <w:r w:rsidRPr="007C4685">
              <w:rPr>
                <w:rFonts w:ascii="Tahoma" w:hAnsi="Tahoma" w:cs="Tahoma"/>
                <w:color w:val="FFFF00"/>
                <w:sz w:val="20"/>
                <w:szCs w:val="20"/>
                <w:highlight w:val="black"/>
              </w:rPr>
              <w:t>Configuration(s)</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Total Scheduled Insertions</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The total count of Ad Scheduled Insertions being made during the specified reporting time period.</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Total Views</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The total count of Ad Views being made during the specified reporting time period.</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Total Play time</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The Total Ad Play time during the specified reporting time period.  </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Total Run time</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The Total Ad Run time during the specified reporting time period.  </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Total Households (Campaign Centric)</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 The Total number of Households per Campaign that have one or more views recorded during the specified reporting time period.</w:t>
            </w:r>
          </w:p>
        </w:tc>
      </w:tr>
      <w:tr w:rsidR="0060799D" w:rsidRPr="007C4685" w:rsidTr="0060799D">
        <w:tc>
          <w:tcPr>
            <w:tcW w:w="3051"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Break / Position Pairings </w:t>
            </w:r>
          </w:p>
        </w:tc>
        <w:tc>
          <w:tcPr>
            <w:tcW w:w="6429" w:type="dxa"/>
            <w:hideMark/>
          </w:tcPr>
          <w:p w:rsidR="0060799D" w:rsidRPr="007C4685" w:rsidRDefault="0060799D" w:rsidP="007C4685">
            <w:pPr>
              <w:spacing w:after="0"/>
              <w:rPr>
                <w:rFonts w:ascii="Tahoma" w:hAnsi="Tahoma" w:cs="Tahoma"/>
                <w:sz w:val="20"/>
                <w:szCs w:val="20"/>
              </w:rPr>
            </w:pPr>
            <w:r w:rsidRPr="007C4685">
              <w:rPr>
                <w:rFonts w:ascii="Tahoma" w:hAnsi="Tahoma" w:cs="Tahoma"/>
                <w:sz w:val="20"/>
                <w:szCs w:val="20"/>
              </w:rPr>
              <w:t xml:space="preserve">The total count of Ad Scheduled Insertions per each Break location / Position combination during the specified reporting time period.  </w:t>
            </w:r>
          </w:p>
          <w:p w:rsidR="0060799D" w:rsidRPr="007C4685" w:rsidRDefault="0060799D" w:rsidP="007C4685">
            <w:pPr>
              <w:rPr>
                <w:rFonts w:ascii="Tahoma" w:hAnsi="Tahoma" w:cs="Tahoma"/>
                <w:sz w:val="20"/>
                <w:szCs w:val="20"/>
              </w:rPr>
            </w:pPr>
            <w:r w:rsidRPr="007C4685">
              <w:rPr>
                <w:rFonts w:ascii="Tahoma" w:hAnsi="Tahoma" w:cs="Tahoma"/>
                <w:sz w:val="20"/>
                <w:szCs w:val="20"/>
              </w:rPr>
              <w:t xml:space="preserve">The total count of Ad Views per each Break location / Position combination during the specified reporting time period.  </w:t>
            </w:r>
          </w:p>
        </w:tc>
      </w:tr>
    </w:tbl>
    <w:p w:rsidR="00C00844" w:rsidRDefault="00C00844" w:rsidP="007C4685"/>
    <w:p w:rsidR="00C00844" w:rsidRDefault="00C00844" w:rsidP="007C4685">
      <w:r>
        <w:t>The below table contains an additional data summary, not in the same format as above.  This data summary must be configured in the following manner: per Ad Asset ID, per Program Identifier, per Network, per Opportunity Type, per Break, per Position.</w:t>
      </w:r>
    </w:p>
    <w:p w:rsidR="00C00844" w:rsidRDefault="00C00844" w:rsidP="007C4685"/>
    <w:tbl>
      <w:tblPr>
        <w:tblStyle w:val="TableGrid"/>
        <w:tblW w:w="0" w:type="auto"/>
        <w:tblLook w:val="04A0" w:firstRow="1" w:lastRow="0" w:firstColumn="1" w:lastColumn="0" w:noHBand="0" w:noVBand="1"/>
      </w:tblPr>
      <w:tblGrid>
        <w:gridCol w:w="3049"/>
        <w:gridCol w:w="6431"/>
      </w:tblGrid>
      <w:tr w:rsidR="00C00844" w:rsidTr="00C00844">
        <w:tc>
          <w:tcPr>
            <w:tcW w:w="3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00844" w:rsidRDefault="00C00844" w:rsidP="007C4685">
            <w:pPr>
              <w:spacing w:after="0"/>
            </w:pPr>
            <w:r>
              <w:t>Data Point</w:t>
            </w:r>
          </w:p>
        </w:tc>
        <w:tc>
          <w:tcPr>
            <w:tcW w:w="6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00844" w:rsidRDefault="00C00844" w:rsidP="007C4685">
            <w:pPr>
              <w:spacing w:after="0"/>
            </w:pPr>
            <w:r>
              <w:t>Configuration(s)</w:t>
            </w:r>
          </w:p>
        </w:tc>
      </w:tr>
      <w:tr w:rsidR="00C00844" w:rsidTr="00C00844">
        <w:tc>
          <w:tcPr>
            <w:tcW w:w="3078" w:type="dxa"/>
            <w:tcBorders>
              <w:top w:val="single" w:sz="4" w:space="0" w:color="auto"/>
              <w:left w:val="single" w:sz="4" w:space="0" w:color="auto"/>
              <w:bottom w:val="single" w:sz="4" w:space="0" w:color="auto"/>
              <w:right w:val="single" w:sz="4" w:space="0" w:color="auto"/>
            </w:tcBorders>
            <w:hideMark/>
          </w:tcPr>
          <w:p w:rsidR="00C00844" w:rsidRDefault="00C00844" w:rsidP="007C4685">
            <w:pPr>
              <w:spacing w:after="0"/>
            </w:pPr>
            <w:r>
              <w:t>Total Households (Ad Asset Centric)</w:t>
            </w:r>
          </w:p>
        </w:tc>
        <w:tc>
          <w:tcPr>
            <w:tcW w:w="6498" w:type="dxa"/>
            <w:tcBorders>
              <w:top w:val="single" w:sz="4" w:space="0" w:color="auto"/>
              <w:left w:val="single" w:sz="4" w:space="0" w:color="auto"/>
              <w:bottom w:val="single" w:sz="4" w:space="0" w:color="auto"/>
              <w:right w:val="single" w:sz="4" w:space="0" w:color="auto"/>
            </w:tcBorders>
            <w:hideMark/>
          </w:tcPr>
          <w:p w:rsidR="00C00844" w:rsidRDefault="00C00844" w:rsidP="007C4685">
            <w:pPr>
              <w:pStyle w:val="ListParagraph"/>
              <w:numPr>
                <w:ilvl w:val="0"/>
                <w:numId w:val="196"/>
              </w:numPr>
              <w:spacing w:after="0"/>
            </w:pPr>
            <w:r>
              <w:t>The Total Unique number of viewing Households during the specified reporting time period. (Ad Asset Centric)</w:t>
            </w:r>
          </w:p>
        </w:tc>
      </w:tr>
    </w:tbl>
    <w:p w:rsidR="007C4685" w:rsidRPr="007C4685" w:rsidRDefault="007C4685" w:rsidP="007C4685">
      <w:pPr>
        <w:pStyle w:val="Annex1"/>
        <w:keepNext w:val="0"/>
        <w:pageBreakBefore w:val="0"/>
        <w:numPr>
          <w:ilvl w:val="0"/>
          <w:numId w:val="0"/>
        </w:numPr>
        <w:outlineLvl w:val="0"/>
        <w:rPr>
          <w:rFonts w:ascii="Tahoma" w:hAnsi="Tahoma" w:cs="Tahoma"/>
          <w:b w:val="0"/>
          <w:sz w:val="20"/>
          <w:szCs w:val="20"/>
        </w:rPr>
      </w:pPr>
      <w:bookmarkStart w:id="300" w:name="_Ref312234546"/>
      <w:bookmarkStart w:id="301" w:name="_Toc312930376"/>
    </w:p>
    <w:p w:rsidR="007C4685" w:rsidRDefault="007C4685">
      <w:pPr>
        <w:rPr>
          <w:rFonts w:ascii="Arial" w:hAnsi="Arial"/>
          <w:b/>
          <w:noProof/>
          <w:sz w:val="28"/>
        </w:rPr>
      </w:pPr>
      <w:r>
        <w:br w:type="page"/>
      </w:r>
    </w:p>
    <w:p w:rsidR="007C4685" w:rsidRDefault="007C4685" w:rsidP="007C4685">
      <w:pPr>
        <w:pStyle w:val="Annex1"/>
        <w:outlineLvl w:val="0"/>
      </w:pPr>
      <w:r>
        <w:lastRenderedPageBreak/>
        <w:t>Break, Placemnt, &amp; Position illustrations</w:t>
      </w:r>
    </w:p>
    <w:p w:rsidR="0060799D" w:rsidRPr="0060799D" w:rsidRDefault="0060799D" w:rsidP="00267D96">
      <w:pPr>
        <w:pStyle w:val="Annex1"/>
        <w:keepNext w:val="0"/>
        <w:pageBreakBefore w:val="0"/>
        <w:numPr>
          <w:ilvl w:val="0"/>
          <w:numId w:val="0"/>
        </w:numPr>
        <w:outlineLvl w:val="0"/>
      </w:pPr>
      <w:r>
        <w:drawing>
          <wp:inline distT="0" distB="0" distL="0" distR="0" wp14:anchorId="0DB6849F" wp14:editId="2E0A740C">
            <wp:extent cx="59436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C86836" w:rsidRDefault="00C86836" w:rsidP="00D302AD">
      <w:pPr>
        <w:pStyle w:val="Annex1"/>
        <w:outlineLvl w:val="0"/>
      </w:pPr>
      <w:r>
        <w:lastRenderedPageBreak/>
        <w:t>Reporting – Sample UpdateNotice Messages</w:t>
      </w:r>
      <w:bookmarkEnd w:id="300"/>
      <w:bookmarkEnd w:id="301"/>
    </w:p>
    <w:p w:rsidR="00535CC7" w:rsidRPr="00535CC7" w:rsidRDefault="00535CC7" w:rsidP="00FC0AAA">
      <w:pPr>
        <w:pStyle w:val="BodyText1"/>
      </w:pPr>
      <w:r>
        <w:t>3 Update Notices that resolve to the Data Set Samples</w:t>
      </w:r>
    </w:p>
    <w:p w:rsidR="00C86836" w:rsidRDefault="00535CC7" w:rsidP="00FC0AAA">
      <w:pPr>
        <w:pStyle w:val="BodyText1"/>
        <w:rPr>
          <w:rFonts w:ascii="Arial Narrow" w:hAnsi="Arial Narrow"/>
          <w:sz w:val="14"/>
          <w:szCs w:val="14"/>
        </w:rPr>
      </w:pPr>
      <w:r w:rsidRPr="00FC0AAA">
        <w:rPr>
          <w:rFonts w:ascii="Arial Narrow" w:hAnsi="Arial Narrow"/>
          <w:sz w:val="14"/>
          <w:szCs w:val="14"/>
        </w:rPr>
        <w:t>&lt;!-- Sample for use in reporting definition - Canoe SaFI Interface</w:t>
      </w:r>
      <w:r w:rsidRPr="00FC0AAA">
        <w:rPr>
          <w:rFonts w:ascii="Arial Narrow" w:hAnsi="Arial Narrow"/>
          <w:sz w:val="14"/>
          <w:szCs w:val="14"/>
        </w:rPr>
        <w:br/>
      </w:r>
      <w:r w:rsidRPr="00FC0AAA">
        <w:rPr>
          <w:rFonts w:ascii="Arial Narrow" w:hAnsi="Arial Narrow"/>
          <w:sz w:val="14"/>
          <w:szCs w:val="14"/>
        </w:rPr>
        <w:tab/>
        <w:t>Specifications v3.0 --&gt;</w:t>
      </w:r>
      <w:r w:rsidRPr="00FC0AAA">
        <w:rPr>
          <w:rFonts w:ascii="Arial Narrow" w:hAnsi="Arial Narrow"/>
          <w:sz w:val="14"/>
          <w:szCs w:val="14"/>
        </w:rPr>
        <w:br/>
        <w:t>&lt;UpdateNotice xmlns="urn:cablelabs:safi:xsd:cip:3.0"</w:t>
      </w:r>
      <w:r w:rsidRPr="00FC0AAA">
        <w:rPr>
          <w:rFonts w:ascii="Arial Narrow" w:hAnsi="Arial Narrow"/>
          <w:sz w:val="14"/>
          <w:szCs w:val="14"/>
        </w:rPr>
        <w:br/>
      </w:r>
      <w:r w:rsidRPr="00FC0AAA">
        <w:rPr>
          <w:rFonts w:ascii="Arial Narrow" w:hAnsi="Arial Narrow"/>
          <w:sz w:val="14"/>
          <w:szCs w:val="14"/>
        </w:rPr>
        <w:tab/>
        <w:t>xsi:schemaLocation="urn:cablelabs:safi:xsd:cip:3.0 OC-SaFI-CIP-3.0.-2.xsd" xmlns:xsi="http://www.w3.org/2001/XMLSchema-instance"&gt;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&lt;Version minSchemaVersion="2" minSchemaMinorVersion="1"/&gt;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 name="</w:t>
      </w:r>
      <w:r w:rsidR="00EA72AD">
        <w:rPr>
          <w:rFonts w:ascii="Arial Narrow" w:hAnsi="Arial Narrow"/>
          <w:sz w:val="14"/>
          <w:szCs w:val="14"/>
        </w:rPr>
        <w:t>&lt;MSO_NAME&gt;</w:t>
      </w:r>
      <w:r w:rsidRPr="00FC0AAA">
        <w:rPr>
          <w:rFonts w:ascii="Arial Narrow" w:hAnsi="Arial Narrow"/>
          <w:sz w:val="14"/>
          <w:szCs w:val="14"/>
        </w:rPr>
        <w: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this order is for all syscodes for the MSO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parent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campOrder="a"</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decisionOwner="ABC.COM"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guid="ntDbws5AEd6ukwAf4hSEQ1" epsid="0" peid="sOHzM85AEd6ukwBUNDLE01"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productFamily="urn:canoe:safi:pfamily:vod:1.0"&gt;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All Qualifiers appear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 condition="or"&gt;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"Body of Proof, Ep 1" on abc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namespace="cablelabs.com/namespaces/metadata/xsd/title/1"&gt;Body of Proof, Ep 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xpath="uriID"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namespace="cablelabs.com/namespaces/metadata/xsd/core/1"&gt;abc.com/Title/CNVT0100016H&lt;/Term&gt;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"Body of Proof, Ep 1" on abc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namespace="cablelabs.com/namespaces/metadata/xsd/title/1"&gt;Body of Proof, Ep 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xpath="uriID"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namespace="cablelabs.com/namespaces/metadata/xsd/core/1"&gt;dxd.com/Title/CNVT0100016H&lt;/Term&gt;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child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campOrder="a"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guid="ntDbws5AEd6ukwAf4hSEQR" epsid="0"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peid="sOHzM85AEd6ukwBUNDLE02"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peid="sOHzM85AEd6ukwBUNDLE03"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peid="sOHzM85AEd6ukwASSETR04"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 namespace="http://www.cablelabs.com/namespaces/metadata/xsd/core/1"&gt;ads.abc.com/Title/CNVT0100008&lt;/AssetMetadata&gt;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  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lastRenderedPageBreak/>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campOrder="a"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guid="ntDbws5AEd6ukwAf4hSEQR" epsid="0"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peid="sOHzM85AEd6ukwBUNDLE05"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peid="sOHzM85AEd6ukwBUNDLE06"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peid="sOHzM85AEd6ukwASSETR07"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namespace="http://www.cablelabs.com/namespaces/metadata/xsd/core/1"&gt;ads.abc.com/Title/CNVT0100010&lt;/AssetMetadata&gt;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  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Set window 10/1 - 10/31, M-F, from 9:00 am to 1:00 pm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Flight is established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&lt;Flight startDateTime="2011-11-01T09:00:00-05:00" endDateTime="2011-11-30T09:00:00-05:00" startTime="09:00:00" duration="PT04H00M00S"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sat="false" sun="false"/&gt;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Statefeedback mediaState and executionState and well as statistics are summarized in the</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 reportInterval="PT00H15M00S"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reportEndTime="2011-12-03T09:00:00-05:00"&gt;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datamap="urn:cablelabs:vod:placements:campaign.stats" variable="Insertions"/&gt;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datamap="urn:cablelabs:vod:viewership:campaign.stats" variable="Views"/&gt;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When bundle is defined, goal is communicated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&lt;Phase epsid="0" peid="sOHzM85AEd6ukwAf4hSEQQ" event="defined"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revDat="2011-10-01T15:00:00-05:00" creDat="2011-09-28T11:00:00-05:00"&gt;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 ruleId="SetGoal" ruleRepository="urn:canoe:safi:rulesRepo:1.0"&gt;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variable="goal"&gt;100000&lt;/Arg&gt;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variable="goalType"&gt;views&lt;/Arg&gt;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&lt;/Phase&gt;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t>&lt;/UpdateNotice&gt;</w:t>
      </w:r>
    </w:p>
    <w:p w:rsidR="00535CC7" w:rsidRDefault="00535CC7" w:rsidP="00FC0AAA">
      <w:pPr>
        <w:pStyle w:val="BodyText1"/>
        <w:rPr>
          <w:rFonts w:ascii="Arial Narrow" w:hAnsi="Arial Narrow"/>
          <w:sz w:val="14"/>
          <w:szCs w:val="14"/>
        </w:rPr>
      </w:pPr>
    </w:p>
    <w:p w:rsidR="00535CC7" w:rsidRDefault="00535CC7" w:rsidP="00FC0AAA">
      <w:pPr>
        <w:pStyle w:val="BodyText1"/>
        <w:rPr>
          <w:rFonts w:ascii="Arial Narrow" w:hAnsi="Arial Narrow"/>
          <w:sz w:val="14"/>
          <w:szCs w:val="14"/>
        </w:rPr>
      </w:pPr>
      <w:r w:rsidRPr="00FC0AAA">
        <w:rPr>
          <w:rFonts w:ascii="Arial Narrow" w:hAnsi="Arial Narrow"/>
          <w:sz w:val="14"/>
          <w:szCs w:val="14"/>
        </w:rPr>
        <w:t xml:space="preserve">&lt;!-- Sample for use in reporting definition, Campaign #1, CI #2, </w:t>
      </w:r>
      <w:r>
        <w:rPr>
          <w:rFonts w:ascii="Arial Narrow" w:hAnsi="Arial Narrow"/>
          <w:sz w:val="14"/>
          <w:szCs w:val="14"/>
        </w:rPr>
        <w:t>2</w:t>
      </w:r>
      <w:r w:rsidRPr="00FC0AAA">
        <w:rPr>
          <w:rFonts w:ascii="Arial Narrow" w:hAnsi="Arial Narrow"/>
          <w:sz w:val="14"/>
          <w:szCs w:val="14"/>
        </w:rPr>
        <w:t xml:space="preserve"> asset - Canoe SaFI Interface</w:t>
      </w:r>
      <w:r w:rsidRPr="00FC0AAA">
        <w:rPr>
          <w:rFonts w:ascii="Arial Narrow" w:hAnsi="Arial Narrow"/>
          <w:sz w:val="14"/>
          <w:szCs w:val="14"/>
        </w:rPr>
        <w:br/>
      </w:r>
      <w:r w:rsidRPr="00FC0AAA">
        <w:rPr>
          <w:rFonts w:ascii="Arial Narrow" w:hAnsi="Arial Narrow"/>
          <w:sz w:val="14"/>
          <w:szCs w:val="14"/>
        </w:rPr>
        <w:tab/>
        <w:t>Specifications v3.0 --&gt;</w:t>
      </w:r>
      <w:r w:rsidRPr="00FC0AAA">
        <w:rPr>
          <w:rFonts w:ascii="Arial Narrow" w:hAnsi="Arial Narrow"/>
          <w:sz w:val="14"/>
          <w:szCs w:val="14"/>
        </w:rPr>
        <w:br/>
        <w:t>&lt;UpdateNotice xmlns="urn:cablelabs:safi:xsd:cip:3.0"</w:t>
      </w:r>
      <w:r w:rsidRPr="00FC0AAA">
        <w:rPr>
          <w:rFonts w:ascii="Arial Narrow" w:hAnsi="Arial Narrow"/>
          <w:sz w:val="14"/>
          <w:szCs w:val="14"/>
        </w:rPr>
        <w:br/>
      </w:r>
      <w:r w:rsidRPr="00FC0AAA">
        <w:rPr>
          <w:rFonts w:ascii="Arial Narrow" w:hAnsi="Arial Narrow"/>
          <w:sz w:val="14"/>
          <w:szCs w:val="14"/>
        </w:rPr>
        <w:tab/>
        <w:t>xsi:schemaLocation="urn:cablelabs:safi:xsd:cip:3.0 OC-SaFI-CIP-3.0.-2.xsd" xmlns:xsi="http://www.w3.org/2001/XMLSchema-instance"&gt;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r>
      <w:r w:rsidRPr="00FC0AAA">
        <w:rPr>
          <w:rFonts w:ascii="Arial Narrow" w:hAnsi="Arial Narrow"/>
          <w:sz w:val="14"/>
          <w:szCs w:val="14"/>
        </w:rPr>
        <w:lastRenderedPageBreak/>
        <w:tab/>
      </w:r>
      <w:r w:rsidRPr="00FC0AAA">
        <w:rPr>
          <w:rFonts w:ascii="Arial Narrow" w:hAnsi="Arial Narrow"/>
          <w:sz w:val="14"/>
          <w:szCs w:val="14"/>
        </w:rPr>
        <w:tab/>
        <w:t>&lt;Version minSchemaVersion="2" minSchemaMinorVersion="1"/&gt;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 name="</w:t>
      </w:r>
      <w:r w:rsidR="00EA72AD">
        <w:rPr>
          <w:rFonts w:ascii="Arial Narrow" w:hAnsi="Arial Narrow"/>
          <w:sz w:val="14"/>
          <w:szCs w:val="14"/>
        </w:rPr>
        <w:t>&lt;MSO_NAME&gt;</w:t>
      </w:r>
      <w:r w:rsidRPr="00FC0AAA">
        <w:rPr>
          <w:rFonts w:ascii="Arial Narrow" w:hAnsi="Arial Narrow"/>
          <w:sz w:val="14"/>
          <w:szCs w:val="14"/>
        </w:rPr>
        <w: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this order is for all syscodes for the MSO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parent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campOrder="100000002"</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decisionOwner="ABC.COM"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guid="ntDbws5AEd6ukwAf4hSEQ4" epsid="0" peid="sOHzM85AEd6ukwBUNDLE08"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productFamily="urn:canoe:safi:pfamily:vod:1.0"&gt;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All Qualifiers appear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 condition="or"&gt;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"Desperate Housewives, Ep 501" on abc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namespace="cablelabs.com/namespaces/metadata/xsd/title/1"&gt;Desperate Housewives, Ep 501&lt;/Term&gt;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xpath="providerID"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namespace="cablelabs.com/namespaces/metadata/xsd/core/1"&gt;abc.com&lt;/Term&gt;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"Desperate Housewives, Ep 501" on soap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namespace="cablelabs.com/namespaces/metadata/xsd/title/1"&gt;Desperate Housewives, Ep 501&lt;/Term&gt;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xpath="providerID"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namespace="cablelabs.com/namespaces/metadata/xsd/core/1"&gt;soap.com&lt;/Term&gt;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child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campOrder="100000002"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guid="ntDbws5AEd6ukwAf4hSEQ5" epsid="0"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peid="sOHzM85AEd6ukwBUNDLE09"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peid="sOHzM85AEd6ukwBUNDLE10"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peid="sOHzM85AEd6ukwASSETR11"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 namespace="http://www.cablelabs.com/namespaces/metadata/xsd/core/1"&gt;ads.abc.com/Title/CNVT0100008&lt;/AssetMetadata&gt;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  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campOrder="100000002"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guid="ntDbws5AEd6ukwAf4hSEQ6" epsid="0"</w:t>
      </w:r>
      <w:r w:rsidRPr="00FC0AAA">
        <w:rPr>
          <w:rFonts w:ascii="Arial Narrow" w:hAnsi="Arial Narrow"/>
          <w:sz w:val="14"/>
          <w:szCs w:val="14"/>
        </w:rPr>
        <w:br/>
      </w:r>
      <w:r w:rsidRPr="00FC0AAA">
        <w:rPr>
          <w:rFonts w:ascii="Arial Narrow" w:hAnsi="Arial Narrow"/>
          <w:sz w:val="14"/>
          <w:szCs w:val="14"/>
        </w:rPr>
        <w:lastRenderedPageBreak/>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peid="sOHzM85AEd6ukwBUNDLE12"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peid="sOHzM85AEd6ukwBUNDLE13"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peid="sOHzM85AEd6ukwASSETR14"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namespace="http://www.cablelabs.com/namespaces/metadata/xsd/core/1"&gt;ads.abc.com/Title/CNVT0100012&lt;/AssetMetadata&gt;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Set window 10/1 - 10/31, M-F, from 9:00 am to 1:00 pm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Flight is established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&lt;Flight startDateTime="2011-11-01T09:00:00-05:00" endDateTime="2011-11-30T09:00:00-05:00" startTime="09:00:00" duration="PT04H00M00S"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sat="false" sun="false"/&gt;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Statefeedback mediaState and executionState and well as statistics are summarized in the</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 reportInterval="PT00H15M00S"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reportEndTime="2011-12-03T09:00:00-05:00"&gt;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datamap="urn:cablelabs:vod:placements:campaign.stats" variable="Insertions"/&gt;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datamap="urn:cablelabs:vod:viewership:campaign.stats" variable="Views"/&gt;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When bundle is defined, goal is communicated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&lt;Phase epsid="0" peid="sOHzM85AEd6ukwAf4hSEQQ" event="defined"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revDat="2011-10-01T15:00:00-05:00" creDat="2011-09-28T11:00:00-05:00"&gt;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 ruleId="SetGoal" ruleRepository="urn:canoe:safi:rulesRepo:1.0"&gt;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variable="goal"&gt;100000&lt;/Arg&gt;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variable="goalType"&gt;views&lt;/Arg&gt;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&lt;/Phase&gt;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t>&lt;/UpdateNotice&gt;</w:t>
      </w:r>
    </w:p>
    <w:p w:rsidR="00535CC7" w:rsidRDefault="00535CC7" w:rsidP="00FC0AAA">
      <w:pPr>
        <w:pStyle w:val="BodyText1"/>
        <w:rPr>
          <w:rFonts w:ascii="Arial Narrow" w:hAnsi="Arial Narrow"/>
          <w:sz w:val="14"/>
          <w:szCs w:val="14"/>
        </w:rPr>
      </w:pPr>
    </w:p>
    <w:p w:rsidR="00535CC7" w:rsidRPr="00FC0AAA" w:rsidRDefault="00535CC7" w:rsidP="00FC0AAA">
      <w:pPr>
        <w:pStyle w:val="BodyText1"/>
        <w:rPr>
          <w:rFonts w:ascii="Arial Narrow" w:hAnsi="Arial Narrow"/>
          <w:sz w:val="14"/>
          <w:szCs w:val="14"/>
        </w:rPr>
      </w:pPr>
      <w:r w:rsidRPr="00FC0AAA">
        <w:rPr>
          <w:rFonts w:ascii="Arial Narrow" w:hAnsi="Arial Narrow"/>
          <w:sz w:val="14"/>
          <w:szCs w:val="14"/>
        </w:rPr>
        <w:t>&lt;!-- Sample for use in reporting definition, Campaign #</w:t>
      </w:r>
      <w:r>
        <w:rPr>
          <w:rFonts w:ascii="Arial Narrow" w:hAnsi="Arial Narrow"/>
          <w:sz w:val="14"/>
          <w:szCs w:val="14"/>
        </w:rPr>
        <w:t>2</w:t>
      </w:r>
      <w:r w:rsidRPr="00FC0AAA">
        <w:rPr>
          <w:rFonts w:ascii="Arial Narrow" w:hAnsi="Arial Narrow"/>
          <w:sz w:val="14"/>
          <w:szCs w:val="14"/>
        </w:rPr>
        <w:t>, CI #</w:t>
      </w:r>
      <w:r>
        <w:rPr>
          <w:rFonts w:ascii="Arial Narrow" w:hAnsi="Arial Narrow"/>
          <w:sz w:val="14"/>
          <w:szCs w:val="14"/>
        </w:rPr>
        <w:t>1</w:t>
      </w:r>
      <w:r w:rsidRPr="00FC0AAA">
        <w:rPr>
          <w:rFonts w:ascii="Arial Narrow" w:hAnsi="Arial Narrow"/>
          <w:sz w:val="14"/>
          <w:szCs w:val="14"/>
        </w:rPr>
        <w:t>, 2 assets - Canoe SaFI Interface</w:t>
      </w:r>
      <w:r w:rsidRPr="00FC0AAA">
        <w:rPr>
          <w:rFonts w:ascii="Arial Narrow" w:hAnsi="Arial Narrow"/>
          <w:sz w:val="14"/>
          <w:szCs w:val="14"/>
        </w:rPr>
        <w:br/>
      </w:r>
      <w:r w:rsidRPr="00FC0AAA">
        <w:rPr>
          <w:rFonts w:ascii="Arial Narrow" w:hAnsi="Arial Narrow"/>
          <w:sz w:val="14"/>
          <w:szCs w:val="14"/>
        </w:rPr>
        <w:tab/>
        <w:t>Specifications v3.0 --&gt;</w:t>
      </w:r>
      <w:r w:rsidRPr="00FC0AAA">
        <w:rPr>
          <w:rFonts w:ascii="Arial Narrow" w:hAnsi="Arial Narrow"/>
          <w:sz w:val="14"/>
          <w:szCs w:val="14"/>
        </w:rPr>
        <w:br/>
        <w:t>&lt;UpdateNotice xmlns="urn:cablelabs:safi:xsd:cip:3.0"</w:t>
      </w:r>
      <w:r w:rsidRPr="00FC0AAA">
        <w:rPr>
          <w:rFonts w:ascii="Arial Narrow" w:hAnsi="Arial Narrow"/>
          <w:sz w:val="14"/>
          <w:szCs w:val="14"/>
        </w:rPr>
        <w:br/>
      </w:r>
      <w:r w:rsidRPr="00FC0AAA">
        <w:rPr>
          <w:rFonts w:ascii="Arial Narrow" w:hAnsi="Arial Narrow"/>
          <w:sz w:val="14"/>
          <w:szCs w:val="14"/>
        </w:rPr>
        <w:tab/>
        <w:t>xsi:schemaLocation="urn:cablelabs:safi:xsd:cip:3.0 OC-SaFI-CIP-3.0.-2.xsd" xmlns:xsi="http://www.w3.org/2001/XMLSchema-instance"&gt;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&lt;Version minSchemaVersion="2" minSchemaMinorVersion="1"/&gt;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 name="</w:t>
      </w:r>
      <w:r w:rsidR="00EA72AD">
        <w:rPr>
          <w:rFonts w:ascii="Arial Narrow" w:hAnsi="Arial Narrow"/>
          <w:sz w:val="14"/>
          <w:szCs w:val="14"/>
        </w:rPr>
        <w:t>&lt;MSO_NAME&gt;</w:t>
      </w:r>
      <w:r w:rsidRPr="00FC0AAA">
        <w:rPr>
          <w:rFonts w:ascii="Arial Narrow" w:hAnsi="Arial Narrow"/>
          <w:sz w:val="14"/>
          <w:szCs w:val="14"/>
        </w:rPr>
        <w: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this order is for all syscodes for the MSO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parent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campOrder="100000001"</w:t>
      </w:r>
      <w:r w:rsidRPr="00FC0AAA">
        <w:rPr>
          <w:rFonts w:ascii="Arial Narrow" w:hAnsi="Arial Narrow"/>
          <w:sz w:val="14"/>
          <w:szCs w:val="14"/>
        </w:rPr>
        <w:br/>
      </w:r>
      <w:r w:rsidRPr="00FC0AAA">
        <w:rPr>
          <w:rFonts w:ascii="Arial Narrow" w:hAnsi="Arial Narrow"/>
          <w:sz w:val="14"/>
          <w:szCs w:val="14"/>
        </w:rPr>
        <w:lastRenderedPageBreak/>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decisionOwner="ABC.COM"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guid="ntDbws5AEd6ukwAf4hSEQ7" epsid="0" peid="sOHzM85AEd6ukwBUNDLE15"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productFamily="urn:canoe:safi:pfamily:vod:1.0"&gt;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All Qualifiers appear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 condition="or"&gt;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"Desperate Housewives, Ep 501" on abc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namespace="cablelabs.com/namespaces/metadata/xsd/title/1"&gt;Desperate Housewives, Ep 501&lt;/Term&gt;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xpath="providerID"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namespace="cablelabs.com/namespaces/metadata/xsd/core/1"&gt;abc.com&lt;/Term&gt;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Target "Castle, Ep 1" on dxd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xpath="Title" namespace="cablelabs.com/namespaces/metadata/xsd/title/1"&gt;Castle, Ep 1&lt;/Term&gt;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&lt;Term source="ent" operation="eq" xpath="providerID"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namespace="cablelabs.com/namespaces/metadata/xsd/core/1"&gt;dxd.com&lt;/Term&gt;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&lt;/Qualifier&gt;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&lt;/CommonQualifierGroup&gt;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child Bundle - campVer will always = "1",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campOrder="100000001"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guid="ntDbws5AEd6ukwAf4hSEQ8" epsid="0"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peid="sOHzM85AEd6ukwBUNDLE16"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peid="sOHzM85AEd6ukwBUNDLE17"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peid="sOHzM85AEd6ukwASSETR18"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 namespace="http://www.cablelabs.com/namespaces/metadata/xsd/core/1"&gt;ads.abc.com/Title/CNVT0100008&lt;/AssetMetadata&gt;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 campVer="1" campOrderOwner="canoe-ventures.com" campOrder="100000001" decisionOwner="ABC.COM"</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revDat="2011-10-01T15:00:00-05:00" revision="3" recRevoked="false" recState="act" 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guid="ntDbws5AEd6ukwAf4hSEQ6" epsid="0"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peid="sOHzM85AEd6ukwBUNDLE19"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priority="3" productFamily="urn:canoe:safi:pfamily:single:1.0"&gt;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role="Sales" name="TJ Moretto" email="tj.moretto@canoe-ventures.com"/&gt;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&lt;Contact role="Operations" name="Jamie Donnenfeld" email="jamie.donnenfeld@canoe-ventures.com"/&gt;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&lt;/StwShpData&gt;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 Placement - creDat will remain the same as it represents the creation of the element.  </w:t>
      </w:r>
      <w:proofErr w:type="gramStart"/>
      <w:r w:rsidRPr="00FC0AAA">
        <w:rPr>
          <w:rFonts w:ascii="Arial Narrow" w:hAnsi="Arial Narrow"/>
          <w:sz w:val="14"/>
          <w:szCs w:val="14"/>
        </w:rPr>
        <w:t>revDate</w:t>
      </w:r>
      <w:proofErr w:type="gramEnd"/>
      <w:r w:rsidRPr="00FC0AAA">
        <w:rPr>
          <w:rFonts w:ascii="Arial Narrow" w:hAnsi="Arial Narrow"/>
          <w:sz w:val="14"/>
          <w:szCs w:val="14"/>
        </w:rPr>
        <w:t xml:space="preserve"> is the date/time the current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UpdateNotice was created, revision will be incremented with each UpdateNotice, all instances of</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priority within a parent bundle and its descendent elements will be equal.  --&gt;</w:t>
      </w:r>
      <w:r w:rsidRPr="00FC0AAA">
        <w:rPr>
          <w:rFonts w:ascii="Arial Narrow" w:hAnsi="Arial Narrow"/>
          <w:sz w:val="14"/>
          <w:szCs w:val="14"/>
        </w:rPr>
        <w:br/>
      </w:r>
      <w:r w:rsidRPr="00FC0AAA">
        <w:rPr>
          <w:rFonts w:ascii="Arial Narrow" w:hAnsi="Arial Narrow"/>
          <w:sz w:val="14"/>
          <w:szCs w:val="14"/>
        </w:rPr>
        <w:lastRenderedPageBreak/>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 revision="3" recRevoked="false" recState="act" revDat="2011-10-01T15:00:00-05:00"</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creDat="2011-09-28T11:00:00-05:00"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epsid="0" peid="sOHzM85AEd6ukwBUNDLE20" priority="3" productMember="urn:canoe:safi:pmember:vodplacement:1.0" separationConstraint="opportunity"&gt;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 epsid="0" peid="sOHzM85AEd6ukwASSETR21" apply="valAndPlace" assetType="media"&gt;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xpath="uriID"</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namespace="http://www.cablelabs.com/namespaces/metadata/xsd/core/1"&gt;ads.abc.com/Title/CNVT0100010&lt;/AssetMetadata&gt;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xpath="IndustryGroup"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namespace="http://www.cablelabs.com/namespaces/metadata/xsd/ad-id/1"&gt;AUTO.,AUTO.ACCESS &amp;amp; EQUIP&lt;/AssetMetadata&gt;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xpath="MajorGroup"</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namespace="http://www.cablelabs.com/namespaces/metadata/xsd/ad-id/1"&gt;AUTOS, TRUCKS &amp;amp; MISC VEHICLES- FACTORY&lt;/AssetMetadata&gt;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xpath="PCCDescription"</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namespace="http://www.cablelabs.com/namespaces/metadata/xsd/ad-id/1"&gt;LIGHT TRUCKS &amp;amp; VANS-FACTORY: NEW &amp;amp; CPO&lt;/AssetMetadata&gt;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&lt;AssetMetadata xpath="ProductCategory" namespace="http://www.cablelabs.com/namespaces/metadata/xsd/ad-id/1"&gt;TRUCKS&lt;/AssetMetadata&gt;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&lt;ContentMgmt beginRequired="2011-09-28T11:00:00-05:00" endRequired="2011-11-30T09:00:00-05:00"/&gt;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&lt;/AssetReference&gt;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Phase 3 - Preventing fast forward for the placement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&lt;TrickModeExclusion type="trick" scale="0.0,100"/&gt;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&lt;/TrickModeRestriction&gt;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&lt;/Placement&gt;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Prevent insertion of any ad from this Placement if an ad of he same category already exists in the opportunity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&lt;CategoryExclusion scope="opportunity"/&gt;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Set window 10/1 - 10/31, M-F, from 9:00 am to 1:00 pm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Flight is established in the 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&lt;Flight startDateTime="2011-11-01T09:00:00-05:00" endDateTime="2011-11-30T09:00:00-05:00" startTime="09:00:00" duration="PT04H00M00S"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sat="false" sun="false"/&gt;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Statefeedback mediaState and executionState and well as statistics are summarized in the</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parent Bundle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 reportInterval="PT00H15M00S"</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reportEndTime="2011-12-03T09:00:00-05:00"&gt;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datamap="urn:cablelabs:vod:placements:campaign.stats" variable="Insertions"/&gt;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 datamap="urn:cablelabs:vod:viewership:campaign.stats" variable="Views"/&gt;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&lt;/Statistics&gt;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 When bundle is defined, goal is communicated --&gt;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 xml:space="preserve">&lt;Phase epsid="0" peid="sOHzM85AEd6ukwAf4hSEQQ" event="defined" revision="3" recRevoked="false" recState="act" </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revDat="2011-10-01T15:00:00-05:00" creDat="2011-09-28T11:00:00-05:00"&gt;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 ruleId="SetGoal" ruleRepository="urn:canoe:safi:rulesRepo:1.0"&gt;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variable="goal"&gt;100000&lt;/Arg&gt;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&lt;Arg variable="goalType"&gt;views&lt;/Arg&gt;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&lt;StateFeedback revision="3" reportAsOf="2011-10-01T15:00:00-05:00"&gt;&lt;/StateFeedback&gt;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&lt;/ProcessRuleSelector&gt;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&lt;/Phase&gt;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&lt;/Bundle&gt;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r>
      <w:r w:rsidRPr="00FC0AAA">
        <w:rPr>
          <w:rFonts w:ascii="Arial Narrow" w:hAnsi="Arial Narrow"/>
          <w:sz w:val="14"/>
          <w:szCs w:val="14"/>
        </w:rPr>
        <w:tab/>
        <w:t>&lt;/Orders&gt;</w:t>
      </w:r>
      <w:r w:rsidRPr="00FC0AAA">
        <w:rPr>
          <w:rFonts w:ascii="Arial Narrow" w:hAnsi="Arial Narrow"/>
          <w:sz w:val="14"/>
          <w:szCs w:val="14"/>
        </w:rPr>
        <w:br/>
      </w:r>
      <w:r w:rsidRPr="00FC0AAA">
        <w:rPr>
          <w:rFonts w:ascii="Arial Narrow" w:hAnsi="Arial Narrow"/>
          <w:sz w:val="14"/>
          <w:szCs w:val="14"/>
        </w:rPr>
        <w:tab/>
      </w:r>
      <w:r w:rsidRPr="00FC0AAA">
        <w:rPr>
          <w:rFonts w:ascii="Arial Narrow" w:hAnsi="Arial Narrow"/>
          <w:sz w:val="14"/>
          <w:szCs w:val="14"/>
        </w:rPr>
        <w:tab/>
        <w:t>&lt;/MsoOrder&gt;</w:t>
      </w:r>
      <w:r w:rsidRPr="00FC0AAA">
        <w:rPr>
          <w:rFonts w:ascii="Arial Narrow" w:hAnsi="Arial Narrow"/>
          <w:sz w:val="14"/>
          <w:szCs w:val="14"/>
        </w:rPr>
        <w:br/>
      </w:r>
      <w:r w:rsidRPr="00FC0AAA">
        <w:rPr>
          <w:rFonts w:ascii="Arial Narrow" w:hAnsi="Arial Narrow"/>
          <w:sz w:val="14"/>
          <w:szCs w:val="14"/>
        </w:rPr>
        <w:tab/>
        <w:t>&lt;/CampInfoPkg&gt;</w:t>
      </w:r>
      <w:r w:rsidRPr="00FC0AAA">
        <w:rPr>
          <w:rFonts w:ascii="Arial Narrow" w:hAnsi="Arial Narrow"/>
          <w:sz w:val="14"/>
          <w:szCs w:val="14"/>
        </w:rPr>
        <w:br/>
        <w:t>&lt;/UpdateNotice&gt;</w:t>
      </w:r>
    </w:p>
    <w:p w:rsidR="00C86836" w:rsidRDefault="00C86836" w:rsidP="004749AD">
      <w:pPr>
        <w:pStyle w:val="Annex1"/>
        <w:pageBreakBefore w:val="0"/>
        <w:outlineLvl w:val="0"/>
      </w:pPr>
      <w:bookmarkStart w:id="302" w:name="_Ref312229008"/>
      <w:bookmarkStart w:id="303" w:name="_Toc312930377"/>
      <w:bookmarkStart w:id="304" w:name="_GoBack"/>
      <w:r>
        <w:lastRenderedPageBreak/>
        <w:t>Reporting – Sample Campaign Centric Data Set</w:t>
      </w:r>
      <w:bookmarkEnd w:id="302"/>
      <w:bookmarkEnd w:id="303"/>
    </w:p>
    <w:p w:rsidR="00823BAF" w:rsidRPr="00823BAF" w:rsidRDefault="00BF1886" w:rsidP="004749AD">
      <w:pPr>
        <w:pStyle w:val="BodyText1"/>
      </w:pPr>
      <w:ins w:id="305" w:author="Tim Whitton" w:date="2012-02-06T09:28:00Z">
        <w:r w:rsidRPr="00BF1886">
          <w:rPr>
            <w:noProof/>
          </w:rPr>
          <w:lastRenderedPageBreak/>
          <w:drawing>
            <wp:inline distT="0" distB="0" distL="0" distR="0" wp14:anchorId="57ABB3BF" wp14:editId="711B99C6">
              <wp:extent cx="5472752" cy="13197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2752" cy="13197205"/>
                      </a:xfrm>
                      <a:prstGeom prst="rect">
                        <a:avLst/>
                      </a:prstGeom>
                      <a:noFill/>
                      <a:ln>
                        <a:noFill/>
                      </a:ln>
                    </pic:spPr>
                  </pic:pic>
                </a:graphicData>
              </a:graphic>
            </wp:inline>
          </w:drawing>
        </w:r>
      </w:ins>
    </w:p>
    <w:p w:rsidR="00823BAF" w:rsidRPr="00823BAF" w:rsidDel="00BF1886" w:rsidRDefault="00823BAF" w:rsidP="004749AD">
      <w:pPr>
        <w:pStyle w:val="BodyText1"/>
        <w:rPr>
          <w:del w:id="306" w:author="Tim Whitton" w:date="2012-02-06T09:29:00Z"/>
        </w:rPr>
      </w:pPr>
    </w:p>
    <w:p w:rsidR="00C86836" w:rsidRDefault="00C86836" w:rsidP="004749AD">
      <w:pPr>
        <w:pStyle w:val="Annex1"/>
        <w:pageBreakBefore w:val="0"/>
        <w:outlineLvl w:val="0"/>
      </w:pPr>
      <w:bookmarkStart w:id="307" w:name="_Ref312235117"/>
      <w:bookmarkStart w:id="308" w:name="_Toc312930378"/>
      <w:r>
        <w:t>Reporting – Sample Ad Centric Data Set</w:t>
      </w:r>
      <w:bookmarkEnd w:id="307"/>
      <w:bookmarkEnd w:id="308"/>
    </w:p>
    <w:bookmarkEnd w:id="304"/>
    <w:p w:rsidR="004846C0" w:rsidRPr="004846C0" w:rsidRDefault="00823BAF" w:rsidP="00FC0AAA">
      <w:pPr>
        <w:pStyle w:val="BodyText1"/>
      </w:pPr>
      <w:r w:rsidRPr="00823BAF">
        <w:rPr>
          <w:noProof/>
        </w:rPr>
        <w:lastRenderedPageBreak/>
        <w:drawing>
          <wp:inline distT="0" distB="0" distL="0" distR="0" wp14:anchorId="26C3D9DC" wp14:editId="5268B51F">
            <wp:extent cx="5943600" cy="85072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507274"/>
                    </a:xfrm>
                    <a:prstGeom prst="rect">
                      <a:avLst/>
                    </a:prstGeom>
                    <a:noFill/>
                    <a:ln>
                      <a:noFill/>
                    </a:ln>
                  </pic:spPr>
                </pic:pic>
              </a:graphicData>
            </a:graphic>
          </wp:inline>
        </w:drawing>
      </w:r>
    </w:p>
    <w:p w:rsidR="00535CC7" w:rsidRPr="00535CC7" w:rsidRDefault="00535CC7" w:rsidP="00890B22">
      <w:pPr>
        <w:pStyle w:val="BodyText1"/>
      </w:pPr>
    </w:p>
    <w:p w:rsidR="006E3BBB" w:rsidRDefault="006E3BBB" w:rsidP="00D302AD">
      <w:pPr>
        <w:pStyle w:val="Annex1"/>
        <w:outlineLvl w:val="0"/>
      </w:pPr>
      <w:bookmarkStart w:id="309" w:name="_Toc312930379"/>
      <w:r>
        <w:lastRenderedPageBreak/>
        <w:t>Issues</w:t>
      </w:r>
      <w:bookmarkEnd w:id="309"/>
    </w:p>
    <w:p w:rsidR="006E3BBB" w:rsidRDefault="006E3BBB" w:rsidP="006E3BBB">
      <w:pPr>
        <w:pStyle w:val="BodyText1"/>
      </w:pPr>
      <w:r>
        <w:t>This table enumerates open resolved technical issues.</w:t>
      </w:r>
    </w:p>
    <w:p w:rsidR="006E3BBB" w:rsidRDefault="006E3BBB" w:rsidP="006E3BBB">
      <w:pPr>
        <w:pStyle w:val="AppHeading2"/>
      </w:pPr>
      <w:bookmarkStart w:id="310" w:name="_Toc312930380"/>
      <w:r>
        <w:t>Open Issues</w:t>
      </w:r>
      <w:bookmarkEnd w:id="3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1E0" w:firstRow="1" w:lastRow="1" w:firstColumn="1" w:lastColumn="1" w:noHBand="0" w:noVBand="0"/>
      </w:tblPr>
      <w:tblGrid>
        <w:gridCol w:w="2670"/>
        <w:gridCol w:w="6810"/>
      </w:tblGrid>
      <w:tr w:rsidR="006E3BBB">
        <w:trPr>
          <w:cantSplit/>
          <w:tblHeader/>
          <w:jc w:val="center"/>
        </w:trPr>
        <w:tc>
          <w:tcPr>
            <w:tcW w:w="2670" w:type="dxa"/>
          </w:tcPr>
          <w:p w:rsidR="006E3BBB" w:rsidRPr="006E3BBB" w:rsidRDefault="006E3BBB" w:rsidP="006E3BBB">
            <w:pPr>
              <w:pStyle w:val="BodyText1"/>
              <w:rPr>
                <w:b/>
              </w:rPr>
            </w:pPr>
            <w:r w:rsidRPr="006E3BBB">
              <w:rPr>
                <w:b/>
              </w:rPr>
              <w:t>Issue</w:t>
            </w:r>
          </w:p>
        </w:tc>
        <w:tc>
          <w:tcPr>
            <w:tcW w:w="6810" w:type="dxa"/>
          </w:tcPr>
          <w:p w:rsidR="006E3BBB" w:rsidRPr="006E3BBB" w:rsidRDefault="006E3BBB" w:rsidP="006E3BBB">
            <w:pPr>
              <w:pStyle w:val="BodyText1"/>
              <w:rPr>
                <w:b/>
              </w:rPr>
            </w:pPr>
            <w:r w:rsidRPr="006E3BBB">
              <w:rPr>
                <w:b/>
              </w:rPr>
              <w:t>Description</w:t>
            </w:r>
          </w:p>
        </w:tc>
      </w:tr>
      <w:tr w:rsidR="00D700FD">
        <w:trPr>
          <w:cantSplit/>
          <w:tblHeader/>
          <w:jc w:val="center"/>
        </w:trPr>
        <w:tc>
          <w:tcPr>
            <w:tcW w:w="2670" w:type="dxa"/>
          </w:tcPr>
          <w:p w:rsidR="00D700FD" w:rsidRDefault="00D700FD" w:rsidP="00D96454">
            <w:pPr>
              <w:pStyle w:val="BodyText1"/>
              <w:numPr>
                <w:ilvl w:val="0"/>
                <w:numId w:val="45"/>
              </w:numPr>
            </w:pPr>
          </w:p>
        </w:tc>
        <w:tc>
          <w:tcPr>
            <w:tcW w:w="6810" w:type="dxa"/>
          </w:tcPr>
          <w:p w:rsidR="00D700FD" w:rsidRDefault="00E7510A" w:rsidP="00E7510A">
            <w:pPr>
              <w:pStyle w:val="BodyText1"/>
            </w:pPr>
            <w:r w:rsidRPr="00E7510A">
              <w:rPr>
                <w:rFonts w:ascii="Times New Roman" w:hAnsi="Times New Roman"/>
                <w:sz w:val="20"/>
                <w:szCs w:val="20"/>
              </w:rPr>
              <w:t>Resolve use of manipulated content metadata for execution of the campaign item.</w:t>
            </w:r>
          </w:p>
        </w:tc>
      </w:tr>
      <w:tr w:rsidR="004514CF">
        <w:trPr>
          <w:cantSplit/>
          <w:tblHeader/>
          <w:jc w:val="center"/>
        </w:trPr>
        <w:tc>
          <w:tcPr>
            <w:tcW w:w="2670" w:type="dxa"/>
          </w:tcPr>
          <w:p w:rsidR="004514CF" w:rsidRDefault="004514CF" w:rsidP="00D96454">
            <w:pPr>
              <w:pStyle w:val="BodyText1"/>
              <w:numPr>
                <w:ilvl w:val="0"/>
                <w:numId w:val="45"/>
              </w:numPr>
            </w:pPr>
          </w:p>
        </w:tc>
        <w:tc>
          <w:tcPr>
            <w:tcW w:w="6810" w:type="dxa"/>
          </w:tcPr>
          <w:p w:rsidR="004514CF" w:rsidRDefault="004514CF" w:rsidP="00D700FD">
            <w:pPr>
              <w:pStyle w:val="BodyText1"/>
            </w:pPr>
          </w:p>
        </w:tc>
      </w:tr>
    </w:tbl>
    <w:p w:rsidR="006E3BBB" w:rsidRDefault="006E3BBB" w:rsidP="006E3BBB">
      <w:pPr>
        <w:pStyle w:val="AppHeading2"/>
        <w:numPr>
          <w:ilvl w:val="0"/>
          <w:numId w:val="0"/>
        </w:numPr>
      </w:pPr>
    </w:p>
    <w:p w:rsidR="006E3BBB" w:rsidRDefault="006E3BBB" w:rsidP="006E3BBB">
      <w:pPr>
        <w:pStyle w:val="AppHeading2"/>
      </w:pPr>
      <w:bookmarkStart w:id="311" w:name="_Toc312930381"/>
      <w:r>
        <w:t>Resolved Issues</w:t>
      </w:r>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1E0" w:firstRow="1" w:lastRow="1" w:firstColumn="1" w:lastColumn="1" w:noHBand="0" w:noVBand="0"/>
      </w:tblPr>
      <w:tblGrid>
        <w:gridCol w:w="2670"/>
        <w:gridCol w:w="6810"/>
      </w:tblGrid>
      <w:tr w:rsidR="006E3BBB">
        <w:trPr>
          <w:cantSplit/>
          <w:tblHeader/>
          <w:jc w:val="center"/>
        </w:trPr>
        <w:tc>
          <w:tcPr>
            <w:tcW w:w="2670" w:type="dxa"/>
          </w:tcPr>
          <w:p w:rsidR="006E3BBB" w:rsidRPr="006E3BBB" w:rsidRDefault="006E3BBB" w:rsidP="006E3BBB">
            <w:pPr>
              <w:pStyle w:val="BodyText1"/>
              <w:rPr>
                <w:b/>
              </w:rPr>
            </w:pPr>
            <w:r w:rsidRPr="006E3BBB">
              <w:rPr>
                <w:b/>
              </w:rPr>
              <w:t>Issue</w:t>
            </w:r>
          </w:p>
        </w:tc>
        <w:tc>
          <w:tcPr>
            <w:tcW w:w="6810" w:type="dxa"/>
          </w:tcPr>
          <w:p w:rsidR="006E3BBB" w:rsidRPr="006E3BBB" w:rsidRDefault="006E3BBB" w:rsidP="006E3BBB">
            <w:pPr>
              <w:pStyle w:val="BodyText1"/>
              <w:rPr>
                <w:b/>
              </w:rPr>
            </w:pPr>
            <w:r w:rsidRPr="006E3BBB">
              <w:rPr>
                <w:b/>
              </w:rPr>
              <w:t>Description</w:t>
            </w:r>
          </w:p>
        </w:tc>
      </w:tr>
      <w:tr w:rsidR="009E1B04" w:rsidTr="00764EAC">
        <w:trPr>
          <w:cantSplit/>
          <w:tblHeader/>
          <w:jc w:val="center"/>
        </w:trPr>
        <w:tc>
          <w:tcPr>
            <w:tcW w:w="2670" w:type="dxa"/>
          </w:tcPr>
          <w:p w:rsidR="009E1B04" w:rsidRDefault="009E1B04" w:rsidP="00D96454">
            <w:pPr>
              <w:pStyle w:val="BodyText1"/>
              <w:numPr>
                <w:ilvl w:val="0"/>
                <w:numId w:val="117"/>
              </w:numPr>
            </w:pPr>
          </w:p>
        </w:tc>
        <w:tc>
          <w:tcPr>
            <w:tcW w:w="6810" w:type="dxa"/>
          </w:tcPr>
          <w:p w:rsidR="009E1B04" w:rsidRDefault="009E1B04" w:rsidP="00764EAC">
            <w:pPr>
              <w:pStyle w:val="BodyText1"/>
            </w:pPr>
            <w:r>
              <w:t>This document does not include requirements for tracking/monitoring campaign and content (ad and title) status.  Additional discussions are needed to determine the interface(s) that will support these requirements.</w:t>
            </w:r>
          </w:p>
        </w:tc>
      </w:tr>
      <w:tr w:rsidR="009E1B04" w:rsidTr="00764EAC">
        <w:trPr>
          <w:cantSplit/>
          <w:tblHeader/>
          <w:jc w:val="center"/>
        </w:trPr>
        <w:tc>
          <w:tcPr>
            <w:tcW w:w="2670" w:type="dxa"/>
          </w:tcPr>
          <w:p w:rsidR="009E1B04" w:rsidRDefault="009E1B04" w:rsidP="00D96454">
            <w:pPr>
              <w:pStyle w:val="BodyText1"/>
              <w:numPr>
                <w:ilvl w:val="0"/>
                <w:numId w:val="117"/>
              </w:numPr>
            </w:pPr>
          </w:p>
        </w:tc>
        <w:tc>
          <w:tcPr>
            <w:tcW w:w="6810" w:type="dxa"/>
          </w:tcPr>
          <w:p w:rsidR="009E1B04" w:rsidRDefault="009E1B04" w:rsidP="00764EAC">
            <w:pPr>
              <w:pStyle w:val="BodyText1"/>
            </w:pPr>
            <w:r>
              <w:t xml:space="preserve">Implementation for </w:t>
            </w:r>
            <w:r w:rsidRPr="00D90FD6">
              <w:t xml:space="preserve">Product Category </w:t>
            </w:r>
            <w:r>
              <w:t>Separation must be defined.</w:t>
            </w:r>
          </w:p>
        </w:tc>
      </w:tr>
      <w:tr w:rsidR="00890CAD" w:rsidTr="00B93E97">
        <w:trPr>
          <w:cantSplit/>
          <w:tblHeader/>
          <w:jc w:val="center"/>
        </w:trPr>
        <w:tc>
          <w:tcPr>
            <w:tcW w:w="2670" w:type="dxa"/>
          </w:tcPr>
          <w:p w:rsidR="00890CAD" w:rsidRDefault="00890CAD" w:rsidP="00D96454">
            <w:pPr>
              <w:pStyle w:val="BodyText1"/>
              <w:numPr>
                <w:ilvl w:val="0"/>
                <w:numId w:val="117"/>
              </w:numPr>
            </w:pPr>
          </w:p>
        </w:tc>
        <w:tc>
          <w:tcPr>
            <w:tcW w:w="6810" w:type="dxa"/>
          </w:tcPr>
          <w:p w:rsidR="00890CAD" w:rsidRDefault="00890CAD" w:rsidP="00B93E97">
            <w:pPr>
              <w:pStyle w:val="BodyText1"/>
            </w:pPr>
            <w:r>
              <w:t>Implementation for Ad Separation must be defined.</w:t>
            </w:r>
          </w:p>
        </w:tc>
      </w:tr>
      <w:tr w:rsidR="00890CAD" w:rsidTr="00B93E97">
        <w:trPr>
          <w:cantSplit/>
          <w:tblHeader/>
          <w:jc w:val="center"/>
        </w:trPr>
        <w:tc>
          <w:tcPr>
            <w:tcW w:w="2670" w:type="dxa"/>
          </w:tcPr>
          <w:p w:rsidR="00890CAD" w:rsidRDefault="00890CAD" w:rsidP="00D96454">
            <w:pPr>
              <w:pStyle w:val="BodyText1"/>
              <w:numPr>
                <w:ilvl w:val="0"/>
                <w:numId w:val="117"/>
              </w:numPr>
            </w:pPr>
          </w:p>
        </w:tc>
        <w:tc>
          <w:tcPr>
            <w:tcW w:w="6810" w:type="dxa"/>
          </w:tcPr>
          <w:p w:rsidR="00890CAD" w:rsidRDefault="00890CAD" w:rsidP="00B93E97">
            <w:pPr>
              <w:pStyle w:val="BodyText1"/>
            </w:pPr>
            <w:r>
              <w:t>CIP doc needs to provide for private qualifier domains</w:t>
            </w:r>
          </w:p>
        </w:tc>
      </w:tr>
      <w:tr w:rsidR="003C2289" w:rsidTr="00E5432D">
        <w:trPr>
          <w:cantSplit/>
          <w:tblHeader/>
          <w:jc w:val="center"/>
        </w:trPr>
        <w:tc>
          <w:tcPr>
            <w:tcW w:w="2670" w:type="dxa"/>
          </w:tcPr>
          <w:p w:rsidR="003C2289" w:rsidRDefault="003C2289" w:rsidP="003C2289">
            <w:pPr>
              <w:pStyle w:val="BodyText1"/>
              <w:ind w:left="360"/>
            </w:pPr>
            <w:r>
              <w:t>5.</w:t>
            </w:r>
          </w:p>
          <w:p w:rsidR="003C2289" w:rsidRDefault="003C2289" w:rsidP="003C2289">
            <w:pPr>
              <w:pStyle w:val="BodyText1"/>
              <w:ind w:left="360"/>
            </w:pPr>
          </w:p>
        </w:tc>
        <w:tc>
          <w:tcPr>
            <w:tcW w:w="6810" w:type="dxa"/>
          </w:tcPr>
          <w:p w:rsidR="003C2289" w:rsidRDefault="003C2289" w:rsidP="00E5432D">
            <w:pPr>
              <w:pStyle w:val="BodyText1"/>
            </w:pPr>
            <w:r>
              <w:t xml:space="preserve">Measurement data discussion deferred pending findings of a task force that will map the requirements to the Service Measurement Data Model. </w:t>
            </w:r>
          </w:p>
        </w:tc>
      </w:tr>
      <w:tr w:rsidR="00890CAD" w:rsidDel="003C2289">
        <w:trPr>
          <w:cantSplit/>
          <w:tblHeader/>
          <w:jc w:val="center"/>
          <w:del w:id="312" w:author="Tim Whitton" w:date="2012-02-13T08:20:00Z"/>
        </w:trPr>
        <w:tc>
          <w:tcPr>
            <w:tcW w:w="2670" w:type="dxa"/>
          </w:tcPr>
          <w:p w:rsidR="003C2289" w:rsidDel="003C2289" w:rsidRDefault="003C2289" w:rsidP="006E3BBB">
            <w:pPr>
              <w:pStyle w:val="BodyText1"/>
              <w:rPr>
                <w:del w:id="313" w:author="Tim Whitton" w:date="2012-02-13T08:20:00Z"/>
              </w:rPr>
            </w:pPr>
          </w:p>
        </w:tc>
        <w:tc>
          <w:tcPr>
            <w:tcW w:w="6810" w:type="dxa"/>
          </w:tcPr>
          <w:p w:rsidR="00890CAD" w:rsidDel="003C2289" w:rsidRDefault="00890CAD" w:rsidP="006E3BBB">
            <w:pPr>
              <w:pStyle w:val="BodyText1"/>
              <w:rPr>
                <w:del w:id="314" w:author="Tim Whitton" w:date="2012-02-13T08:20:00Z"/>
              </w:rPr>
            </w:pPr>
          </w:p>
        </w:tc>
      </w:tr>
      <w:tr w:rsidR="00890CAD">
        <w:trPr>
          <w:cantSplit/>
          <w:tblHeader/>
          <w:jc w:val="center"/>
        </w:trPr>
        <w:tc>
          <w:tcPr>
            <w:tcW w:w="2670" w:type="dxa"/>
          </w:tcPr>
          <w:p w:rsidR="00890CAD" w:rsidRDefault="00890CAD" w:rsidP="006E3BBB">
            <w:pPr>
              <w:pStyle w:val="BodyText1"/>
            </w:pPr>
          </w:p>
        </w:tc>
        <w:tc>
          <w:tcPr>
            <w:tcW w:w="6810" w:type="dxa"/>
          </w:tcPr>
          <w:p w:rsidR="00890CAD" w:rsidRDefault="00890CAD" w:rsidP="006E3BBB">
            <w:pPr>
              <w:pStyle w:val="BodyText1"/>
            </w:pPr>
          </w:p>
        </w:tc>
      </w:tr>
    </w:tbl>
    <w:p w:rsidR="006E3BBB" w:rsidRPr="0094215D" w:rsidRDefault="006E3BBB" w:rsidP="006E3BBB">
      <w:pPr>
        <w:pStyle w:val="BodyText1"/>
      </w:pPr>
    </w:p>
    <w:p w:rsidR="006E3BBB" w:rsidRPr="0094215D" w:rsidRDefault="006E3BBB" w:rsidP="006E3BBB">
      <w:pPr>
        <w:pStyle w:val="BodyText1"/>
      </w:pPr>
    </w:p>
    <w:p w:rsidR="006E3BBB" w:rsidRDefault="006E3BBB" w:rsidP="00D302AD">
      <w:pPr>
        <w:pStyle w:val="Annex1"/>
        <w:outlineLvl w:val="0"/>
      </w:pPr>
      <w:bookmarkStart w:id="315" w:name="_Toc312930382"/>
      <w:r>
        <w:lastRenderedPageBreak/>
        <w:t>Contributors and Acknowledgments</w:t>
      </w:r>
      <w:bookmarkEnd w:id="315"/>
    </w:p>
    <w:p w:rsidR="006E3BBB" w:rsidRDefault="006E3BBB" w:rsidP="00A7583A">
      <w:r>
        <w:t>The principle authors of this document are:</w:t>
      </w:r>
    </w:p>
    <w:p w:rsidR="006E3BBB" w:rsidRDefault="006E3BBB" w:rsidP="00A7583A"/>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930"/>
      </w:tblGrid>
      <w:tr w:rsidR="006E3BBB">
        <w:trPr>
          <w:cantSplit/>
          <w:tblHeader/>
        </w:trPr>
        <w:tc>
          <w:tcPr>
            <w:tcW w:w="207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A7583A">
            <w:pPr>
              <w:pStyle w:val="PlainText"/>
            </w:pPr>
            <w:r>
              <w:t>Author</w:t>
            </w:r>
          </w:p>
        </w:tc>
        <w:tc>
          <w:tcPr>
            <w:tcW w:w="693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A7583A">
            <w:pPr>
              <w:pStyle w:val="PlainText"/>
            </w:pPr>
            <w:r>
              <w:t>Role</w:t>
            </w:r>
          </w:p>
        </w:tc>
      </w:tr>
      <w:tr w:rsidR="006E3BBB">
        <w:trPr>
          <w:cantSplit/>
        </w:trPr>
        <w:tc>
          <w:tcPr>
            <w:tcW w:w="2070" w:type="dxa"/>
            <w:tcBorders>
              <w:top w:val="single" w:sz="4" w:space="0" w:color="auto"/>
              <w:left w:val="single" w:sz="4" w:space="0" w:color="auto"/>
              <w:bottom w:val="single" w:sz="4" w:space="0" w:color="auto"/>
              <w:right w:val="single" w:sz="4" w:space="0" w:color="auto"/>
            </w:tcBorders>
          </w:tcPr>
          <w:p w:rsidR="006E3BBB" w:rsidRDefault="0014122C" w:rsidP="00A7583A">
            <w:pPr>
              <w:pStyle w:val="PlainText"/>
            </w:pPr>
            <w:r>
              <w:t>TJ Moretto</w:t>
            </w:r>
          </w:p>
        </w:tc>
        <w:tc>
          <w:tcPr>
            <w:tcW w:w="6930" w:type="dxa"/>
            <w:tcBorders>
              <w:top w:val="single" w:sz="4" w:space="0" w:color="auto"/>
              <w:left w:val="single" w:sz="4" w:space="0" w:color="auto"/>
              <w:bottom w:val="single" w:sz="4" w:space="0" w:color="auto"/>
              <w:right w:val="single" w:sz="4" w:space="0" w:color="auto"/>
            </w:tcBorders>
          </w:tcPr>
          <w:p w:rsidR="006E3BBB" w:rsidRDefault="00506FD6" w:rsidP="00A7583A">
            <w:pPr>
              <w:pStyle w:val="PlainText"/>
            </w:pPr>
            <w:r>
              <w:t xml:space="preserve">Canoe, Sr. </w:t>
            </w:r>
            <w:r w:rsidR="0014122C">
              <w:t>Product Manager</w:t>
            </w:r>
          </w:p>
        </w:tc>
      </w:tr>
      <w:tr w:rsidR="003D6EA7" w:rsidTr="001071B7">
        <w:trPr>
          <w:cantSplit/>
        </w:trPr>
        <w:tc>
          <w:tcPr>
            <w:tcW w:w="2070" w:type="dxa"/>
            <w:tcBorders>
              <w:top w:val="single" w:sz="4" w:space="0" w:color="auto"/>
              <w:left w:val="single" w:sz="4" w:space="0" w:color="auto"/>
              <w:bottom w:val="single" w:sz="4" w:space="0" w:color="auto"/>
              <w:right w:val="single" w:sz="4" w:space="0" w:color="auto"/>
            </w:tcBorders>
          </w:tcPr>
          <w:p w:rsidR="003D6EA7" w:rsidRDefault="003D6EA7" w:rsidP="001071B7">
            <w:pPr>
              <w:pStyle w:val="PlainText"/>
            </w:pPr>
            <w:r>
              <w:t>Bruce Dilger</w:t>
            </w:r>
          </w:p>
        </w:tc>
        <w:tc>
          <w:tcPr>
            <w:tcW w:w="6930" w:type="dxa"/>
            <w:tcBorders>
              <w:top w:val="single" w:sz="4" w:space="0" w:color="auto"/>
              <w:left w:val="single" w:sz="4" w:space="0" w:color="auto"/>
              <w:bottom w:val="single" w:sz="4" w:space="0" w:color="auto"/>
              <w:right w:val="single" w:sz="4" w:space="0" w:color="auto"/>
            </w:tcBorders>
          </w:tcPr>
          <w:p w:rsidR="003D6EA7" w:rsidRDefault="003D6EA7" w:rsidP="001071B7">
            <w:pPr>
              <w:pStyle w:val="PlainText"/>
            </w:pPr>
            <w:r>
              <w:t>Canoe, VP Advanced Advertising Architecture</w:t>
            </w:r>
          </w:p>
        </w:tc>
      </w:tr>
      <w:tr w:rsidR="006E3BBB">
        <w:trPr>
          <w:cantSplit/>
        </w:trPr>
        <w:tc>
          <w:tcPr>
            <w:tcW w:w="2070" w:type="dxa"/>
            <w:tcBorders>
              <w:top w:val="single" w:sz="4" w:space="0" w:color="auto"/>
              <w:left w:val="single" w:sz="4" w:space="0" w:color="auto"/>
              <w:bottom w:val="single" w:sz="4" w:space="0" w:color="auto"/>
              <w:right w:val="single" w:sz="4" w:space="0" w:color="auto"/>
            </w:tcBorders>
          </w:tcPr>
          <w:p w:rsidR="006E3BBB" w:rsidRDefault="0014122C" w:rsidP="00A7583A">
            <w:pPr>
              <w:pStyle w:val="PlainText"/>
            </w:pPr>
            <w:r>
              <w:t>Tim Whitton</w:t>
            </w:r>
          </w:p>
        </w:tc>
        <w:tc>
          <w:tcPr>
            <w:tcW w:w="6930" w:type="dxa"/>
            <w:tcBorders>
              <w:top w:val="single" w:sz="4" w:space="0" w:color="auto"/>
              <w:left w:val="single" w:sz="4" w:space="0" w:color="auto"/>
              <w:bottom w:val="single" w:sz="4" w:space="0" w:color="auto"/>
              <w:right w:val="single" w:sz="4" w:space="0" w:color="auto"/>
            </w:tcBorders>
          </w:tcPr>
          <w:p w:rsidR="006E3BBB" w:rsidRDefault="00506FD6" w:rsidP="00A7583A">
            <w:pPr>
              <w:pStyle w:val="PlainText"/>
            </w:pPr>
            <w:r>
              <w:t xml:space="preserve">Canoe, </w:t>
            </w:r>
            <w:r w:rsidR="0014122C">
              <w:t>Business Analyst</w:t>
            </w:r>
          </w:p>
        </w:tc>
      </w:tr>
    </w:tbl>
    <w:p w:rsidR="006E3BBB" w:rsidRDefault="006E3BBB" w:rsidP="00A7583A"/>
    <w:p w:rsidR="006E3BBB" w:rsidRDefault="006E3BBB" w:rsidP="00A7583A">
      <w:r>
        <w:t>Additional contributors and reviewers include:</w:t>
      </w:r>
    </w:p>
    <w:p w:rsidR="006E3BBB" w:rsidRDefault="006E3BBB" w:rsidP="00A7583A"/>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930"/>
      </w:tblGrid>
      <w:tr w:rsidR="006E3BBB">
        <w:trPr>
          <w:cantSplit/>
          <w:tblHeader/>
        </w:trPr>
        <w:tc>
          <w:tcPr>
            <w:tcW w:w="207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A7583A">
            <w:pPr>
              <w:pStyle w:val="PlainText"/>
            </w:pPr>
            <w:r>
              <w:t>Contributor / Reviewer</w:t>
            </w:r>
          </w:p>
        </w:tc>
        <w:tc>
          <w:tcPr>
            <w:tcW w:w="6930" w:type="dxa"/>
            <w:tcBorders>
              <w:top w:val="single" w:sz="4" w:space="0" w:color="auto"/>
              <w:left w:val="single" w:sz="4" w:space="0" w:color="auto"/>
              <w:bottom w:val="single" w:sz="4" w:space="0" w:color="auto"/>
              <w:right w:val="single" w:sz="4" w:space="0" w:color="auto"/>
            </w:tcBorders>
            <w:shd w:val="clear" w:color="auto" w:fill="D9D9D9"/>
          </w:tcPr>
          <w:p w:rsidR="006E3BBB" w:rsidRDefault="006E3BBB" w:rsidP="00A7583A">
            <w:pPr>
              <w:pStyle w:val="PlainText"/>
            </w:pPr>
            <w:r>
              <w:t>Role</w:t>
            </w:r>
          </w:p>
        </w:tc>
      </w:tr>
      <w:tr w:rsidR="006E3BBB">
        <w:trPr>
          <w:cantSplit/>
        </w:trPr>
        <w:tc>
          <w:tcPr>
            <w:tcW w:w="2070" w:type="dxa"/>
            <w:tcBorders>
              <w:top w:val="single" w:sz="4" w:space="0" w:color="auto"/>
              <w:left w:val="single" w:sz="4" w:space="0" w:color="auto"/>
              <w:bottom w:val="single" w:sz="4" w:space="0" w:color="auto"/>
              <w:right w:val="single" w:sz="4" w:space="0" w:color="auto"/>
            </w:tcBorders>
          </w:tcPr>
          <w:p w:rsidR="006E3BBB" w:rsidRDefault="00506FD6" w:rsidP="00A7583A">
            <w:pPr>
              <w:pStyle w:val="PlainText"/>
            </w:pPr>
            <w:r>
              <w:t>Jon Farb</w:t>
            </w:r>
          </w:p>
        </w:tc>
        <w:tc>
          <w:tcPr>
            <w:tcW w:w="6930" w:type="dxa"/>
            <w:tcBorders>
              <w:top w:val="single" w:sz="4" w:space="0" w:color="auto"/>
              <w:left w:val="single" w:sz="4" w:space="0" w:color="auto"/>
              <w:bottom w:val="single" w:sz="4" w:space="0" w:color="auto"/>
              <w:right w:val="single" w:sz="4" w:space="0" w:color="auto"/>
            </w:tcBorders>
          </w:tcPr>
          <w:p w:rsidR="006E3BBB" w:rsidRDefault="00506FD6" w:rsidP="00A7583A">
            <w:pPr>
              <w:pStyle w:val="PlainText"/>
            </w:pPr>
            <w:r>
              <w:t>Canoe, Director of Product Management, VOD</w:t>
            </w:r>
          </w:p>
        </w:tc>
      </w:tr>
      <w:tr w:rsidR="00506FD6">
        <w:trPr>
          <w:cantSplit/>
        </w:trPr>
        <w:tc>
          <w:tcPr>
            <w:tcW w:w="2070" w:type="dxa"/>
            <w:tcBorders>
              <w:top w:val="single" w:sz="4" w:space="0" w:color="auto"/>
              <w:left w:val="single" w:sz="4" w:space="0" w:color="auto"/>
              <w:bottom w:val="single" w:sz="4" w:space="0" w:color="auto"/>
              <w:right w:val="single" w:sz="4" w:space="0" w:color="auto"/>
            </w:tcBorders>
          </w:tcPr>
          <w:p w:rsidR="00506FD6" w:rsidRDefault="00506FD6" w:rsidP="00CB48B9">
            <w:pPr>
              <w:pStyle w:val="PlainText"/>
            </w:pPr>
            <w:r>
              <w:t>Jeff Dillon</w:t>
            </w:r>
          </w:p>
        </w:tc>
        <w:tc>
          <w:tcPr>
            <w:tcW w:w="6930" w:type="dxa"/>
            <w:tcBorders>
              <w:top w:val="single" w:sz="4" w:space="0" w:color="auto"/>
              <w:left w:val="single" w:sz="4" w:space="0" w:color="auto"/>
              <w:bottom w:val="single" w:sz="4" w:space="0" w:color="auto"/>
              <w:right w:val="single" w:sz="4" w:space="0" w:color="auto"/>
            </w:tcBorders>
          </w:tcPr>
          <w:p w:rsidR="00506FD6" w:rsidRDefault="00506FD6" w:rsidP="00CB48B9">
            <w:pPr>
              <w:pStyle w:val="PlainText"/>
            </w:pPr>
            <w:r>
              <w:t>Canoe, Director of Engineering, VOD</w:t>
            </w:r>
          </w:p>
        </w:tc>
      </w:tr>
    </w:tbl>
    <w:p w:rsidR="006E3BBB" w:rsidRDefault="006E3BBB">
      <w:pPr>
        <w:pStyle w:val="BodyText1"/>
        <w:tabs>
          <w:tab w:val="left" w:pos="2880"/>
          <w:tab w:val="left" w:pos="5760"/>
        </w:tabs>
      </w:pPr>
    </w:p>
    <w:sectPr w:rsidR="006E3BBB" w:rsidSect="00E4279E">
      <w:headerReference w:type="first" r:id="rId34"/>
      <w:footerReference w:type="first" r:id="rId35"/>
      <w:footnotePr>
        <w:numRestart w:val="eachSect"/>
      </w:footnotePr>
      <w:pgSz w:w="12240" w:h="15840" w:code="1"/>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327" w:rsidRDefault="00E62327" w:rsidP="00A7583A">
      <w:r>
        <w:separator/>
      </w:r>
    </w:p>
  </w:endnote>
  <w:endnote w:type="continuationSeparator" w:id="0">
    <w:p w:rsidR="00E62327" w:rsidRDefault="00E62327" w:rsidP="00A75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Pr="00BB6F36" w:rsidRDefault="00897F24" w:rsidP="006E3BBB">
    <w:pPr>
      <w:pStyle w:val="Footer"/>
      <w:tabs>
        <w:tab w:val="clear" w:pos="8640"/>
        <w:tab w:val="right" w:pos="9360"/>
      </w:tabs>
      <w:rPr>
        <w:rStyle w:val="PageNumber"/>
        <w:rFonts w:ascii="AvantGarde" w:hAnsi="AvantGarde"/>
        <w:sz w:val="20"/>
      </w:rPr>
    </w:pPr>
    <w:r>
      <w:rPr>
        <w:rStyle w:val="PageNumber"/>
        <w:b w:val="0"/>
        <w:sz w:val="20"/>
      </w:rPr>
      <w:fldChar w:fldCharType="begin"/>
    </w:r>
    <w:r>
      <w:rPr>
        <w:rStyle w:val="PageNumber"/>
        <w:b w:val="0"/>
        <w:sz w:val="20"/>
      </w:rPr>
      <w:instrText xml:space="preserve">PAGE  </w:instrText>
    </w:r>
    <w:r>
      <w:rPr>
        <w:rStyle w:val="PageNumber"/>
        <w:b w:val="0"/>
        <w:sz w:val="20"/>
      </w:rPr>
      <w:fldChar w:fldCharType="separate"/>
    </w:r>
    <w:r w:rsidR="004749AD">
      <w:rPr>
        <w:rStyle w:val="PageNumber"/>
        <w:b w:val="0"/>
        <w:noProof/>
        <w:sz w:val="20"/>
      </w:rPr>
      <w:t>114</w:t>
    </w:r>
    <w:r>
      <w:rPr>
        <w:rStyle w:val="PageNumber"/>
        <w:b w:val="0"/>
        <w:sz w:val="20"/>
      </w:rPr>
      <w:fldChar w:fldCharType="end"/>
    </w:r>
    <w:r>
      <w:rPr>
        <w:rStyle w:val="PageNumber"/>
        <w:b w:val="0"/>
      </w:rPr>
      <w:tab/>
    </w:r>
    <w:r w:rsidRPr="00BB6F36">
      <w:rPr>
        <w:rStyle w:val="CableLabs"/>
        <w:b/>
      </w:rPr>
      <w:t>Canoe</w:t>
    </w:r>
    <w:r w:rsidRPr="00BB6F36">
      <w:rPr>
        <w:rStyle w:val="CableLabs"/>
        <w:b/>
        <w:bCs w:val="0"/>
      </w:rPr>
      <w:t xml:space="preserve"> </w:t>
    </w:r>
    <w:r>
      <w:rPr>
        <w:rStyle w:val="CableLabs"/>
        <w:b/>
        <w:bCs w:val="0"/>
      </w:rPr>
      <w:t>Confidential</w:t>
    </w:r>
    <w:r>
      <w:rPr>
        <w:rStyle w:val="PageNumber"/>
        <w:b w:val="0"/>
      </w:rPr>
      <w:tab/>
    </w:r>
  </w:p>
  <w:p w:rsidR="00897F24" w:rsidRDefault="00897F24" w:rsidP="006E3BBB">
    <w:pPr>
      <w:pStyle w:val="Footer"/>
      <w:tabs>
        <w:tab w:val="clear" w:pos="8640"/>
        <w:tab w:val="right" w:pos="9360"/>
      </w:tabs>
    </w:pPr>
    <w:r>
      <w:rPr>
        <w:rStyle w:val="PageNumber"/>
        <w:b w:val="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Default="00897F24" w:rsidP="005D3E19">
    <w:pPr>
      <w:pStyle w:val="Footer"/>
      <w:tabs>
        <w:tab w:val="clear" w:pos="8640"/>
        <w:tab w:val="right" w:pos="9360"/>
      </w:tabs>
    </w:pPr>
    <w:r>
      <w:rPr>
        <w:rStyle w:val="PageNumber"/>
        <w:b w:val="0"/>
        <w:sz w:val="20"/>
      </w:rPr>
      <w:fldChar w:fldCharType="begin"/>
    </w:r>
    <w:r>
      <w:rPr>
        <w:rStyle w:val="PageNumber"/>
        <w:b w:val="0"/>
        <w:sz w:val="20"/>
      </w:rPr>
      <w:instrText xml:space="preserve">PAGE  </w:instrText>
    </w:r>
    <w:r>
      <w:rPr>
        <w:rStyle w:val="PageNumber"/>
        <w:b w:val="0"/>
        <w:sz w:val="20"/>
      </w:rPr>
      <w:fldChar w:fldCharType="separate"/>
    </w:r>
    <w:r w:rsidR="004749AD">
      <w:rPr>
        <w:rStyle w:val="PageNumber"/>
        <w:b w:val="0"/>
        <w:noProof/>
        <w:sz w:val="20"/>
      </w:rPr>
      <w:t>115</w:t>
    </w:r>
    <w:r>
      <w:rPr>
        <w:rStyle w:val="PageNumber"/>
        <w:b w:val="0"/>
        <w:sz w:val="20"/>
      </w:rPr>
      <w:fldChar w:fldCharType="end"/>
    </w:r>
    <w:r>
      <w:rPr>
        <w:rStyle w:val="PageNumber"/>
        <w:b w:val="0"/>
        <w:sz w:val="20"/>
      </w:rPr>
      <w:tab/>
    </w:r>
    <w:r>
      <w:rPr>
        <w:rStyle w:val="CableLabs"/>
        <w:b/>
        <w:bCs w:val="0"/>
      </w:rPr>
      <w:t>Canoe</w:t>
    </w:r>
    <w:del w:id="9" w:author="Tim Whitton" w:date="2012-02-13T08:00:00Z">
      <w:r w:rsidDel="00C00844">
        <w:rPr>
          <w:rStyle w:val="CableLabs"/>
          <w:b/>
          <w:bCs w:val="0"/>
        </w:rPr>
        <w:delText>s</w:delText>
      </w:r>
    </w:del>
    <w:r>
      <w:rPr>
        <w:rStyle w:val="CableLabs"/>
        <w:b/>
        <w:bCs w:val="0"/>
      </w:rPr>
      <w:t xml:space="preserve">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Pr="00BB6F36" w:rsidRDefault="00897F24" w:rsidP="00BB6F36">
    <w:pPr>
      <w:pStyle w:val="Footer"/>
      <w:pBdr>
        <w:top w:val="none" w:sz="0" w:space="0" w:color="auto"/>
      </w:pBdr>
      <w:jc w:val="center"/>
      <w:rPr>
        <w:b/>
      </w:rPr>
    </w:pPr>
    <w:r w:rsidRPr="00BB6F36">
      <w:rPr>
        <w:b/>
      </w:rPr>
      <w:t>CANOE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Pr="00033B31" w:rsidRDefault="00897F24" w:rsidP="005D3E19">
    <w:pPr>
      <w:pStyle w:val="Footer"/>
      <w:tabs>
        <w:tab w:val="clear" w:pos="8640"/>
        <w:tab w:val="right" w:pos="9360"/>
      </w:tabs>
    </w:pPr>
    <w:r>
      <w:rPr>
        <w:rStyle w:val="PageNumber"/>
        <w:b w:val="0"/>
        <w:sz w:val="20"/>
      </w:rPr>
      <w:tab/>
    </w:r>
    <w:r>
      <w:rPr>
        <w:rStyle w:val="CableLabs"/>
        <w:b/>
        <w:bCs w:val="0"/>
      </w:rPr>
      <w:t>Canoe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327" w:rsidRDefault="00E62327" w:rsidP="00A7583A">
      <w:r>
        <w:separator/>
      </w:r>
    </w:p>
  </w:footnote>
  <w:footnote w:type="continuationSeparator" w:id="0">
    <w:p w:rsidR="00E62327" w:rsidRDefault="00E62327" w:rsidP="00A758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Pr="005C5F66" w:rsidRDefault="00897F24" w:rsidP="006E3BBB">
    <w:pPr>
      <w:pStyle w:val="Header"/>
      <w:pBdr>
        <w:bottom w:val="single" w:sz="4" w:space="1" w:color="auto"/>
      </w:pBdr>
      <w:tabs>
        <w:tab w:val="clear" w:pos="8640"/>
        <w:tab w:val="right" w:pos="9360"/>
      </w:tabs>
    </w:pPr>
    <w:r>
      <w:t>Technical Requirements for Canoe VOD Dynamic Ad Insertion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Pr="0014122C" w:rsidRDefault="00897F24" w:rsidP="006E3BBB">
    <w:pPr>
      <w:pStyle w:val="Header"/>
      <w:pBdr>
        <w:bottom w:val="single" w:sz="4" w:space="1" w:color="auto"/>
      </w:pBdr>
      <w:tabs>
        <w:tab w:val="clear" w:pos="8640"/>
        <w:tab w:val="right" w:pos="9360"/>
      </w:tabs>
      <w:jc w:val="right"/>
    </w:pPr>
    <w:r>
      <w:t>Technical Requirements for Canoe VOD Dynamic Ad Insertion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Default="00897F24" w:rsidP="006E3BBB">
    <w:pPr>
      <w:pStyle w:val="Header"/>
      <w:pBdr>
        <w:bottom w:val="none" w:sz="0" w:space="0" w:color="auto"/>
      </w:pBdr>
      <w:tabs>
        <w:tab w:val="clear" w:pos="8640"/>
        <w:tab w:val="right" w:pos="9360"/>
      </w:tabs>
      <w:rPr>
        <w:b/>
        <w:bC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F24" w:rsidRDefault="00897F24" w:rsidP="004B7F1A">
    <w:pPr>
      <w:pStyle w:val="Header"/>
      <w:pBdr>
        <w:bottom w:val="single" w:sz="4" w:space="1" w:color="auto"/>
      </w:pBdr>
      <w:tabs>
        <w:tab w:val="clear" w:pos="8640"/>
        <w:tab w:val="right" w:pos="9360"/>
      </w:tabs>
      <w:jc w:val="right"/>
    </w:pPr>
    <w:r>
      <w:tab/>
    </w:r>
  </w:p>
  <w:p w:rsidR="00897F24" w:rsidRPr="0014122C" w:rsidRDefault="00897F24" w:rsidP="004B7F1A">
    <w:pPr>
      <w:pStyle w:val="Header"/>
      <w:pBdr>
        <w:bottom w:val="single" w:sz="4" w:space="1" w:color="auto"/>
      </w:pBdr>
      <w:tabs>
        <w:tab w:val="clear" w:pos="8640"/>
        <w:tab w:val="right" w:pos="9360"/>
      </w:tabs>
      <w:jc w:val="right"/>
    </w:pPr>
    <w:r>
      <w:t>Technical Requirements for Canoe VOD Dynamic Ad Insertion</w:t>
    </w:r>
  </w:p>
  <w:p w:rsidR="00897F24" w:rsidRPr="005C5F66" w:rsidRDefault="00897F24" w:rsidP="006E3BBB">
    <w:pPr>
      <w:pStyle w:val="Header"/>
      <w:pBdr>
        <w:bottom w:val="single" w:sz="4" w:space="1" w:color="auto"/>
      </w:pBdr>
      <w:tabs>
        <w:tab w:val="clear" w:pos="8640"/>
        <w:tab w:val="right" w:pos="9360"/>
      </w:tabs>
    </w:pPr>
    <w:r w:rsidRPr="005C5F66">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E60A98A"/>
    <w:lvl w:ilvl="0">
      <w:start w:val="1"/>
      <w:numFmt w:val="decimal"/>
      <w:pStyle w:val="ListNumber2"/>
      <w:lvlText w:val="%1."/>
      <w:lvlJc w:val="left"/>
      <w:pPr>
        <w:tabs>
          <w:tab w:val="num" w:pos="720"/>
        </w:tabs>
        <w:ind w:left="720" w:hanging="360"/>
      </w:pPr>
    </w:lvl>
  </w:abstractNum>
  <w:abstractNum w:abstractNumId="1">
    <w:nsid w:val="FFFFFF88"/>
    <w:multiLevelType w:val="singleLevel"/>
    <w:tmpl w:val="41D034CE"/>
    <w:lvl w:ilvl="0">
      <w:start w:val="1"/>
      <w:numFmt w:val="decimal"/>
      <w:pStyle w:val="ListNumber"/>
      <w:lvlText w:val="%1."/>
      <w:lvlJc w:val="left"/>
      <w:pPr>
        <w:tabs>
          <w:tab w:val="num" w:pos="360"/>
        </w:tabs>
        <w:ind w:left="360" w:hanging="360"/>
      </w:pPr>
    </w:lvl>
  </w:abstractNum>
  <w:abstractNum w:abstractNumId="2">
    <w:nsid w:val="015244D7"/>
    <w:multiLevelType w:val="multilevel"/>
    <w:tmpl w:val="D24ADC28"/>
    <w:lvl w:ilvl="0">
      <w:start w:val="1"/>
      <w:numFmt w:val="upperLetter"/>
      <w:pStyle w:val="Annex1"/>
      <w:lvlText w:val="Annex %1"/>
      <w:lvlJc w:val="left"/>
      <w:pPr>
        <w:tabs>
          <w:tab w:val="num" w:pos="1440"/>
        </w:tabs>
        <w:ind w:left="0" w:firstLine="0"/>
      </w:pPr>
      <w:rPr>
        <w:rFonts w:hint="default"/>
      </w:rPr>
    </w:lvl>
    <w:lvl w:ilvl="1">
      <w:start w:val="1"/>
      <w:numFmt w:val="decimal"/>
      <w:pStyle w:val="Annex2"/>
      <w:lvlText w:val="%1.%2"/>
      <w:lvlJc w:val="left"/>
      <w:pPr>
        <w:tabs>
          <w:tab w:val="num" w:pos="720"/>
        </w:tabs>
        <w:ind w:left="0" w:firstLine="0"/>
      </w:pPr>
      <w:rPr>
        <w:rFonts w:hint="default"/>
      </w:rPr>
    </w:lvl>
    <w:lvl w:ilvl="2">
      <w:start w:val="1"/>
      <w:numFmt w:val="decimal"/>
      <w:pStyle w:val="Annex3"/>
      <w:lvlText w:val="%1.%2.%3"/>
      <w:lvlJc w:val="left"/>
      <w:pPr>
        <w:tabs>
          <w:tab w:val="num" w:pos="720"/>
        </w:tabs>
        <w:ind w:left="0" w:firstLine="0"/>
      </w:pPr>
      <w:rPr>
        <w:rFonts w:hint="default"/>
      </w:rPr>
    </w:lvl>
    <w:lvl w:ilvl="3">
      <w:start w:val="1"/>
      <w:numFmt w:val="decimal"/>
      <w:pStyle w:val="Annex4"/>
      <w:lvlText w:val="%1.%2.%3.%4"/>
      <w:lvlJc w:val="left"/>
      <w:pPr>
        <w:tabs>
          <w:tab w:val="num" w:pos="1080"/>
        </w:tabs>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nnex5"/>
      <w:lvlText w:val="%1.%2.%3.%4.%5"/>
      <w:lvlJc w:val="left"/>
      <w:pPr>
        <w:tabs>
          <w:tab w:val="num" w:pos="1440"/>
        </w:tabs>
        <w:ind w:left="0" w:firstLine="0"/>
      </w:pPr>
      <w:rPr>
        <w:rFonts w:hint="default"/>
      </w:rPr>
    </w:lvl>
    <w:lvl w:ilvl="5">
      <w:start w:val="1"/>
      <w:numFmt w:val="decimal"/>
      <w:pStyle w:val="Annex6"/>
      <w:lvlText w:val="%1.%2.%3.%4.%5.%6"/>
      <w:lvlJc w:val="left"/>
      <w:pPr>
        <w:tabs>
          <w:tab w:val="num" w:pos="0"/>
        </w:tabs>
        <w:ind w:left="0" w:firstLine="0"/>
      </w:pPr>
      <w:rPr>
        <w:rFonts w:hint="default"/>
      </w:rPr>
    </w:lvl>
    <w:lvl w:ilvl="6">
      <w:start w:val="1"/>
      <w:numFmt w:val="decimal"/>
      <w:pStyle w:val="Annex7"/>
      <w:lvlText w:val="%1.%2.%3.%4.%5.%6.%7"/>
      <w:lvlJc w:val="left"/>
      <w:pPr>
        <w:tabs>
          <w:tab w:val="num" w:pos="0"/>
        </w:tabs>
        <w:ind w:left="0" w:firstLine="0"/>
      </w:pPr>
      <w:rPr>
        <w:rFonts w:hint="default"/>
      </w:rPr>
    </w:lvl>
    <w:lvl w:ilvl="7">
      <w:start w:val="1"/>
      <w:numFmt w:val="decimal"/>
      <w:pStyle w:val="Annex8"/>
      <w:lvlText w:val="%1.%2.%3.%4.%5.%6.%7.%8"/>
      <w:lvlJc w:val="left"/>
      <w:pPr>
        <w:tabs>
          <w:tab w:val="num" w:pos="0"/>
        </w:tabs>
        <w:ind w:left="0" w:firstLine="0"/>
      </w:pPr>
      <w:rPr>
        <w:rFonts w:ascii="Times New Roman" w:hAnsi="Times New Roman" w:cs="Times New Roman" w:hint="default"/>
        <w:i/>
        <w:sz w:val="20"/>
        <w:szCs w:val="20"/>
      </w:rPr>
    </w:lvl>
    <w:lvl w:ilvl="8">
      <w:start w:val="1"/>
      <w:numFmt w:val="none"/>
      <w:suff w:val="nothing"/>
      <w:lvlText w:val=""/>
      <w:lvlJc w:val="left"/>
      <w:pPr>
        <w:ind w:left="0" w:firstLine="0"/>
      </w:pPr>
      <w:rPr>
        <w:rFonts w:hint="default"/>
      </w:rPr>
    </w:lvl>
  </w:abstractNum>
  <w:abstractNum w:abstractNumId="3">
    <w:nsid w:val="018338DD"/>
    <w:multiLevelType w:val="hybridMultilevel"/>
    <w:tmpl w:val="8312EE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B53103"/>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BA2950"/>
    <w:multiLevelType w:val="hybridMultilevel"/>
    <w:tmpl w:val="DEBC50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C9787B"/>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6E0B41"/>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6D291F"/>
    <w:multiLevelType w:val="hybridMultilevel"/>
    <w:tmpl w:val="7E506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813136"/>
    <w:multiLevelType w:val="hybridMultilevel"/>
    <w:tmpl w:val="A2F41E16"/>
    <w:lvl w:ilvl="0" w:tplc="F306B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841638"/>
    <w:multiLevelType w:val="hybridMultilevel"/>
    <w:tmpl w:val="4DDA3D4C"/>
    <w:lvl w:ilvl="0" w:tplc="8B6631D4">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076272C0"/>
    <w:multiLevelType w:val="hybridMultilevel"/>
    <w:tmpl w:val="7538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3175A6"/>
    <w:multiLevelType w:val="hybridMultilevel"/>
    <w:tmpl w:val="434412CA"/>
    <w:lvl w:ilvl="0" w:tplc="524EFCF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085549CB"/>
    <w:multiLevelType w:val="hybridMultilevel"/>
    <w:tmpl w:val="6D98C956"/>
    <w:lvl w:ilvl="0" w:tplc="EC74A5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52421E"/>
    <w:multiLevelType w:val="hybridMultilevel"/>
    <w:tmpl w:val="4C26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91247D"/>
    <w:multiLevelType w:val="hybridMultilevel"/>
    <w:tmpl w:val="644C34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A16AA1"/>
    <w:multiLevelType w:val="hybridMultilevel"/>
    <w:tmpl w:val="7538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BBC5CE4"/>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D680E90"/>
    <w:multiLevelType w:val="hybridMultilevel"/>
    <w:tmpl w:val="644C34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07514D2"/>
    <w:multiLevelType w:val="hybridMultilevel"/>
    <w:tmpl w:val="D264F8A6"/>
    <w:lvl w:ilvl="0" w:tplc="E5FEF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8665DA"/>
    <w:multiLevelType w:val="hybridMultilevel"/>
    <w:tmpl w:val="359ADCAC"/>
    <w:lvl w:ilvl="0" w:tplc="54F6C7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2D8155D"/>
    <w:multiLevelType w:val="hybridMultilevel"/>
    <w:tmpl w:val="98DCD352"/>
    <w:lvl w:ilvl="0" w:tplc="EA009F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654B38"/>
    <w:multiLevelType w:val="hybridMultilevel"/>
    <w:tmpl w:val="4908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D22092"/>
    <w:multiLevelType w:val="hybridMultilevel"/>
    <w:tmpl w:val="8B9A1686"/>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nsid w:val="140D5F5B"/>
    <w:multiLevelType w:val="multilevel"/>
    <w:tmpl w:val="78F495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147629CA"/>
    <w:multiLevelType w:val="hybridMultilevel"/>
    <w:tmpl w:val="C2DE6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63D635F"/>
    <w:multiLevelType w:val="hybridMultilevel"/>
    <w:tmpl w:val="F29ABF6A"/>
    <w:lvl w:ilvl="0" w:tplc="C590D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6422923"/>
    <w:multiLevelType w:val="hybridMultilevel"/>
    <w:tmpl w:val="47EED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6804F1D"/>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6B97E78"/>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244026"/>
    <w:multiLevelType w:val="hybridMultilevel"/>
    <w:tmpl w:val="4CD2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8C6263D"/>
    <w:multiLevelType w:val="hybridMultilevel"/>
    <w:tmpl w:val="68A8891A"/>
    <w:lvl w:ilvl="0" w:tplc="E87A14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9187426"/>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99B16A2"/>
    <w:multiLevelType w:val="hybridMultilevel"/>
    <w:tmpl w:val="FE64D7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99E000F"/>
    <w:multiLevelType w:val="hybridMultilevel"/>
    <w:tmpl w:val="EA460004"/>
    <w:lvl w:ilvl="0" w:tplc="4B5C9B3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9C13CAA"/>
    <w:multiLevelType w:val="hybridMultilevel"/>
    <w:tmpl w:val="F78A2E98"/>
    <w:lvl w:ilvl="0" w:tplc="89D07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9D23AD7"/>
    <w:multiLevelType w:val="hybridMultilevel"/>
    <w:tmpl w:val="3656DD3C"/>
    <w:lvl w:ilvl="0" w:tplc="94144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A1306E6"/>
    <w:multiLevelType w:val="hybridMultilevel"/>
    <w:tmpl w:val="BB84352A"/>
    <w:lvl w:ilvl="0" w:tplc="C03AF22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A3514AB"/>
    <w:multiLevelType w:val="singleLevel"/>
    <w:tmpl w:val="6E02CE56"/>
    <w:lvl w:ilvl="0">
      <w:start w:val="1"/>
      <w:numFmt w:val="bullet"/>
      <w:pStyle w:val="Bulletedtext"/>
      <w:lvlText w:val=""/>
      <w:lvlJc w:val="left"/>
      <w:pPr>
        <w:tabs>
          <w:tab w:val="num" w:pos="360"/>
        </w:tabs>
        <w:ind w:left="360" w:hanging="360"/>
      </w:pPr>
      <w:rPr>
        <w:rFonts w:ascii="Symbol" w:hAnsi="Symbol" w:hint="default"/>
      </w:rPr>
    </w:lvl>
  </w:abstractNum>
  <w:abstractNum w:abstractNumId="39">
    <w:nsid w:val="1A6670C7"/>
    <w:multiLevelType w:val="hybridMultilevel"/>
    <w:tmpl w:val="931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A893F11"/>
    <w:multiLevelType w:val="hybridMultilevel"/>
    <w:tmpl w:val="711A6CC4"/>
    <w:lvl w:ilvl="0" w:tplc="C408E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B250C6A"/>
    <w:multiLevelType w:val="hybridMultilevel"/>
    <w:tmpl w:val="BDFE6A52"/>
    <w:lvl w:ilvl="0" w:tplc="3D58AFD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B815271"/>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BA6776B"/>
    <w:multiLevelType w:val="hybridMultilevel"/>
    <w:tmpl w:val="ED767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0A47E2C"/>
    <w:multiLevelType w:val="hybridMultilevel"/>
    <w:tmpl w:val="9D58E44A"/>
    <w:lvl w:ilvl="0" w:tplc="6D363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10859BA"/>
    <w:multiLevelType w:val="hybridMultilevel"/>
    <w:tmpl w:val="09DC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4A577A2"/>
    <w:multiLevelType w:val="hybridMultilevel"/>
    <w:tmpl w:val="B5E22EAA"/>
    <w:lvl w:ilvl="0" w:tplc="7684444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5D17E7B"/>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70F2082"/>
    <w:multiLevelType w:val="hybridMultilevel"/>
    <w:tmpl w:val="EE82B6F0"/>
    <w:lvl w:ilvl="0" w:tplc="4B7C40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7162F88"/>
    <w:multiLevelType w:val="hybridMultilevel"/>
    <w:tmpl w:val="8708BF56"/>
    <w:lvl w:ilvl="0" w:tplc="6E2054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7440BC4"/>
    <w:multiLevelType w:val="hybridMultilevel"/>
    <w:tmpl w:val="7538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91123E1"/>
    <w:multiLevelType w:val="hybridMultilevel"/>
    <w:tmpl w:val="2ABEFFB4"/>
    <w:lvl w:ilvl="0" w:tplc="D744D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B83750A"/>
    <w:multiLevelType w:val="hybridMultilevel"/>
    <w:tmpl w:val="84482ACE"/>
    <w:lvl w:ilvl="0" w:tplc="8E6C4C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BFE61CF"/>
    <w:multiLevelType w:val="hybridMultilevel"/>
    <w:tmpl w:val="F85EDD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C6428EC"/>
    <w:multiLevelType w:val="hybridMultilevel"/>
    <w:tmpl w:val="201AE6A4"/>
    <w:lvl w:ilvl="0" w:tplc="08C02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C643B7D"/>
    <w:multiLevelType w:val="hybridMultilevel"/>
    <w:tmpl w:val="13C4A0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D431E1F"/>
    <w:multiLevelType w:val="hybridMultilevel"/>
    <w:tmpl w:val="81CCEAC4"/>
    <w:lvl w:ilvl="0" w:tplc="B4FCDB3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EEB3502"/>
    <w:multiLevelType w:val="hybridMultilevel"/>
    <w:tmpl w:val="0536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1001116"/>
    <w:multiLevelType w:val="hybridMultilevel"/>
    <w:tmpl w:val="65CA843E"/>
    <w:lvl w:ilvl="0" w:tplc="2D22F2B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31346265"/>
    <w:multiLevelType w:val="hybridMultilevel"/>
    <w:tmpl w:val="FF420D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19E3BDF"/>
    <w:multiLevelType w:val="hybridMultilevel"/>
    <w:tmpl w:val="EE82B6F0"/>
    <w:lvl w:ilvl="0" w:tplc="4B7C40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1B94D00"/>
    <w:multiLevelType w:val="hybridMultilevel"/>
    <w:tmpl w:val="EC041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2563D29"/>
    <w:multiLevelType w:val="hybridMultilevel"/>
    <w:tmpl w:val="FF4CD240"/>
    <w:lvl w:ilvl="0" w:tplc="6E36AF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3852946"/>
    <w:multiLevelType w:val="hybridMultilevel"/>
    <w:tmpl w:val="5DD4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343063F6"/>
    <w:multiLevelType w:val="hybridMultilevel"/>
    <w:tmpl w:val="25AC7D34"/>
    <w:lvl w:ilvl="0" w:tplc="EC203C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46E2B6B"/>
    <w:multiLevelType w:val="hybridMultilevel"/>
    <w:tmpl w:val="E506D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382B18D6"/>
    <w:multiLevelType w:val="hybridMultilevel"/>
    <w:tmpl w:val="23444FFA"/>
    <w:lvl w:ilvl="0" w:tplc="8A38F2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9997278"/>
    <w:multiLevelType w:val="hybridMultilevel"/>
    <w:tmpl w:val="E3EC5E3E"/>
    <w:lvl w:ilvl="0" w:tplc="3CF88A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B7836F0"/>
    <w:multiLevelType w:val="hybridMultilevel"/>
    <w:tmpl w:val="17544F0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nsid w:val="3BB01C27"/>
    <w:multiLevelType w:val="hybridMultilevel"/>
    <w:tmpl w:val="57966D5E"/>
    <w:lvl w:ilvl="0" w:tplc="5D62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D0E7A03"/>
    <w:multiLevelType w:val="hybridMultilevel"/>
    <w:tmpl w:val="098215A4"/>
    <w:lvl w:ilvl="0" w:tplc="7C28791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E6A22EF"/>
    <w:multiLevelType w:val="singleLevel"/>
    <w:tmpl w:val="42564B20"/>
    <w:lvl w:ilvl="0">
      <w:start w:val="1"/>
      <w:numFmt w:val="bullet"/>
      <w:pStyle w:val="Bulletedtextindent"/>
      <w:lvlText w:val=""/>
      <w:lvlJc w:val="left"/>
      <w:pPr>
        <w:tabs>
          <w:tab w:val="num" w:pos="360"/>
        </w:tabs>
        <w:ind w:left="216" w:hanging="216"/>
      </w:pPr>
      <w:rPr>
        <w:rFonts w:ascii="Symbol" w:hAnsi="Symbol" w:hint="default"/>
      </w:rPr>
    </w:lvl>
  </w:abstractNum>
  <w:abstractNum w:abstractNumId="72">
    <w:nsid w:val="3E7E22D7"/>
    <w:multiLevelType w:val="hybridMultilevel"/>
    <w:tmpl w:val="89726A44"/>
    <w:lvl w:ilvl="0" w:tplc="3F307E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ED23DA5"/>
    <w:multiLevelType w:val="hybridMultilevel"/>
    <w:tmpl w:val="3B5A67C0"/>
    <w:lvl w:ilvl="0" w:tplc="BE18577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3EF56CCD"/>
    <w:multiLevelType w:val="hybridMultilevel"/>
    <w:tmpl w:val="84BA6E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FB96421"/>
    <w:multiLevelType w:val="hybridMultilevel"/>
    <w:tmpl w:val="9D58E44A"/>
    <w:lvl w:ilvl="0" w:tplc="6D363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06A73EB"/>
    <w:multiLevelType w:val="hybridMultilevel"/>
    <w:tmpl w:val="A672114E"/>
    <w:lvl w:ilvl="0" w:tplc="4D30B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2950E8B"/>
    <w:multiLevelType w:val="hybridMultilevel"/>
    <w:tmpl w:val="5A027D20"/>
    <w:lvl w:ilvl="0" w:tplc="B8D2EE5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29F7DC0"/>
    <w:multiLevelType w:val="hybridMultilevel"/>
    <w:tmpl w:val="23E6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3402699"/>
    <w:multiLevelType w:val="hybridMultilevel"/>
    <w:tmpl w:val="CDC0EB28"/>
    <w:lvl w:ilvl="0" w:tplc="1E9222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3E560E5"/>
    <w:multiLevelType w:val="hybridMultilevel"/>
    <w:tmpl w:val="E5D47656"/>
    <w:lvl w:ilvl="0" w:tplc="D82C8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57155DF"/>
    <w:multiLevelType w:val="hybridMultilevel"/>
    <w:tmpl w:val="E7F06D68"/>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46FC6750"/>
    <w:multiLevelType w:val="hybridMultilevel"/>
    <w:tmpl w:val="EE82B6F0"/>
    <w:lvl w:ilvl="0" w:tplc="4B7C40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7553A6D"/>
    <w:multiLevelType w:val="hybridMultilevel"/>
    <w:tmpl w:val="55586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9685256"/>
    <w:multiLevelType w:val="hybridMultilevel"/>
    <w:tmpl w:val="D4B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9D11991"/>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9E64D92"/>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A9D268C"/>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B927098"/>
    <w:multiLevelType w:val="hybridMultilevel"/>
    <w:tmpl w:val="7CA0797A"/>
    <w:lvl w:ilvl="0" w:tplc="B84822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BF77DC6"/>
    <w:multiLevelType w:val="hybridMultilevel"/>
    <w:tmpl w:val="E0442C72"/>
    <w:lvl w:ilvl="0" w:tplc="9ADEB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C4003B2"/>
    <w:multiLevelType w:val="hybridMultilevel"/>
    <w:tmpl w:val="E190FDEE"/>
    <w:lvl w:ilvl="0" w:tplc="A1EE97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DB306D9"/>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F3C65C9"/>
    <w:multiLevelType w:val="hybridMultilevel"/>
    <w:tmpl w:val="2E26F60E"/>
    <w:lvl w:ilvl="0" w:tplc="8BCC9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F761EB0"/>
    <w:multiLevelType w:val="hybridMultilevel"/>
    <w:tmpl w:val="DFDA2E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F762338"/>
    <w:multiLevelType w:val="hybridMultilevel"/>
    <w:tmpl w:val="CA2A26BC"/>
    <w:lvl w:ilvl="0" w:tplc="A4B2E2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5">
    <w:nsid w:val="50A46820"/>
    <w:multiLevelType w:val="hybridMultilevel"/>
    <w:tmpl w:val="13C4A0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0B610CB"/>
    <w:multiLevelType w:val="hybridMultilevel"/>
    <w:tmpl w:val="CDC0C022"/>
    <w:lvl w:ilvl="0" w:tplc="256CF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0DE136F"/>
    <w:multiLevelType w:val="hybridMultilevel"/>
    <w:tmpl w:val="EE82B6F0"/>
    <w:lvl w:ilvl="0" w:tplc="4B7C40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19C034B"/>
    <w:multiLevelType w:val="hybridMultilevel"/>
    <w:tmpl w:val="0464A9AE"/>
    <w:lvl w:ilvl="0" w:tplc="7E16B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21B27FC"/>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4300FD8"/>
    <w:multiLevelType w:val="hybridMultilevel"/>
    <w:tmpl w:val="FDCE66DC"/>
    <w:lvl w:ilvl="0" w:tplc="CF14D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4C843D5"/>
    <w:multiLevelType w:val="hybridMultilevel"/>
    <w:tmpl w:val="0D025298"/>
    <w:lvl w:ilvl="0" w:tplc="76946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50B6099"/>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5C41147"/>
    <w:multiLevelType w:val="hybridMultilevel"/>
    <w:tmpl w:val="C586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6610D02"/>
    <w:multiLevelType w:val="hybridMultilevel"/>
    <w:tmpl w:val="91F87262"/>
    <w:lvl w:ilvl="0" w:tplc="19DE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6780275"/>
    <w:multiLevelType w:val="multilevel"/>
    <w:tmpl w:val="617667C8"/>
    <w:lvl w:ilvl="0">
      <w:start w:val="1"/>
      <w:numFmt w:val="decimal"/>
      <w:lvlText w:val="INT-%1"/>
      <w:lvlJc w:val="left"/>
      <w:pPr>
        <w:ind w:left="360" w:hanging="360"/>
      </w:pPr>
      <w:rPr>
        <w:rFonts w:hint="default"/>
        <w:color w:val="auto"/>
      </w:rPr>
    </w:lvl>
    <w:lvl w:ilvl="1">
      <w:start w:val="1"/>
      <w:numFmt w:val="decimal"/>
      <w:lvlText w:val="INT-%1-%2"/>
      <w:lvlJc w:val="left"/>
      <w:pPr>
        <w:ind w:left="792" w:hanging="648"/>
      </w:pPr>
      <w:rPr>
        <w:rFonts w:hint="default"/>
      </w:rPr>
    </w:lvl>
    <w:lvl w:ilvl="2">
      <w:start w:val="1"/>
      <w:numFmt w:val="decimal"/>
      <w:lvlText w:val="INT-%1-%2-%3"/>
      <w:lvlJc w:val="left"/>
      <w:pPr>
        <w:ind w:left="1224" w:hanging="504"/>
      </w:pPr>
      <w:rPr>
        <w:rFonts w:hint="default"/>
      </w:rPr>
    </w:lvl>
    <w:lvl w:ilvl="3">
      <w:start w:val="1"/>
      <w:numFmt w:val="decimal"/>
      <w:lvlText w:val="INT-%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6">
    <w:nsid w:val="567E73F7"/>
    <w:multiLevelType w:val="hybridMultilevel"/>
    <w:tmpl w:val="8968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6BE720E"/>
    <w:multiLevelType w:val="multilevel"/>
    <w:tmpl w:val="BD748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77F66F4"/>
    <w:multiLevelType w:val="hybridMultilevel"/>
    <w:tmpl w:val="BFDA89C2"/>
    <w:lvl w:ilvl="0" w:tplc="B13267F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78301C6"/>
    <w:multiLevelType w:val="hybridMultilevel"/>
    <w:tmpl w:val="5AB68306"/>
    <w:lvl w:ilvl="0" w:tplc="C4D82E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7DE225C"/>
    <w:multiLevelType w:val="hybridMultilevel"/>
    <w:tmpl w:val="A70271CE"/>
    <w:lvl w:ilvl="0" w:tplc="622486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8DA5A89"/>
    <w:multiLevelType w:val="hybridMultilevel"/>
    <w:tmpl w:val="F85CA24A"/>
    <w:lvl w:ilvl="0" w:tplc="B21A4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9794A66"/>
    <w:multiLevelType w:val="hybridMultilevel"/>
    <w:tmpl w:val="CEE6EE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5A7A4F73"/>
    <w:multiLevelType w:val="hybridMultilevel"/>
    <w:tmpl w:val="518E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A901F30"/>
    <w:multiLevelType w:val="hybridMultilevel"/>
    <w:tmpl w:val="775A12F8"/>
    <w:lvl w:ilvl="0" w:tplc="1A1043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5B0474D5"/>
    <w:multiLevelType w:val="hybridMultilevel"/>
    <w:tmpl w:val="B3A6990A"/>
    <w:lvl w:ilvl="0" w:tplc="2D22F2B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nsid w:val="5B730259"/>
    <w:multiLevelType w:val="hybridMultilevel"/>
    <w:tmpl w:val="7D1AE518"/>
    <w:lvl w:ilvl="0" w:tplc="2354B8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B935E43"/>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C447671"/>
    <w:multiLevelType w:val="hybridMultilevel"/>
    <w:tmpl w:val="39F82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C7B2A1F"/>
    <w:multiLevelType w:val="hybridMultilevel"/>
    <w:tmpl w:val="EC041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C9103B7"/>
    <w:multiLevelType w:val="hybridMultilevel"/>
    <w:tmpl w:val="772687F4"/>
    <w:lvl w:ilvl="0" w:tplc="A252A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CAA361E"/>
    <w:multiLevelType w:val="hybridMultilevel"/>
    <w:tmpl w:val="493A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D75235E"/>
    <w:multiLevelType w:val="multilevel"/>
    <w:tmpl w:val="FFAAEC20"/>
    <w:lvl w:ilvl="0">
      <w:start w:val="1"/>
      <w:numFmt w:val="upperRoman"/>
      <w:pStyle w:val="AppHeading1"/>
      <w:lvlText w:val="Appendix %1"/>
      <w:lvlJc w:val="left"/>
      <w:pPr>
        <w:tabs>
          <w:tab w:val="num" w:pos="3960"/>
        </w:tabs>
        <w:ind w:left="0" w:firstLine="0"/>
      </w:pPr>
      <w:rPr>
        <w:rFonts w:hint="default"/>
      </w:rPr>
    </w:lvl>
    <w:lvl w:ilvl="1">
      <w:start w:val="1"/>
      <w:numFmt w:val="decimal"/>
      <w:pStyle w:val="AppHeading2"/>
      <w:lvlText w:val="%1.%2"/>
      <w:lvlJc w:val="left"/>
      <w:pPr>
        <w:tabs>
          <w:tab w:val="num" w:pos="1080"/>
        </w:tabs>
        <w:ind w:left="0" w:firstLine="0"/>
      </w:pPr>
      <w:rPr>
        <w:rFonts w:hint="default"/>
      </w:rPr>
    </w:lvl>
    <w:lvl w:ilvl="2">
      <w:start w:val="1"/>
      <w:numFmt w:val="decimal"/>
      <w:pStyle w:val="AppHeading3"/>
      <w:lvlText w:val="%1.%2.%3"/>
      <w:lvlJc w:val="left"/>
      <w:pPr>
        <w:tabs>
          <w:tab w:val="num" w:pos="1440"/>
        </w:tabs>
        <w:ind w:left="0" w:firstLine="0"/>
      </w:pPr>
      <w:rPr>
        <w:rFonts w:hint="default"/>
      </w:rPr>
    </w:lvl>
    <w:lvl w:ilvl="3">
      <w:start w:val="1"/>
      <w:numFmt w:val="decimal"/>
      <w:pStyle w:val="AppHeading4"/>
      <w:lvlText w:val="%1.%2.%3.%4"/>
      <w:lvlJc w:val="left"/>
      <w:pPr>
        <w:tabs>
          <w:tab w:val="num" w:pos="1800"/>
        </w:tabs>
        <w:ind w:left="0" w:firstLine="0"/>
      </w:pPr>
      <w:rPr>
        <w:rFonts w:hint="default"/>
      </w:rPr>
    </w:lvl>
    <w:lvl w:ilvl="4">
      <w:start w:val="1"/>
      <w:numFmt w:val="decimal"/>
      <w:pStyle w:val="AppHeading5"/>
      <w:lvlText w:val="%1.%2.%3.%4.%5"/>
      <w:lvlJc w:val="left"/>
      <w:pPr>
        <w:tabs>
          <w:tab w:val="num" w:pos="2520"/>
        </w:tabs>
        <w:ind w:left="0" w:firstLine="0"/>
      </w:pPr>
      <w:rPr>
        <w:rFonts w:hint="default"/>
      </w:rPr>
    </w:lvl>
    <w:lvl w:ilvl="5">
      <w:start w:val="1"/>
      <w:numFmt w:val="none"/>
      <w:pStyle w:val="AppHeading6"/>
      <w:lvlText w:val="%1.%2.%3.%4.%5"/>
      <w:lvlJc w:val="left"/>
      <w:pPr>
        <w:tabs>
          <w:tab w:val="num" w:pos="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3">
    <w:nsid w:val="5E396B83"/>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E6628AC"/>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FF46FD0"/>
    <w:multiLevelType w:val="hybridMultilevel"/>
    <w:tmpl w:val="790C256E"/>
    <w:lvl w:ilvl="0" w:tplc="88B86BF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2971838"/>
    <w:multiLevelType w:val="hybridMultilevel"/>
    <w:tmpl w:val="9CAAAF0A"/>
    <w:lvl w:ilvl="0" w:tplc="26FCE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2D96374"/>
    <w:multiLevelType w:val="hybridMultilevel"/>
    <w:tmpl w:val="6068D1E8"/>
    <w:lvl w:ilvl="0" w:tplc="5792D4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4722437"/>
    <w:multiLevelType w:val="hybridMultilevel"/>
    <w:tmpl w:val="142E75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4747BCD"/>
    <w:multiLevelType w:val="hybridMultilevel"/>
    <w:tmpl w:val="5F5EEFC8"/>
    <w:lvl w:ilvl="0" w:tplc="A2ECAD74">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6616C8A"/>
    <w:multiLevelType w:val="hybridMultilevel"/>
    <w:tmpl w:val="1ADCD456"/>
    <w:lvl w:ilvl="0" w:tplc="B7245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66573BA"/>
    <w:multiLevelType w:val="hybridMultilevel"/>
    <w:tmpl w:val="1430C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95947AC"/>
    <w:multiLevelType w:val="hybridMultilevel"/>
    <w:tmpl w:val="B73C0CEA"/>
    <w:lvl w:ilvl="0" w:tplc="679A0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A076179"/>
    <w:multiLevelType w:val="hybridMultilevel"/>
    <w:tmpl w:val="476206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nsid w:val="6A382C8E"/>
    <w:multiLevelType w:val="hybridMultilevel"/>
    <w:tmpl w:val="E190FDEE"/>
    <w:lvl w:ilvl="0" w:tplc="A1EE97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A407951"/>
    <w:multiLevelType w:val="hybridMultilevel"/>
    <w:tmpl w:val="BE8E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B432C66"/>
    <w:multiLevelType w:val="hybridMultilevel"/>
    <w:tmpl w:val="01267F14"/>
    <w:lvl w:ilvl="0" w:tplc="28A6F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B4513A0"/>
    <w:multiLevelType w:val="hybridMultilevel"/>
    <w:tmpl w:val="C9741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BF9078B"/>
    <w:multiLevelType w:val="hybridMultilevel"/>
    <w:tmpl w:val="1CF438E2"/>
    <w:lvl w:ilvl="0" w:tplc="B8A04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D482E15"/>
    <w:multiLevelType w:val="hybridMultilevel"/>
    <w:tmpl w:val="22F462A2"/>
    <w:lvl w:ilvl="0" w:tplc="B21A42B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0">
    <w:nsid w:val="6DFD6435"/>
    <w:multiLevelType w:val="hybridMultilevel"/>
    <w:tmpl w:val="27E605F6"/>
    <w:lvl w:ilvl="0" w:tplc="1A10436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F641FFE"/>
    <w:multiLevelType w:val="hybridMultilevel"/>
    <w:tmpl w:val="7538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FF5475A"/>
    <w:multiLevelType w:val="hybridMultilevel"/>
    <w:tmpl w:val="4CD2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13301E8"/>
    <w:multiLevelType w:val="hybridMultilevel"/>
    <w:tmpl w:val="EC041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1506095"/>
    <w:multiLevelType w:val="hybridMultilevel"/>
    <w:tmpl w:val="7DF496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72962909"/>
    <w:multiLevelType w:val="hybridMultilevel"/>
    <w:tmpl w:val="0476A5B4"/>
    <w:lvl w:ilvl="0" w:tplc="BBBEFD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3166152"/>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3862629"/>
    <w:multiLevelType w:val="hybridMultilevel"/>
    <w:tmpl w:val="EE82B6F0"/>
    <w:lvl w:ilvl="0" w:tplc="4B7C4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274D74"/>
    <w:multiLevelType w:val="hybridMultilevel"/>
    <w:tmpl w:val="7538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54A6379"/>
    <w:multiLevelType w:val="hybridMultilevel"/>
    <w:tmpl w:val="753888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5731897"/>
    <w:multiLevelType w:val="hybridMultilevel"/>
    <w:tmpl w:val="4C1C3D8C"/>
    <w:lvl w:ilvl="0" w:tplc="0409000F">
      <w:start w:val="1"/>
      <w:numFmt w:val="decimal"/>
      <w:lvlText w:val="%1."/>
      <w:lvlJc w:val="left"/>
      <w:pPr>
        <w:ind w:left="720" w:hanging="360"/>
      </w:pPr>
      <w:rPr>
        <w:rFonts w:hint="default"/>
      </w:rPr>
    </w:lvl>
    <w:lvl w:ilvl="1" w:tplc="B172E1FE">
      <w:start w:val="1"/>
      <w:numFmt w:val="lowerLetter"/>
      <w:lvlText w:val="11%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5DD6D8A"/>
    <w:multiLevelType w:val="hybridMultilevel"/>
    <w:tmpl w:val="5126ACAC"/>
    <w:lvl w:ilvl="0" w:tplc="7C6001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6114CF3"/>
    <w:multiLevelType w:val="hybridMultilevel"/>
    <w:tmpl w:val="8118FEEA"/>
    <w:lvl w:ilvl="0" w:tplc="B5EE0E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63C2E60"/>
    <w:multiLevelType w:val="multilevel"/>
    <w:tmpl w:val="A9989A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4">
    <w:nsid w:val="77B64472"/>
    <w:multiLevelType w:val="hybridMultilevel"/>
    <w:tmpl w:val="20B8A46A"/>
    <w:lvl w:ilvl="0" w:tplc="85A488C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7EB39BC"/>
    <w:multiLevelType w:val="hybridMultilevel"/>
    <w:tmpl w:val="6256DD36"/>
    <w:lvl w:ilvl="0" w:tplc="B21A42B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6">
    <w:nsid w:val="78DD08F5"/>
    <w:multiLevelType w:val="hybridMultilevel"/>
    <w:tmpl w:val="EE82B6F0"/>
    <w:lvl w:ilvl="0" w:tplc="4B7C40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90A3432"/>
    <w:multiLevelType w:val="hybridMultilevel"/>
    <w:tmpl w:val="EC04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A887BED"/>
    <w:multiLevelType w:val="hybridMultilevel"/>
    <w:tmpl w:val="EDCC4664"/>
    <w:lvl w:ilvl="0" w:tplc="E0B2A3E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B6B1634"/>
    <w:multiLevelType w:val="hybridMultilevel"/>
    <w:tmpl w:val="180288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E1C3A39"/>
    <w:multiLevelType w:val="hybridMultilevel"/>
    <w:tmpl w:val="B0CC1706"/>
    <w:lvl w:ilvl="0" w:tplc="4B7C4036">
      <w:start w:val="1"/>
      <w:numFmt w:val="decimal"/>
      <w:lvlText w:val="%1."/>
      <w:lvlJc w:val="left"/>
      <w:pPr>
        <w:ind w:left="720" w:hanging="360"/>
      </w:pPr>
      <w:rPr>
        <w:rFonts w:hint="default"/>
      </w:rPr>
    </w:lvl>
    <w:lvl w:ilvl="1" w:tplc="E8826B1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E4B4736"/>
    <w:multiLevelType w:val="hybridMultilevel"/>
    <w:tmpl w:val="6346F368"/>
    <w:lvl w:ilvl="0" w:tplc="45E4B44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EF01754"/>
    <w:multiLevelType w:val="multilevel"/>
    <w:tmpl w:val="EA74FD56"/>
    <w:lvl w:ilvl="0">
      <w:start w:val="1"/>
      <w:numFmt w:val="none"/>
      <w:pStyle w:val="NoteText"/>
      <w:lvlText w:val="NOTE:%1"/>
      <w:lvlJc w:val="left"/>
      <w:pPr>
        <w:tabs>
          <w:tab w:val="num" w:pos="360"/>
        </w:tabs>
        <w:ind w:left="360" w:hanging="360"/>
      </w:pPr>
      <w:rPr>
        <w:rFonts w:ascii="Arial" w:hAnsi="Arial"/>
        <w:b/>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3">
    <w:nsid w:val="7F041164"/>
    <w:multiLevelType w:val="hybridMultilevel"/>
    <w:tmpl w:val="A888D8EC"/>
    <w:lvl w:ilvl="0" w:tplc="640A6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8"/>
  </w:num>
  <w:num w:numId="4">
    <w:abstractNumId w:val="71"/>
  </w:num>
  <w:num w:numId="5">
    <w:abstractNumId w:val="162"/>
    <w:lvlOverride w:ilvl="0">
      <w:lvl w:ilvl="0">
        <w:start w:val="1"/>
        <w:numFmt w:val="none"/>
        <w:pStyle w:val="NoteText"/>
        <w:lvlText w:val="NOTE:%1"/>
        <w:lvlJc w:val="left"/>
        <w:pPr>
          <w:tabs>
            <w:tab w:val="num" w:pos="360"/>
          </w:tabs>
          <w:ind w:left="360" w:hanging="360"/>
        </w:pPr>
        <w:rPr>
          <w:rFonts w:ascii="Arial" w:hAnsi="Arial"/>
          <w:b/>
          <w:sz w:val="20"/>
          <w:szCs w:val="20"/>
        </w:rPr>
      </w:lvl>
    </w:lvlOverride>
  </w:num>
  <w:num w:numId="6">
    <w:abstractNumId w:val="2"/>
  </w:num>
  <w:num w:numId="7">
    <w:abstractNumId w:val="122"/>
  </w:num>
  <w:num w:numId="8">
    <w:abstractNumId w:val="131"/>
  </w:num>
  <w:num w:numId="9">
    <w:abstractNumId w:val="53"/>
  </w:num>
  <w:num w:numId="10">
    <w:abstractNumId w:val="87"/>
  </w:num>
  <w:num w:numId="11">
    <w:abstractNumId w:val="159"/>
  </w:num>
  <w:num w:numId="12">
    <w:abstractNumId w:val="37"/>
  </w:num>
  <w:num w:numId="13">
    <w:abstractNumId w:val="3"/>
  </w:num>
  <w:num w:numId="14">
    <w:abstractNumId w:val="106"/>
  </w:num>
  <w:num w:numId="15">
    <w:abstractNumId w:val="130"/>
  </w:num>
  <w:num w:numId="16">
    <w:abstractNumId w:val="28"/>
  </w:num>
  <w:num w:numId="17">
    <w:abstractNumId w:val="15"/>
  </w:num>
  <w:num w:numId="18">
    <w:abstractNumId w:val="135"/>
  </w:num>
  <w:num w:numId="19">
    <w:abstractNumId w:val="57"/>
  </w:num>
  <w:num w:numId="20">
    <w:abstractNumId w:val="148"/>
  </w:num>
  <w:num w:numId="21">
    <w:abstractNumId w:val="14"/>
  </w:num>
  <w:num w:numId="22">
    <w:abstractNumId w:val="18"/>
  </w:num>
  <w:num w:numId="23">
    <w:abstractNumId w:val="99"/>
  </w:num>
  <w:num w:numId="24">
    <w:abstractNumId w:val="91"/>
  </w:num>
  <w:num w:numId="25">
    <w:abstractNumId w:val="150"/>
  </w:num>
  <w:num w:numId="26">
    <w:abstractNumId w:val="32"/>
  </w:num>
  <w:num w:numId="27">
    <w:abstractNumId w:val="67"/>
  </w:num>
  <w:num w:numId="28">
    <w:abstractNumId w:val="119"/>
  </w:num>
  <w:num w:numId="29">
    <w:abstractNumId w:val="118"/>
  </w:num>
  <w:num w:numId="30">
    <w:abstractNumId w:val="102"/>
  </w:num>
  <w:num w:numId="31">
    <w:abstractNumId w:val="141"/>
  </w:num>
  <w:num w:numId="32">
    <w:abstractNumId w:val="61"/>
  </w:num>
  <w:num w:numId="33">
    <w:abstractNumId w:val="86"/>
  </w:num>
  <w:num w:numId="34">
    <w:abstractNumId w:val="50"/>
  </w:num>
  <w:num w:numId="35">
    <w:abstractNumId w:val="143"/>
  </w:num>
  <w:num w:numId="36">
    <w:abstractNumId w:val="47"/>
  </w:num>
  <w:num w:numId="37">
    <w:abstractNumId w:val="11"/>
  </w:num>
  <w:num w:numId="38">
    <w:abstractNumId w:val="157"/>
  </w:num>
  <w:num w:numId="39">
    <w:abstractNumId w:val="55"/>
  </w:num>
  <w:num w:numId="40">
    <w:abstractNumId w:val="85"/>
  </w:num>
  <w:num w:numId="41">
    <w:abstractNumId w:val="16"/>
  </w:num>
  <w:num w:numId="42">
    <w:abstractNumId w:val="4"/>
  </w:num>
  <w:num w:numId="43">
    <w:abstractNumId w:val="95"/>
  </w:num>
  <w:num w:numId="44">
    <w:abstractNumId w:val="121"/>
  </w:num>
  <w:num w:numId="45">
    <w:abstractNumId w:val="75"/>
  </w:num>
  <w:num w:numId="46">
    <w:abstractNumId w:val="137"/>
  </w:num>
  <w:num w:numId="47">
    <w:abstractNumId w:val="133"/>
  </w:num>
  <w:num w:numId="48">
    <w:abstractNumId w:val="33"/>
  </w:num>
  <w:num w:numId="49">
    <w:abstractNumId w:val="144"/>
  </w:num>
  <w:num w:numId="50">
    <w:abstractNumId w:val="149"/>
  </w:num>
  <w:num w:numId="51">
    <w:abstractNumId w:val="6"/>
  </w:num>
  <w:num w:numId="52">
    <w:abstractNumId w:val="42"/>
  </w:num>
  <w:num w:numId="53">
    <w:abstractNumId w:val="29"/>
  </w:num>
  <w:num w:numId="54">
    <w:abstractNumId w:val="8"/>
  </w:num>
  <w:num w:numId="55">
    <w:abstractNumId w:val="9"/>
  </w:num>
  <w:num w:numId="56">
    <w:abstractNumId w:val="84"/>
  </w:num>
  <w:num w:numId="57">
    <w:abstractNumId w:val="30"/>
  </w:num>
  <w:num w:numId="58">
    <w:abstractNumId w:val="23"/>
  </w:num>
  <w:num w:numId="59">
    <w:abstractNumId w:val="5"/>
  </w:num>
  <w:num w:numId="60">
    <w:abstractNumId w:val="154"/>
  </w:num>
  <w:num w:numId="61">
    <w:abstractNumId w:val="63"/>
  </w:num>
  <w:num w:numId="62">
    <w:abstractNumId w:val="112"/>
  </w:num>
  <w:num w:numId="63">
    <w:abstractNumId w:val="120"/>
  </w:num>
  <w:num w:numId="64">
    <w:abstractNumId w:val="100"/>
  </w:num>
  <w:num w:numId="65">
    <w:abstractNumId w:val="20"/>
  </w:num>
  <w:num w:numId="66">
    <w:abstractNumId w:val="163"/>
  </w:num>
  <w:num w:numId="67">
    <w:abstractNumId w:val="52"/>
  </w:num>
  <w:num w:numId="68">
    <w:abstractNumId w:val="116"/>
  </w:num>
  <w:num w:numId="69">
    <w:abstractNumId w:val="110"/>
  </w:num>
  <w:num w:numId="70">
    <w:abstractNumId w:val="36"/>
  </w:num>
  <w:num w:numId="71">
    <w:abstractNumId w:val="109"/>
  </w:num>
  <w:num w:numId="72">
    <w:abstractNumId w:val="132"/>
  </w:num>
  <w:num w:numId="73">
    <w:abstractNumId w:val="46"/>
  </w:num>
  <w:num w:numId="74">
    <w:abstractNumId w:val="80"/>
  </w:num>
  <w:num w:numId="75">
    <w:abstractNumId w:val="151"/>
  </w:num>
  <w:num w:numId="76">
    <w:abstractNumId w:val="145"/>
  </w:num>
  <w:num w:numId="77">
    <w:abstractNumId w:val="21"/>
  </w:num>
  <w:num w:numId="78">
    <w:abstractNumId w:val="128"/>
  </w:num>
  <w:num w:numId="79">
    <w:abstractNumId w:val="90"/>
  </w:num>
  <w:num w:numId="80">
    <w:abstractNumId w:val="49"/>
  </w:num>
  <w:num w:numId="81">
    <w:abstractNumId w:val="40"/>
  </w:num>
  <w:num w:numId="82">
    <w:abstractNumId w:val="72"/>
  </w:num>
  <w:num w:numId="83">
    <w:abstractNumId w:val="69"/>
  </w:num>
  <w:num w:numId="84">
    <w:abstractNumId w:val="101"/>
  </w:num>
  <w:num w:numId="85">
    <w:abstractNumId w:val="64"/>
  </w:num>
  <w:num w:numId="86">
    <w:abstractNumId w:val="13"/>
  </w:num>
  <w:num w:numId="87">
    <w:abstractNumId w:val="98"/>
  </w:num>
  <w:num w:numId="88">
    <w:abstractNumId w:val="92"/>
  </w:num>
  <w:num w:numId="89">
    <w:abstractNumId w:val="62"/>
  </w:num>
  <w:num w:numId="90">
    <w:abstractNumId w:val="35"/>
  </w:num>
  <w:num w:numId="91">
    <w:abstractNumId w:val="96"/>
  </w:num>
  <w:num w:numId="92">
    <w:abstractNumId w:val="127"/>
  </w:num>
  <w:num w:numId="93">
    <w:abstractNumId w:val="94"/>
  </w:num>
  <w:num w:numId="94">
    <w:abstractNumId w:val="126"/>
  </w:num>
  <w:num w:numId="95">
    <w:abstractNumId w:val="138"/>
  </w:num>
  <w:num w:numId="96">
    <w:abstractNumId w:val="117"/>
  </w:num>
  <w:num w:numId="97">
    <w:abstractNumId w:val="124"/>
  </w:num>
  <w:num w:numId="98">
    <w:abstractNumId w:val="17"/>
  </w:num>
  <w:num w:numId="99">
    <w:abstractNumId w:val="123"/>
  </w:num>
  <w:num w:numId="100">
    <w:abstractNumId w:val="60"/>
  </w:num>
  <w:num w:numId="101">
    <w:abstractNumId w:val="82"/>
  </w:num>
  <w:num w:numId="102">
    <w:abstractNumId w:val="156"/>
  </w:num>
  <w:num w:numId="103">
    <w:abstractNumId w:val="48"/>
  </w:num>
  <w:num w:numId="104">
    <w:abstractNumId w:val="7"/>
  </w:num>
  <w:num w:numId="105">
    <w:abstractNumId w:val="147"/>
  </w:num>
  <w:num w:numId="106">
    <w:abstractNumId w:val="89"/>
  </w:num>
  <w:num w:numId="107">
    <w:abstractNumId w:val="66"/>
  </w:num>
  <w:num w:numId="108">
    <w:abstractNumId w:val="31"/>
  </w:num>
  <w:num w:numId="109">
    <w:abstractNumId w:val="88"/>
  </w:num>
  <w:num w:numId="110">
    <w:abstractNumId w:val="54"/>
  </w:num>
  <w:num w:numId="111">
    <w:abstractNumId w:val="105"/>
  </w:num>
  <w:num w:numId="112">
    <w:abstractNumId w:val="142"/>
  </w:num>
  <w:num w:numId="113">
    <w:abstractNumId w:val="45"/>
  </w:num>
  <w:num w:numId="114">
    <w:abstractNumId w:val="107"/>
  </w:num>
  <w:num w:numId="115">
    <w:abstractNumId w:val="78"/>
  </w:num>
  <w:num w:numId="116">
    <w:abstractNumId w:val="134"/>
  </w:num>
  <w:num w:numId="117">
    <w:abstractNumId w:val="19"/>
  </w:num>
  <w:num w:numId="118">
    <w:abstractNumId w:val="160"/>
  </w:num>
  <w:num w:numId="119">
    <w:abstractNumId w:val="146"/>
  </w:num>
  <w:num w:numId="120">
    <w:abstractNumId w:val="97"/>
  </w:num>
  <w:num w:numId="121">
    <w:abstractNumId w:val="51"/>
  </w:num>
  <w:num w:numId="122">
    <w:abstractNumId w:val="74"/>
  </w:num>
  <w:num w:numId="123">
    <w:abstractNumId w:val="93"/>
  </w:num>
  <w:num w:numId="124">
    <w:abstractNumId w:val="125"/>
  </w:num>
  <w:num w:numId="125">
    <w:abstractNumId w:val="24"/>
  </w:num>
  <w:num w:numId="126">
    <w:abstractNumId w:val="113"/>
  </w:num>
  <w:num w:numId="127">
    <w:abstractNumId w:val="111"/>
  </w:num>
  <w:num w:numId="128">
    <w:abstractNumId w:val="139"/>
  </w:num>
  <w:num w:numId="129">
    <w:abstractNumId w:val="155"/>
  </w:num>
  <w:num w:numId="130">
    <w:abstractNumId w:val="136"/>
  </w:num>
  <w:num w:numId="131">
    <w:abstractNumId w:val="104"/>
  </w:num>
  <w:num w:numId="132">
    <w:abstractNumId w:val="79"/>
  </w:num>
  <w:num w:numId="133">
    <w:abstractNumId w:val="81"/>
  </w:num>
  <w:num w:numId="134">
    <w:abstractNumId w:val="73"/>
  </w:num>
  <w:num w:numId="135">
    <w:abstractNumId w:val="12"/>
  </w:num>
  <w:num w:numId="136">
    <w:abstractNumId w:val="58"/>
  </w:num>
  <w:num w:numId="137">
    <w:abstractNumId w:val="115"/>
  </w:num>
  <w:num w:numId="138">
    <w:abstractNumId w:val="153"/>
  </w:num>
  <w:num w:numId="139">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41"/>
  </w:num>
  <w:num w:numId="171">
    <w:abstractNumId w:val="70"/>
  </w:num>
  <w:num w:numId="172">
    <w:abstractNumId w:val="34"/>
  </w:num>
  <w:num w:numId="173">
    <w:abstractNumId w:val="108"/>
  </w:num>
  <w:num w:numId="174">
    <w:abstractNumId w:val="114"/>
  </w:num>
  <w:num w:numId="175">
    <w:abstractNumId w:val="140"/>
  </w:num>
  <w:num w:numId="176">
    <w:abstractNumId w:val="161"/>
  </w:num>
  <w:num w:numId="177">
    <w:abstractNumId w:val="83"/>
  </w:num>
  <w:num w:numId="178">
    <w:abstractNumId w:val="43"/>
  </w:num>
  <w:num w:numId="179">
    <w:abstractNumId w:val="22"/>
  </w:num>
  <w:num w:numId="180">
    <w:abstractNumId w:val="103"/>
  </w:num>
  <w:num w:numId="181">
    <w:abstractNumId w:val="27"/>
  </w:num>
  <w:num w:numId="182">
    <w:abstractNumId w:val="39"/>
  </w:num>
  <w:num w:numId="183">
    <w:abstractNumId w:val="25"/>
  </w:num>
  <w:num w:numId="184">
    <w:abstractNumId w:val="59"/>
  </w:num>
  <w:num w:numId="185">
    <w:abstractNumId w:val="77"/>
  </w:num>
  <w:num w:numId="186">
    <w:abstractNumId w:val="56"/>
  </w:num>
  <w:num w:numId="187">
    <w:abstractNumId w:val="158"/>
  </w:num>
  <w:num w:numId="188">
    <w:abstractNumId w:val="10"/>
  </w:num>
  <w:num w:numId="189">
    <w:abstractNumId w:val="10"/>
  </w:num>
  <w:num w:numId="190">
    <w:abstractNumId w:val="129"/>
  </w:num>
  <w:num w:numId="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76"/>
  </w:num>
  <w:num w:numId="193">
    <w:abstractNumId w:val="26"/>
  </w:num>
  <w:num w:numId="194">
    <w:abstractNumId w:val="152"/>
  </w:num>
  <w:num w:numId="19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4"/>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hideSpellingErrors/>
  <w:activeWritingStyle w:appName="MSWord" w:lang="en-US" w:vendorID="64" w:dllVersion="131077" w:nlCheck="1" w:checkStyle="1"/>
  <w:activeWritingStyle w:appName="MSWord" w:lang="en-US" w:vendorID="64" w:dllVersion="131078" w:nlCheck="1" w:checkStyle="1"/>
  <w:activeWritingStyle w:appName="MSWord" w:lang="en-US" w:vendorID="8" w:dllVersion="513" w:checkStyle="1"/>
  <w:activeWritingStyle w:appName="MSWord" w:lang="en-GB"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62"/>
    <w:rsid w:val="0000245F"/>
    <w:rsid w:val="00003F7E"/>
    <w:rsid w:val="00007A63"/>
    <w:rsid w:val="000106A4"/>
    <w:rsid w:val="000132BB"/>
    <w:rsid w:val="000139E0"/>
    <w:rsid w:val="0001719A"/>
    <w:rsid w:val="000201D8"/>
    <w:rsid w:val="00021239"/>
    <w:rsid w:val="00023B00"/>
    <w:rsid w:val="00025B04"/>
    <w:rsid w:val="0002601E"/>
    <w:rsid w:val="000310BB"/>
    <w:rsid w:val="00031682"/>
    <w:rsid w:val="000357CF"/>
    <w:rsid w:val="00040F0C"/>
    <w:rsid w:val="00046010"/>
    <w:rsid w:val="000465EF"/>
    <w:rsid w:val="00051E15"/>
    <w:rsid w:val="00052434"/>
    <w:rsid w:val="0005361C"/>
    <w:rsid w:val="00053E7C"/>
    <w:rsid w:val="000549A9"/>
    <w:rsid w:val="0005643D"/>
    <w:rsid w:val="00056C93"/>
    <w:rsid w:val="00061FAA"/>
    <w:rsid w:val="00062551"/>
    <w:rsid w:val="0006346C"/>
    <w:rsid w:val="00066277"/>
    <w:rsid w:val="000678F5"/>
    <w:rsid w:val="00084761"/>
    <w:rsid w:val="000867DE"/>
    <w:rsid w:val="0009127F"/>
    <w:rsid w:val="00091B11"/>
    <w:rsid w:val="00095DFD"/>
    <w:rsid w:val="000A473F"/>
    <w:rsid w:val="000A5CBD"/>
    <w:rsid w:val="000A6262"/>
    <w:rsid w:val="000A7A45"/>
    <w:rsid w:val="000B06CF"/>
    <w:rsid w:val="000B1927"/>
    <w:rsid w:val="000B3356"/>
    <w:rsid w:val="000B42FE"/>
    <w:rsid w:val="000B4962"/>
    <w:rsid w:val="000B6030"/>
    <w:rsid w:val="000C04E3"/>
    <w:rsid w:val="000C259F"/>
    <w:rsid w:val="000C2E61"/>
    <w:rsid w:val="000C2F0C"/>
    <w:rsid w:val="000C4CB8"/>
    <w:rsid w:val="000D09F2"/>
    <w:rsid w:val="000D2F36"/>
    <w:rsid w:val="000D7763"/>
    <w:rsid w:val="000E19F0"/>
    <w:rsid w:val="000E5CD1"/>
    <w:rsid w:val="000E6917"/>
    <w:rsid w:val="000E7E6B"/>
    <w:rsid w:val="000F2C91"/>
    <w:rsid w:val="000F3B62"/>
    <w:rsid w:val="000F3D69"/>
    <w:rsid w:val="000F4E50"/>
    <w:rsid w:val="000F5101"/>
    <w:rsid w:val="0010015E"/>
    <w:rsid w:val="0010705C"/>
    <w:rsid w:val="001071B7"/>
    <w:rsid w:val="001150A2"/>
    <w:rsid w:val="00116712"/>
    <w:rsid w:val="00116E84"/>
    <w:rsid w:val="00116F03"/>
    <w:rsid w:val="0011715D"/>
    <w:rsid w:val="001207BE"/>
    <w:rsid w:val="001211EC"/>
    <w:rsid w:val="001217C1"/>
    <w:rsid w:val="00121B5D"/>
    <w:rsid w:val="00124E30"/>
    <w:rsid w:val="00126178"/>
    <w:rsid w:val="0013251A"/>
    <w:rsid w:val="00133967"/>
    <w:rsid w:val="00135872"/>
    <w:rsid w:val="00137294"/>
    <w:rsid w:val="00137815"/>
    <w:rsid w:val="0014122C"/>
    <w:rsid w:val="00141338"/>
    <w:rsid w:val="00144D50"/>
    <w:rsid w:val="00145F5C"/>
    <w:rsid w:val="00146DD3"/>
    <w:rsid w:val="001506F3"/>
    <w:rsid w:val="001522E2"/>
    <w:rsid w:val="001523BE"/>
    <w:rsid w:val="00153156"/>
    <w:rsid w:val="00154344"/>
    <w:rsid w:val="00155583"/>
    <w:rsid w:val="00156691"/>
    <w:rsid w:val="001625D2"/>
    <w:rsid w:val="00162ACE"/>
    <w:rsid w:val="0016506D"/>
    <w:rsid w:val="001657AF"/>
    <w:rsid w:val="00165C7A"/>
    <w:rsid w:val="001716D2"/>
    <w:rsid w:val="00176547"/>
    <w:rsid w:val="00177FBC"/>
    <w:rsid w:val="00181785"/>
    <w:rsid w:val="00187F53"/>
    <w:rsid w:val="001928D9"/>
    <w:rsid w:val="001A0976"/>
    <w:rsid w:val="001A21F1"/>
    <w:rsid w:val="001A2E75"/>
    <w:rsid w:val="001A381F"/>
    <w:rsid w:val="001B7444"/>
    <w:rsid w:val="001C1ECC"/>
    <w:rsid w:val="001C24DB"/>
    <w:rsid w:val="001C4790"/>
    <w:rsid w:val="001D0F87"/>
    <w:rsid w:val="001D7BF9"/>
    <w:rsid w:val="001E60ED"/>
    <w:rsid w:val="001E6288"/>
    <w:rsid w:val="001E644B"/>
    <w:rsid w:val="001E6AC3"/>
    <w:rsid w:val="001E75F6"/>
    <w:rsid w:val="001F0BE6"/>
    <w:rsid w:val="001F12DB"/>
    <w:rsid w:val="001F152E"/>
    <w:rsid w:val="001F2576"/>
    <w:rsid w:val="001F365B"/>
    <w:rsid w:val="001F3764"/>
    <w:rsid w:val="001F5564"/>
    <w:rsid w:val="001F6FCA"/>
    <w:rsid w:val="001F7151"/>
    <w:rsid w:val="001F7BFF"/>
    <w:rsid w:val="002003CD"/>
    <w:rsid w:val="00206DE8"/>
    <w:rsid w:val="00207B6B"/>
    <w:rsid w:val="002100E4"/>
    <w:rsid w:val="00213594"/>
    <w:rsid w:val="00213CC2"/>
    <w:rsid w:val="00220631"/>
    <w:rsid w:val="00221A18"/>
    <w:rsid w:val="002228CA"/>
    <w:rsid w:val="002236E9"/>
    <w:rsid w:val="002242D1"/>
    <w:rsid w:val="002250A0"/>
    <w:rsid w:val="0022568B"/>
    <w:rsid w:val="00225FAE"/>
    <w:rsid w:val="00230CC6"/>
    <w:rsid w:val="00232D66"/>
    <w:rsid w:val="00235B1A"/>
    <w:rsid w:val="00243C80"/>
    <w:rsid w:val="0024772C"/>
    <w:rsid w:val="00247F7B"/>
    <w:rsid w:val="00252252"/>
    <w:rsid w:val="00252647"/>
    <w:rsid w:val="00256685"/>
    <w:rsid w:val="002571E5"/>
    <w:rsid w:val="002612DF"/>
    <w:rsid w:val="00262ABD"/>
    <w:rsid w:val="00265467"/>
    <w:rsid w:val="00267122"/>
    <w:rsid w:val="00267127"/>
    <w:rsid w:val="00267D96"/>
    <w:rsid w:val="00272986"/>
    <w:rsid w:val="002760FB"/>
    <w:rsid w:val="00277026"/>
    <w:rsid w:val="002812A5"/>
    <w:rsid w:val="0028145A"/>
    <w:rsid w:val="002836A3"/>
    <w:rsid w:val="0028371B"/>
    <w:rsid w:val="00285228"/>
    <w:rsid w:val="00285476"/>
    <w:rsid w:val="00285F11"/>
    <w:rsid w:val="00286344"/>
    <w:rsid w:val="00287882"/>
    <w:rsid w:val="00292C24"/>
    <w:rsid w:val="0029455E"/>
    <w:rsid w:val="00294F03"/>
    <w:rsid w:val="002A0D10"/>
    <w:rsid w:val="002B79C9"/>
    <w:rsid w:val="002B7CEA"/>
    <w:rsid w:val="002C126C"/>
    <w:rsid w:val="002C50A5"/>
    <w:rsid w:val="002C5516"/>
    <w:rsid w:val="002C7064"/>
    <w:rsid w:val="002D0D6B"/>
    <w:rsid w:val="002D1BC9"/>
    <w:rsid w:val="002D3268"/>
    <w:rsid w:val="002D378F"/>
    <w:rsid w:val="002D38BC"/>
    <w:rsid w:val="002E3F3E"/>
    <w:rsid w:val="002E4786"/>
    <w:rsid w:val="002E4A24"/>
    <w:rsid w:val="002F0AF5"/>
    <w:rsid w:val="002F2D19"/>
    <w:rsid w:val="002F53FF"/>
    <w:rsid w:val="002F66A5"/>
    <w:rsid w:val="002F6CF7"/>
    <w:rsid w:val="002F737E"/>
    <w:rsid w:val="00300E3D"/>
    <w:rsid w:val="00300F76"/>
    <w:rsid w:val="0030284E"/>
    <w:rsid w:val="0030357F"/>
    <w:rsid w:val="00304D7F"/>
    <w:rsid w:val="00305165"/>
    <w:rsid w:val="0030521B"/>
    <w:rsid w:val="00307079"/>
    <w:rsid w:val="0031234A"/>
    <w:rsid w:val="003138A7"/>
    <w:rsid w:val="00314750"/>
    <w:rsid w:val="003156C0"/>
    <w:rsid w:val="00317ACA"/>
    <w:rsid w:val="003257FE"/>
    <w:rsid w:val="00325B96"/>
    <w:rsid w:val="00330351"/>
    <w:rsid w:val="00331471"/>
    <w:rsid w:val="00332268"/>
    <w:rsid w:val="00333A94"/>
    <w:rsid w:val="00334DC0"/>
    <w:rsid w:val="00334EDC"/>
    <w:rsid w:val="003360B9"/>
    <w:rsid w:val="003405EC"/>
    <w:rsid w:val="00341013"/>
    <w:rsid w:val="003412FE"/>
    <w:rsid w:val="00341F32"/>
    <w:rsid w:val="00342D67"/>
    <w:rsid w:val="003437BD"/>
    <w:rsid w:val="00343B6A"/>
    <w:rsid w:val="00343CB6"/>
    <w:rsid w:val="0034506D"/>
    <w:rsid w:val="003467AB"/>
    <w:rsid w:val="00346E36"/>
    <w:rsid w:val="00347FB3"/>
    <w:rsid w:val="00353724"/>
    <w:rsid w:val="00355113"/>
    <w:rsid w:val="00361344"/>
    <w:rsid w:val="00361965"/>
    <w:rsid w:val="0036429B"/>
    <w:rsid w:val="00364F14"/>
    <w:rsid w:val="003652BF"/>
    <w:rsid w:val="00365401"/>
    <w:rsid w:val="00367020"/>
    <w:rsid w:val="003675BC"/>
    <w:rsid w:val="00367D21"/>
    <w:rsid w:val="00370458"/>
    <w:rsid w:val="00372EE6"/>
    <w:rsid w:val="00374342"/>
    <w:rsid w:val="003816A6"/>
    <w:rsid w:val="00385591"/>
    <w:rsid w:val="00386CFB"/>
    <w:rsid w:val="00387F66"/>
    <w:rsid w:val="00390413"/>
    <w:rsid w:val="00391174"/>
    <w:rsid w:val="0039226F"/>
    <w:rsid w:val="00392394"/>
    <w:rsid w:val="00392ECF"/>
    <w:rsid w:val="00393313"/>
    <w:rsid w:val="00396023"/>
    <w:rsid w:val="003962E3"/>
    <w:rsid w:val="00396799"/>
    <w:rsid w:val="003A4569"/>
    <w:rsid w:val="003A4D6D"/>
    <w:rsid w:val="003A592E"/>
    <w:rsid w:val="003B1D00"/>
    <w:rsid w:val="003B584D"/>
    <w:rsid w:val="003C2289"/>
    <w:rsid w:val="003C23A2"/>
    <w:rsid w:val="003C29BF"/>
    <w:rsid w:val="003C5CE1"/>
    <w:rsid w:val="003D1688"/>
    <w:rsid w:val="003D42E1"/>
    <w:rsid w:val="003D6EA7"/>
    <w:rsid w:val="003D73F3"/>
    <w:rsid w:val="003D7B0A"/>
    <w:rsid w:val="003E08F4"/>
    <w:rsid w:val="003E127D"/>
    <w:rsid w:val="003E1F17"/>
    <w:rsid w:val="003E7B44"/>
    <w:rsid w:val="003F1209"/>
    <w:rsid w:val="003F1623"/>
    <w:rsid w:val="003F2044"/>
    <w:rsid w:val="003F3D9C"/>
    <w:rsid w:val="003F4246"/>
    <w:rsid w:val="003F4B21"/>
    <w:rsid w:val="004008C6"/>
    <w:rsid w:val="00401A4C"/>
    <w:rsid w:val="00405C7F"/>
    <w:rsid w:val="00412765"/>
    <w:rsid w:val="0041511D"/>
    <w:rsid w:val="0041536A"/>
    <w:rsid w:val="00416EFF"/>
    <w:rsid w:val="0042153E"/>
    <w:rsid w:val="004219F6"/>
    <w:rsid w:val="00421A8E"/>
    <w:rsid w:val="00421B97"/>
    <w:rsid w:val="004223DC"/>
    <w:rsid w:val="004224D1"/>
    <w:rsid w:val="004242E3"/>
    <w:rsid w:val="0042484C"/>
    <w:rsid w:val="00424F43"/>
    <w:rsid w:val="004272EB"/>
    <w:rsid w:val="0042764D"/>
    <w:rsid w:val="004329E7"/>
    <w:rsid w:val="00433884"/>
    <w:rsid w:val="00436220"/>
    <w:rsid w:val="004369B5"/>
    <w:rsid w:val="004407C5"/>
    <w:rsid w:val="00441BDC"/>
    <w:rsid w:val="00442135"/>
    <w:rsid w:val="004428F5"/>
    <w:rsid w:val="00443052"/>
    <w:rsid w:val="00443AE7"/>
    <w:rsid w:val="0044698E"/>
    <w:rsid w:val="004514CF"/>
    <w:rsid w:val="0045708F"/>
    <w:rsid w:val="0046487C"/>
    <w:rsid w:val="00465F12"/>
    <w:rsid w:val="00467DAB"/>
    <w:rsid w:val="004701F6"/>
    <w:rsid w:val="00472BC3"/>
    <w:rsid w:val="00474332"/>
    <w:rsid w:val="004744FB"/>
    <w:rsid w:val="004749AD"/>
    <w:rsid w:val="0047546F"/>
    <w:rsid w:val="00476F8D"/>
    <w:rsid w:val="004819CD"/>
    <w:rsid w:val="004846C0"/>
    <w:rsid w:val="00484F48"/>
    <w:rsid w:val="004862F7"/>
    <w:rsid w:val="004868E2"/>
    <w:rsid w:val="00494E13"/>
    <w:rsid w:val="0049529D"/>
    <w:rsid w:val="00495B2D"/>
    <w:rsid w:val="00495B78"/>
    <w:rsid w:val="004A2C12"/>
    <w:rsid w:val="004A31B0"/>
    <w:rsid w:val="004A42BE"/>
    <w:rsid w:val="004A498F"/>
    <w:rsid w:val="004B5E67"/>
    <w:rsid w:val="004B7F1A"/>
    <w:rsid w:val="004C1584"/>
    <w:rsid w:val="004C1C10"/>
    <w:rsid w:val="004C2271"/>
    <w:rsid w:val="004C2CCE"/>
    <w:rsid w:val="004C30BE"/>
    <w:rsid w:val="004C3A48"/>
    <w:rsid w:val="004C3CE0"/>
    <w:rsid w:val="004C4B35"/>
    <w:rsid w:val="004C6F93"/>
    <w:rsid w:val="004C73EB"/>
    <w:rsid w:val="004C7D09"/>
    <w:rsid w:val="004C7FFA"/>
    <w:rsid w:val="004D39BC"/>
    <w:rsid w:val="004D3E76"/>
    <w:rsid w:val="004D6CB1"/>
    <w:rsid w:val="004E1F2B"/>
    <w:rsid w:val="004E2866"/>
    <w:rsid w:val="004E38D0"/>
    <w:rsid w:val="004E4069"/>
    <w:rsid w:val="004E4F0D"/>
    <w:rsid w:val="004E58B4"/>
    <w:rsid w:val="004E618E"/>
    <w:rsid w:val="004E6461"/>
    <w:rsid w:val="004E7165"/>
    <w:rsid w:val="004F05DF"/>
    <w:rsid w:val="004F1636"/>
    <w:rsid w:val="004F305A"/>
    <w:rsid w:val="004F3631"/>
    <w:rsid w:val="004F3BCA"/>
    <w:rsid w:val="004F74AF"/>
    <w:rsid w:val="0050073F"/>
    <w:rsid w:val="00506FD6"/>
    <w:rsid w:val="005078DA"/>
    <w:rsid w:val="00511595"/>
    <w:rsid w:val="00512CB8"/>
    <w:rsid w:val="005139C4"/>
    <w:rsid w:val="00513F54"/>
    <w:rsid w:val="005158F3"/>
    <w:rsid w:val="0051743F"/>
    <w:rsid w:val="00523C45"/>
    <w:rsid w:val="005247AF"/>
    <w:rsid w:val="0052620B"/>
    <w:rsid w:val="0052772A"/>
    <w:rsid w:val="00531C4D"/>
    <w:rsid w:val="00532079"/>
    <w:rsid w:val="00533961"/>
    <w:rsid w:val="00535CC7"/>
    <w:rsid w:val="00537689"/>
    <w:rsid w:val="00540329"/>
    <w:rsid w:val="00541554"/>
    <w:rsid w:val="00543F5E"/>
    <w:rsid w:val="0054636B"/>
    <w:rsid w:val="00547EC2"/>
    <w:rsid w:val="0055662E"/>
    <w:rsid w:val="00556DCC"/>
    <w:rsid w:val="0056604F"/>
    <w:rsid w:val="005660B5"/>
    <w:rsid w:val="00566ED3"/>
    <w:rsid w:val="00574830"/>
    <w:rsid w:val="0057540C"/>
    <w:rsid w:val="005815EB"/>
    <w:rsid w:val="0058306A"/>
    <w:rsid w:val="005837DD"/>
    <w:rsid w:val="00583812"/>
    <w:rsid w:val="005847B6"/>
    <w:rsid w:val="005848D8"/>
    <w:rsid w:val="00584D49"/>
    <w:rsid w:val="005857CF"/>
    <w:rsid w:val="005901D7"/>
    <w:rsid w:val="00594B54"/>
    <w:rsid w:val="00595326"/>
    <w:rsid w:val="00595657"/>
    <w:rsid w:val="00595DB1"/>
    <w:rsid w:val="005A0C6A"/>
    <w:rsid w:val="005A1112"/>
    <w:rsid w:val="005A2190"/>
    <w:rsid w:val="005A5E60"/>
    <w:rsid w:val="005A6A57"/>
    <w:rsid w:val="005A6BA1"/>
    <w:rsid w:val="005B03DC"/>
    <w:rsid w:val="005B15D3"/>
    <w:rsid w:val="005B164F"/>
    <w:rsid w:val="005B1911"/>
    <w:rsid w:val="005B196B"/>
    <w:rsid w:val="005B1C7D"/>
    <w:rsid w:val="005B4ED2"/>
    <w:rsid w:val="005B58B4"/>
    <w:rsid w:val="005B6103"/>
    <w:rsid w:val="005C140F"/>
    <w:rsid w:val="005C49A0"/>
    <w:rsid w:val="005C7D4E"/>
    <w:rsid w:val="005D392E"/>
    <w:rsid w:val="005D3E19"/>
    <w:rsid w:val="005D4127"/>
    <w:rsid w:val="005D41F4"/>
    <w:rsid w:val="005D593C"/>
    <w:rsid w:val="005E120D"/>
    <w:rsid w:val="005E27A3"/>
    <w:rsid w:val="005E6816"/>
    <w:rsid w:val="005F19B6"/>
    <w:rsid w:val="005F4D34"/>
    <w:rsid w:val="005F5E0E"/>
    <w:rsid w:val="005F7764"/>
    <w:rsid w:val="0060188A"/>
    <w:rsid w:val="00601D24"/>
    <w:rsid w:val="006022C4"/>
    <w:rsid w:val="006024B7"/>
    <w:rsid w:val="006028FA"/>
    <w:rsid w:val="006030C0"/>
    <w:rsid w:val="0060392A"/>
    <w:rsid w:val="006047F0"/>
    <w:rsid w:val="00605EB9"/>
    <w:rsid w:val="0060734B"/>
    <w:rsid w:val="00607546"/>
    <w:rsid w:val="0060799D"/>
    <w:rsid w:val="0061483C"/>
    <w:rsid w:val="006153A8"/>
    <w:rsid w:val="00622C83"/>
    <w:rsid w:val="006251E2"/>
    <w:rsid w:val="0062637F"/>
    <w:rsid w:val="0063058B"/>
    <w:rsid w:val="00635DC2"/>
    <w:rsid w:val="00636B58"/>
    <w:rsid w:val="00637700"/>
    <w:rsid w:val="0064216E"/>
    <w:rsid w:val="006426DA"/>
    <w:rsid w:val="00642CC7"/>
    <w:rsid w:val="006443E1"/>
    <w:rsid w:val="00645F99"/>
    <w:rsid w:val="00651B90"/>
    <w:rsid w:val="00652F45"/>
    <w:rsid w:val="006548E4"/>
    <w:rsid w:val="0065566E"/>
    <w:rsid w:val="00657F6E"/>
    <w:rsid w:val="006605EB"/>
    <w:rsid w:val="006610CB"/>
    <w:rsid w:val="00661203"/>
    <w:rsid w:val="00661617"/>
    <w:rsid w:val="00662330"/>
    <w:rsid w:val="00663A01"/>
    <w:rsid w:val="0066554A"/>
    <w:rsid w:val="0067016A"/>
    <w:rsid w:val="00671C18"/>
    <w:rsid w:val="00672702"/>
    <w:rsid w:val="00680B8C"/>
    <w:rsid w:val="00681DAA"/>
    <w:rsid w:val="00681EEB"/>
    <w:rsid w:val="00683392"/>
    <w:rsid w:val="00685A18"/>
    <w:rsid w:val="006A0CB9"/>
    <w:rsid w:val="006A2124"/>
    <w:rsid w:val="006A56D0"/>
    <w:rsid w:val="006A5835"/>
    <w:rsid w:val="006A77FA"/>
    <w:rsid w:val="006B01A5"/>
    <w:rsid w:val="006B1DEC"/>
    <w:rsid w:val="006B3B81"/>
    <w:rsid w:val="006B4E32"/>
    <w:rsid w:val="006B5BBC"/>
    <w:rsid w:val="006B6722"/>
    <w:rsid w:val="006C1C59"/>
    <w:rsid w:val="006C1E96"/>
    <w:rsid w:val="006C2138"/>
    <w:rsid w:val="006C33A2"/>
    <w:rsid w:val="006C52E6"/>
    <w:rsid w:val="006C61AF"/>
    <w:rsid w:val="006C76B5"/>
    <w:rsid w:val="006C7B65"/>
    <w:rsid w:val="006C7E21"/>
    <w:rsid w:val="006D2A13"/>
    <w:rsid w:val="006D74F4"/>
    <w:rsid w:val="006E3BBB"/>
    <w:rsid w:val="006E7D30"/>
    <w:rsid w:val="006F3A77"/>
    <w:rsid w:val="006F5A0A"/>
    <w:rsid w:val="006F6B6F"/>
    <w:rsid w:val="006F6F85"/>
    <w:rsid w:val="006F7083"/>
    <w:rsid w:val="006F71D8"/>
    <w:rsid w:val="00701450"/>
    <w:rsid w:val="0070217A"/>
    <w:rsid w:val="00702868"/>
    <w:rsid w:val="00705421"/>
    <w:rsid w:val="0070795C"/>
    <w:rsid w:val="00711036"/>
    <w:rsid w:val="00711EBD"/>
    <w:rsid w:val="007134E9"/>
    <w:rsid w:val="007147C8"/>
    <w:rsid w:val="00716A80"/>
    <w:rsid w:val="0072038D"/>
    <w:rsid w:val="0072084B"/>
    <w:rsid w:val="007219A9"/>
    <w:rsid w:val="00730735"/>
    <w:rsid w:val="007322E6"/>
    <w:rsid w:val="0073245D"/>
    <w:rsid w:val="007363AA"/>
    <w:rsid w:val="00736A9C"/>
    <w:rsid w:val="00743D88"/>
    <w:rsid w:val="00744480"/>
    <w:rsid w:val="00745BAE"/>
    <w:rsid w:val="0074697A"/>
    <w:rsid w:val="007476BC"/>
    <w:rsid w:val="00752004"/>
    <w:rsid w:val="00754101"/>
    <w:rsid w:val="007625C7"/>
    <w:rsid w:val="00764EAC"/>
    <w:rsid w:val="0076773F"/>
    <w:rsid w:val="0077057D"/>
    <w:rsid w:val="007711C9"/>
    <w:rsid w:val="0077332F"/>
    <w:rsid w:val="007737A7"/>
    <w:rsid w:val="007757BE"/>
    <w:rsid w:val="00775A96"/>
    <w:rsid w:val="00777499"/>
    <w:rsid w:val="00777729"/>
    <w:rsid w:val="0078254A"/>
    <w:rsid w:val="0078271B"/>
    <w:rsid w:val="007828EE"/>
    <w:rsid w:val="00784E01"/>
    <w:rsid w:val="007861A8"/>
    <w:rsid w:val="00787331"/>
    <w:rsid w:val="0078743F"/>
    <w:rsid w:val="0079765E"/>
    <w:rsid w:val="00797F73"/>
    <w:rsid w:val="007A42A7"/>
    <w:rsid w:val="007A4933"/>
    <w:rsid w:val="007A733C"/>
    <w:rsid w:val="007B269A"/>
    <w:rsid w:val="007B2D25"/>
    <w:rsid w:val="007B5B46"/>
    <w:rsid w:val="007B760C"/>
    <w:rsid w:val="007C16A9"/>
    <w:rsid w:val="007C2F8D"/>
    <w:rsid w:val="007C4543"/>
    <w:rsid w:val="007C4685"/>
    <w:rsid w:val="007C703D"/>
    <w:rsid w:val="007C7B46"/>
    <w:rsid w:val="007D32EF"/>
    <w:rsid w:val="007D385D"/>
    <w:rsid w:val="007D3929"/>
    <w:rsid w:val="007D40FC"/>
    <w:rsid w:val="007E0AD0"/>
    <w:rsid w:val="007E4FB7"/>
    <w:rsid w:val="007E6C2E"/>
    <w:rsid w:val="00801140"/>
    <w:rsid w:val="008042CF"/>
    <w:rsid w:val="008047D6"/>
    <w:rsid w:val="008065FA"/>
    <w:rsid w:val="00812045"/>
    <w:rsid w:val="00812142"/>
    <w:rsid w:val="00812DD2"/>
    <w:rsid w:val="00822ACB"/>
    <w:rsid w:val="00822D6E"/>
    <w:rsid w:val="008233EC"/>
    <w:rsid w:val="00823BAF"/>
    <w:rsid w:val="00824A52"/>
    <w:rsid w:val="0082549C"/>
    <w:rsid w:val="0082593D"/>
    <w:rsid w:val="008276A1"/>
    <w:rsid w:val="00827ABF"/>
    <w:rsid w:val="00830E71"/>
    <w:rsid w:val="008312C8"/>
    <w:rsid w:val="008317C1"/>
    <w:rsid w:val="00833D06"/>
    <w:rsid w:val="00835366"/>
    <w:rsid w:val="00842854"/>
    <w:rsid w:val="00844FF1"/>
    <w:rsid w:val="008505C4"/>
    <w:rsid w:val="00851F41"/>
    <w:rsid w:val="00852927"/>
    <w:rsid w:val="00854A8E"/>
    <w:rsid w:val="008555B7"/>
    <w:rsid w:val="008562F8"/>
    <w:rsid w:val="00860E21"/>
    <w:rsid w:val="00864197"/>
    <w:rsid w:val="008701B4"/>
    <w:rsid w:val="00871749"/>
    <w:rsid w:val="00871A2D"/>
    <w:rsid w:val="0087441B"/>
    <w:rsid w:val="008767A9"/>
    <w:rsid w:val="008801F8"/>
    <w:rsid w:val="0088188A"/>
    <w:rsid w:val="00882F5B"/>
    <w:rsid w:val="00886691"/>
    <w:rsid w:val="008875B4"/>
    <w:rsid w:val="00890B22"/>
    <w:rsid w:val="00890CAD"/>
    <w:rsid w:val="008930B3"/>
    <w:rsid w:val="00894E4C"/>
    <w:rsid w:val="00896ECC"/>
    <w:rsid w:val="00897317"/>
    <w:rsid w:val="00897F24"/>
    <w:rsid w:val="00897FDA"/>
    <w:rsid w:val="008A6313"/>
    <w:rsid w:val="008B04FF"/>
    <w:rsid w:val="008B7193"/>
    <w:rsid w:val="008B7BBF"/>
    <w:rsid w:val="008C1ACD"/>
    <w:rsid w:val="008C586D"/>
    <w:rsid w:val="008D1165"/>
    <w:rsid w:val="008D23B2"/>
    <w:rsid w:val="008D3AE6"/>
    <w:rsid w:val="008D52FE"/>
    <w:rsid w:val="008E1C24"/>
    <w:rsid w:val="008F0084"/>
    <w:rsid w:val="008F2439"/>
    <w:rsid w:val="008F2B0C"/>
    <w:rsid w:val="008F6F35"/>
    <w:rsid w:val="008F7F7A"/>
    <w:rsid w:val="0090516B"/>
    <w:rsid w:val="0090673C"/>
    <w:rsid w:val="00906754"/>
    <w:rsid w:val="0090688C"/>
    <w:rsid w:val="00907FF4"/>
    <w:rsid w:val="00912661"/>
    <w:rsid w:val="00913375"/>
    <w:rsid w:val="00914AF3"/>
    <w:rsid w:val="009166BF"/>
    <w:rsid w:val="009200F5"/>
    <w:rsid w:val="009205B0"/>
    <w:rsid w:val="0092091C"/>
    <w:rsid w:val="009237E0"/>
    <w:rsid w:val="00923EA5"/>
    <w:rsid w:val="009300E6"/>
    <w:rsid w:val="00931582"/>
    <w:rsid w:val="0093170C"/>
    <w:rsid w:val="00932A07"/>
    <w:rsid w:val="00934427"/>
    <w:rsid w:val="009365BB"/>
    <w:rsid w:val="009377C0"/>
    <w:rsid w:val="009418F1"/>
    <w:rsid w:val="0094234B"/>
    <w:rsid w:val="00942770"/>
    <w:rsid w:val="009451CE"/>
    <w:rsid w:val="00950714"/>
    <w:rsid w:val="00952971"/>
    <w:rsid w:val="009544FB"/>
    <w:rsid w:val="0096158C"/>
    <w:rsid w:val="009636B4"/>
    <w:rsid w:val="0096428F"/>
    <w:rsid w:val="009716A5"/>
    <w:rsid w:val="00972B2C"/>
    <w:rsid w:val="00973589"/>
    <w:rsid w:val="009779EF"/>
    <w:rsid w:val="0098073D"/>
    <w:rsid w:val="00981297"/>
    <w:rsid w:val="00981E45"/>
    <w:rsid w:val="00983337"/>
    <w:rsid w:val="009833FD"/>
    <w:rsid w:val="00987C41"/>
    <w:rsid w:val="00991D42"/>
    <w:rsid w:val="00993664"/>
    <w:rsid w:val="0099473A"/>
    <w:rsid w:val="00995AD2"/>
    <w:rsid w:val="00996E30"/>
    <w:rsid w:val="00997983"/>
    <w:rsid w:val="009A163F"/>
    <w:rsid w:val="009A3EE4"/>
    <w:rsid w:val="009A6CE4"/>
    <w:rsid w:val="009A7514"/>
    <w:rsid w:val="009B39FF"/>
    <w:rsid w:val="009B4FCB"/>
    <w:rsid w:val="009B63F7"/>
    <w:rsid w:val="009B6911"/>
    <w:rsid w:val="009B7ECA"/>
    <w:rsid w:val="009C0B56"/>
    <w:rsid w:val="009C4B57"/>
    <w:rsid w:val="009C4E25"/>
    <w:rsid w:val="009C6858"/>
    <w:rsid w:val="009D0225"/>
    <w:rsid w:val="009D17EC"/>
    <w:rsid w:val="009D1ADB"/>
    <w:rsid w:val="009D2A05"/>
    <w:rsid w:val="009D5AE9"/>
    <w:rsid w:val="009D6BB7"/>
    <w:rsid w:val="009E1B04"/>
    <w:rsid w:val="009E3417"/>
    <w:rsid w:val="009E3C5D"/>
    <w:rsid w:val="009F0F17"/>
    <w:rsid w:val="009F106F"/>
    <w:rsid w:val="009F4BB9"/>
    <w:rsid w:val="00A015F9"/>
    <w:rsid w:val="00A067C9"/>
    <w:rsid w:val="00A07BFC"/>
    <w:rsid w:val="00A12A4B"/>
    <w:rsid w:val="00A16C4E"/>
    <w:rsid w:val="00A16C73"/>
    <w:rsid w:val="00A17CDD"/>
    <w:rsid w:val="00A20E49"/>
    <w:rsid w:val="00A21C40"/>
    <w:rsid w:val="00A252CD"/>
    <w:rsid w:val="00A30549"/>
    <w:rsid w:val="00A35FDA"/>
    <w:rsid w:val="00A364F5"/>
    <w:rsid w:val="00A3694B"/>
    <w:rsid w:val="00A36ED6"/>
    <w:rsid w:val="00A377C2"/>
    <w:rsid w:val="00A425B9"/>
    <w:rsid w:val="00A458B4"/>
    <w:rsid w:val="00A46B36"/>
    <w:rsid w:val="00A47D2E"/>
    <w:rsid w:val="00A51317"/>
    <w:rsid w:val="00A52E91"/>
    <w:rsid w:val="00A539A7"/>
    <w:rsid w:val="00A55A2D"/>
    <w:rsid w:val="00A57B73"/>
    <w:rsid w:val="00A60E7D"/>
    <w:rsid w:val="00A61177"/>
    <w:rsid w:val="00A6129D"/>
    <w:rsid w:val="00A613D7"/>
    <w:rsid w:val="00A62A01"/>
    <w:rsid w:val="00A64CAC"/>
    <w:rsid w:val="00A65375"/>
    <w:rsid w:val="00A65C76"/>
    <w:rsid w:val="00A7032C"/>
    <w:rsid w:val="00A7206F"/>
    <w:rsid w:val="00A72B74"/>
    <w:rsid w:val="00A73E68"/>
    <w:rsid w:val="00A73F1D"/>
    <w:rsid w:val="00A744DA"/>
    <w:rsid w:val="00A750B2"/>
    <w:rsid w:val="00A7583A"/>
    <w:rsid w:val="00A766C9"/>
    <w:rsid w:val="00A8027D"/>
    <w:rsid w:val="00A8066A"/>
    <w:rsid w:val="00A82CB7"/>
    <w:rsid w:val="00A87601"/>
    <w:rsid w:val="00A90B99"/>
    <w:rsid w:val="00A90C41"/>
    <w:rsid w:val="00A91B48"/>
    <w:rsid w:val="00A9271A"/>
    <w:rsid w:val="00A95410"/>
    <w:rsid w:val="00A9660E"/>
    <w:rsid w:val="00A96C83"/>
    <w:rsid w:val="00AA1201"/>
    <w:rsid w:val="00AA1ADD"/>
    <w:rsid w:val="00AA49D2"/>
    <w:rsid w:val="00AA68CF"/>
    <w:rsid w:val="00AA7752"/>
    <w:rsid w:val="00AB14A4"/>
    <w:rsid w:val="00AB3666"/>
    <w:rsid w:val="00AB3E4D"/>
    <w:rsid w:val="00AB4159"/>
    <w:rsid w:val="00AB6933"/>
    <w:rsid w:val="00AC00E8"/>
    <w:rsid w:val="00AC09AB"/>
    <w:rsid w:val="00AC1BE5"/>
    <w:rsid w:val="00AC36E7"/>
    <w:rsid w:val="00AC62F0"/>
    <w:rsid w:val="00AC7C2E"/>
    <w:rsid w:val="00AD1357"/>
    <w:rsid w:val="00AD3A03"/>
    <w:rsid w:val="00AD5D85"/>
    <w:rsid w:val="00AD7596"/>
    <w:rsid w:val="00AE4FDC"/>
    <w:rsid w:val="00AF1D52"/>
    <w:rsid w:val="00AF2160"/>
    <w:rsid w:val="00AF255F"/>
    <w:rsid w:val="00AF39AD"/>
    <w:rsid w:val="00AF3BED"/>
    <w:rsid w:val="00AF700F"/>
    <w:rsid w:val="00AF73CC"/>
    <w:rsid w:val="00AF7F83"/>
    <w:rsid w:val="00B01770"/>
    <w:rsid w:val="00B03974"/>
    <w:rsid w:val="00B10525"/>
    <w:rsid w:val="00B12DAE"/>
    <w:rsid w:val="00B13725"/>
    <w:rsid w:val="00B142B7"/>
    <w:rsid w:val="00B14EC8"/>
    <w:rsid w:val="00B1525B"/>
    <w:rsid w:val="00B2260D"/>
    <w:rsid w:val="00B231E6"/>
    <w:rsid w:val="00B26C1B"/>
    <w:rsid w:val="00B30168"/>
    <w:rsid w:val="00B30591"/>
    <w:rsid w:val="00B306E7"/>
    <w:rsid w:val="00B3088F"/>
    <w:rsid w:val="00B30E97"/>
    <w:rsid w:val="00B33032"/>
    <w:rsid w:val="00B33418"/>
    <w:rsid w:val="00B347A9"/>
    <w:rsid w:val="00B34E53"/>
    <w:rsid w:val="00B3574B"/>
    <w:rsid w:val="00B372CB"/>
    <w:rsid w:val="00B41B19"/>
    <w:rsid w:val="00B426E8"/>
    <w:rsid w:val="00B42945"/>
    <w:rsid w:val="00B44D69"/>
    <w:rsid w:val="00B51B10"/>
    <w:rsid w:val="00B52889"/>
    <w:rsid w:val="00B52D9D"/>
    <w:rsid w:val="00B53940"/>
    <w:rsid w:val="00B637A7"/>
    <w:rsid w:val="00B64B8F"/>
    <w:rsid w:val="00B70C59"/>
    <w:rsid w:val="00B70FC7"/>
    <w:rsid w:val="00B75ADC"/>
    <w:rsid w:val="00B801CD"/>
    <w:rsid w:val="00B83C6F"/>
    <w:rsid w:val="00B869D2"/>
    <w:rsid w:val="00B869FF"/>
    <w:rsid w:val="00B93922"/>
    <w:rsid w:val="00B93E97"/>
    <w:rsid w:val="00B973FC"/>
    <w:rsid w:val="00BA0655"/>
    <w:rsid w:val="00BA0DF8"/>
    <w:rsid w:val="00BA2F2C"/>
    <w:rsid w:val="00BA65DB"/>
    <w:rsid w:val="00BB030A"/>
    <w:rsid w:val="00BB045C"/>
    <w:rsid w:val="00BB0A6E"/>
    <w:rsid w:val="00BB0E7A"/>
    <w:rsid w:val="00BB432D"/>
    <w:rsid w:val="00BB4A5C"/>
    <w:rsid w:val="00BB55F4"/>
    <w:rsid w:val="00BB6F36"/>
    <w:rsid w:val="00BC0D67"/>
    <w:rsid w:val="00BC5D8C"/>
    <w:rsid w:val="00BC67B6"/>
    <w:rsid w:val="00BC79FF"/>
    <w:rsid w:val="00BD0FD2"/>
    <w:rsid w:val="00BD16C4"/>
    <w:rsid w:val="00BD2754"/>
    <w:rsid w:val="00BD3CF5"/>
    <w:rsid w:val="00BE4BF9"/>
    <w:rsid w:val="00BE4CB4"/>
    <w:rsid w:val="00BE5E2D"/>
    <w:rsid w:val="00BE64F4"/>
    <w:rsid w:val="00BF09EC"/>
    <w:rsid w:val="00BF144B"/>
    <w:rsid w:val="00BF1886"/>
    <w:rsid w:val="00BF5310"/>
    <w:rsid w:val="00BF5EC4"/>
    <w:rsid w:val="00BF7AB5"/>
    <w:rsid w:val="00C00844"/>
    <w:rsid w:val="00C02D4B"/>
    <w:rsid w:val="00C03F4A"/>
    <w:rsid w:val="00C048B3"/>
    <w:rsid w:val="00C06723"/>
    <w:rsid w:val="00C07A76"/>
    <w:rsid w:val="00C158A0"/>
    <w:rsid w:val="00C160DA"/>
    <w:rsid w:val="00C20728"/>
    <w:rsid w:val="00C2639F"/>
    <w:rsid w:val="00C274C9"/>
    <w:rsid w:val="00C275B0"/>
    <w:rsid w:val="00C3539B"/>
    <w:rsid w:val="00C36476"/>
    <w:rsid w:val="00C37AD2"/>
    <w:rsid w:val="00C4074B"/>
    <w:rsid w:val="00C40A60"/>
    <w:rsid w:val="00C4169D"/>
    <w:rsid w:val="00C418A1"/>
    <w:rsid w:val="00C50CE8"/>
    <w:rsid w:val="00C54391"/>
    <w:rsid w:val="00C57754"/>
    <w:rsid w:val="00C601BE"/>
    <w:rsid w:val="00C623F8"/>
    <w:rsid w:val="00C62578"/>
    <w:rsid w:val="00C6534E"/>
    <w:rsid w:val="00C65F57"/>
    <w:rsid w:val="00C70366"/>
    <w:rsid w:val="00C70F6F"/>
    <w:rsid w:val="00C7386A"/>
    <w:rsid w:val="00C75B8B"/>
    <w:rsid w:val="00C8093B"/>
    <w:rsid w:val="00C841BC"/>
    <w:rsid w:val="00C8436D"/>
    <w:rsid w:val="00C85FD1"/>
    <w:rsid w:val="00C86836"/>
    <w:rsid w:val="00C870E1"/>
    <w:rsid w:val="00C87684"/>
    <w:rsid w:val="00C900FB"/>
    <w:rsid w:val="00C90D8B"/>
    <w:rsid w:val="00C92F07"/>
    <w:rsid w:val="00C944F5"/>
    <w:rsid w:val="00C94676"/>
    <w:rsid w:val="00C9682E"/>
    <w:rsid w:val="00C97060"/>
    <w:rsid w:val="00CA0089"/>
    <w:rsid w:val="00CA4F1B"/>
    <w:rsid w:val="00CB0589"/>
    <w:rsid w:val="00CB099F"/>
    <w:rsid w:val="00CB3219"/>
    <w:rsid w:val="00CB48B9"/>
    <w:rsid w:val="00CB78D3"/>
    <w:rsid w:val="00CC08CA"/>
    <w:rsid w:val="00CC143B"/>
    <w:rsid w:val="00CC234D"/>
    <w:rsid w:val="00CC438D"/>
    <w:rsid w:val="00CC78E0"/>
    <w:rsid w:val="00CD5EE9"/>
    <w:rsid w:val="00CD600A"/>
    <w:rsid w:val="00CD6D21"/>
    <w:rsid w:val="00CD6F50"/>
    <w:rsid w:val="00CE33C7"/>
    <w:rsid w:val="00CE597C"/>
    <w:rsid w:val="00CE66C8"/>
    <w:rsid w:val="00CE6D1A"/>
    <w:rsid w:val="00CE72CA"/>
    <w:rsid w:val="00CE77BF"/>
    <w:rsid w:val="00CE7AD3"/>
    <w:rsid w:val="00CE7F75"/>
    <w:rsid w:val="00CF142D"/>
    <w:rsid w:val="00CF1F4F"/>
    <w:rsid w:val="00CF2C67"/>
    <w:rsid w:val="00CF40B0"/>
    <w:rsid w:val="00CF6841"/>
    <w:rsid w:val="00CF6D79"/>
    <w:rsid w:val="00CF75D1"/>
    <w:rsid w:val="00CF77E3"/>
    <w:rsid w:val="00D00BDF"/>
    <w:rsid w:val="00D00DFE"/>
    <w:rsid w:val="00D017E0"/>
    <w:rsid w:val="00D0304E"/>
    <w:rsid w:val="00D102F8"/>
    <w:rsid w:val="00D10C43"/>
    <w:rsid w:val="00D10F6A"/>
    <w:rsid w:val="00D118EF"/>
    <w:rsid w:val="00D12C23"/>
    <w:rsid w:val="00D16545"/>
    <w:rsid w:val="00D16F31"/>
    <w:rsid w:val="00D17DBD"/>
    <w:rsid w:val="00D2420A"/>
    <w:rsid w:val="00D24FC8"/>
    <w:rsid w:val="00D264BC"/>
    <w:rsid w:val="00D27B94"/>
    <w:rsid w:val="00D302AD"/>
    <w:rsid w:val="00D318AF"/>
    <w:rsid w:val="00D323D9"/>
    <w:rsid w:val="00D3290A"/>
    <w:rsid w:val="00D3313B"/>
    <w:rsid w:val="00D33BD5"/>
    <w:rsid w:val="00D34865"/>
    <w:rsid w:val="00D34D49"/>
    <w:rsid w:val="00D40F6A"/>
    <w:rsid w:val="00D477D0"/>
    <w:rsid w:val="00D5146D"/>
    <w:rsid w:val="00D52694"/>
    <w:rsid w:val="00D5281D"/>
    <w:rsid w:val="00D53481"/>
    <w:rsid w:val="00D609C2"/>
    <w:rsid w:val="00D615D4"/>
    <w:rsid w:val="00D62D50"/>
    <w:rsid w:val="00D66AA9"/>
    <w:rsid w:val="00D700FD"/>
    <w:rsid w:val="00D706E2"/>
    <w:rsid w:val="00D709DF"/>
    <w:rsid w:val="00D71BD7"/>
    <w:rsid w:val="00D80083"/>
    <w:rsid w:val="00D82C19"/>
    <w:rsid w:val="00D84136"/>
    <w:rsid w:val="00D859CF"/>
    <w:rsid w:val="00D85AAF"/>
    <w:rsid w:val="00D9056D"/>
    <w:rsid w:val="00D90FD6"/>
    <w:rsid w:val="00D96454"/>
    <w:rsid w:val="00DA4F36"/>
    <w:rsid w:val="00DA61D7"/>
    <w:rsid w:val="00DA72E6"/>
    <w:rsid w:val="00DB20E0"/>
    <w:rsid w:val="00DB3DF7"/>
    <w:rsid w:val="00DC08EE"/>
    <w:rsid w:val="00DC0C1C"/>
    <w:rsid w:val="00DC1EBF"/>
    <w:rsid w:val="00DC2F7D"/>
    <w:rsid w:val="00DC351F"/>
    <w:rsid w:val="00DC4EEA"/>
    <w:rsid w:val="00DC55E5"/>
    <w:rsid w:val="00DC5F1E"/>
    <w:rsid w:val="00DC633E"/>
    <w:rsid w:val="00DE4758"/>
    <w:rsid w:val="00DE4AF1"/>
    <w:rsid w:val="00DE763B"/>
    <w:rsid w:val="00DE7D3E"/>
    <w:rsid w:val="00DF7CF7"/>
    <w:rsid w:val="00DF7FF5"/>
    <w:rsid w:val="00E00B37"/>
    <w:rsid w:val="00E01C8C"/>
    <w:rsid w:val="00E02FE8"/>
    <w:rsid w:val="00E0422D"/>
    <w:rsid w:val="00E05E13"/>
    <w:rsid w:val="00E10250"/>
    <w:rsid w:val="00E127E4"/>
    <w:rsid w:val="00E172E8"/>
    <w:rsid w:val="00E20709"/>
    <w:rsid w:val="00E210A5"/>
    <w:rsid w:val="00E21C2E"/>
    <w:rsid w:val="00E254AB"/>
    <w:rsid w:val="00E26BB5"/>
    <w:rsid w:val="00E3148D"/>
    <w:rsid w:val="00E32490"/>
    <w:rsid w:val="00E329CF"/>
    <w:rsid w:val="00E37AEF"/>
    <w:rsid w:val="00E423AC"/>
    <w:rsid w:val="00E4279E"/>
    <w:rsid w:val="00E4509A"/>
    <w:rsid w:val="00E455F6"/>
    <w:rsid w:val="00E46D87"/>
    <w:rsid w:val="00E50BF3"/>
    <w:rsid w:val="00E5144E"/>
    <w:rsid w:val="00E51575"/>
    <w:rsid w:val="00E526EB"/>
    <w:rsid w:val="00E5371F"/>
    <w:rsid w:val="00E5432D"/>
    <w:rsid w:val="00E61277"/>
    <w:rsid w:val="00E612B0"/>
    <w:rsid w:val="00E62327"/>
    <w:rsid w:val="00E6605F"/>
    <w:rsid w:val="00E662F4"/>
    <w:rsid w:val="00E676C9"/>
    <w:rsid w:val="00E67F58"/>
    <w:rsid w:val="00E71ACC"/>
    <w:rsid w:val="00E732DE"/>
    <w:rsid w:val="00E7510A"/>
    <w:rsid w:val="00E752C5"/>
    <w:rsid w:val="00E774C8"/>
    <w:rsid w:val="00E8175F"/>
    <w:rsid w:val="00E862D8"/>
    <w:rsid w:val="00E868BB"/>
    <w:rsid w:val="00E86D0A"/>
    <w:rsid w:val="00E8754E"/>
    <w:rsid w:val="00E87A2B"/>
    <w:rsid w:val="00E9246B"/>
    <w:rsid w:val="00E93A73"/>
    <w:rsid w:val="00EA6587"/>
    <w:rsid w:val="00EA71E6"/>
    <w:rsid w:val="00EA72AD"/>
    <w:rsid w:val="00EA7A71"/>
    <w:rsid w:val="00EB15E4"/>
    <w:rsid w:val="00EB28EB"/>
    <w:rsid w:val="00EB3584"/>
    <w:rsid w:val="00EB3C96"/>
    <w:rsid w:val="00EB3D4B"/>
    <w:rsid w:val="00EB43BC"/>
    <w:rsid w:val="00EB482A"/>
    <w:rsid w:val="00EB5415"/>
    <w:rsid w:val="00EB7F4F"/>
    <w:rsid w:val="00EC1786"/>
    <w:rsid w:val="00EC2CC0"/>
    <w:rsid w:val="00EC6BC0"/>
    <w:rsid w:val="00EC71A0"/>
    <w:rsid w:val="00EC790C"/>
    <w:rsid w:val="00ED1F9A"/>
    <w:rsid w:val="00ED4A90"/>
    <w:rsid w:val="00ED5D19"/>
    <w:rsid w:val="00EE02AE"/>
    <w:rsid w:val="00EE23BF"/>
    <w:rsid w:val="00EE2485"/>
    <w:rsid w:val="00EF04C4"/>
    <w:rsid w:val="00EF3A38"/>
    <w:rsid w:val="00EF3A46"/>
    <w:rsid w:val="00EF426F"/>
    <w:rsid w:val="00EF51F2"/>
    <w:rsid w:val="00EF548E"/>
    <w:rsid w:val="00EF7448"/>
    <w:rsid w:val="00F00842"/>
    <w:rsid w:val="00F00CDC"/>
    <w:rsid w:val="00F019A0"/>
    <w:rsid w:val="00F02E4B"/>
    <w:rsid w:val="00F032B3"/>
    <w:rsid w:val="00F03BF4"/>
    <w:rsid w:val="00F047E9"/>
    <w:rsid w:val="00F05752"/>
    <w:rsid w:val="00F06803"/>
    <w:rsid w:val="00F07955"/>
    <w:rsid w:val="00F07CC8"/>
    <w:rsid w:val="00F10BB2"/>
    <w:rsid w:val="00F121A9"/>
    <w:rsid w:val="00F13764"/>
    <w:rsid w:val="00F23351"/>
    <w:rsid w:val="00F233AC"/>
    <w:rsid w:val="00F255C1"/>
    <w:rsid w:val="00F30CF4"/>
    <w:rsid w:val="00F3159C"/>
    <w:rsid w:val="00F31685"/>
    <w:rsid w:val="00F32CB9"/>
    <w:rsid w:val="00F3626E"/>
    <w:rsid w:val="00F37C80"/>
    <w:rsid w:val="00F420FE"/>
    <w:rsid w:val="00F4330D"/>
    <w:rsid w:val="00F43DC0"/>
    <w:rsid w:val="00F51C2D"/>
    <w:rsid w:val="00F54872"/>
    <w:rsid w:val="00F54F91"/>
    <w:rsid w:val="00F57580"/>
    <w:rsid w:val="00F575E7"/>
    <w:rsid w:val="00F61710"/>
    <w:rsid w:val="00F70A65"/>
    <w:rsid w:val="00F71967"/>
    <w:rsid w:val="00F73BA3"/>
    <w:rsid w:val="00F73E96"/>
    <w:rsid w:val="00F746A3"/>
    <w:rsid w:val="00F766D1"/>
    <w:rsid w:val="00F7723D"/>
    <w:rsid w:val="00F809D8"/>
    <w:rsid w:val="00F83ACE"/>
    <w:rsid w:val="00F87C9B"/>
    <w:rsid w:val="00F90E8B"/>
    <w:rsid w:val="00F94063"/>
    <w:rsid w:val="00F9499E"/>
    <w:rsid w:val="00F9506E"/>
    <w:rsid w:val="00F96E48"/>
    <w:rsid w:val="00F97288"/>
    <w:rsid w:val="00F979FA"/>
    <w:rsid w:val="00FA0675"/>
    <w:rsid w:val="00FA4DA9"/>
    <w:rsid w:val="00FB284B"/>
    <w:rsid w:val="00FB361D"/>
    <w:rsid w:val="00FB4D64"/>
    <w:rsid w:val="00FB65C9"/>
    <w:rsid w:val="00FB72AB"/>
    <w:rsid w:val="00FC0AAA"/>
    <w:rsid w:val="00FC1D6B"/>
    <w:rsid w:val="00FC3F9D"/>
    <w:rsid w:val="00FC496D"/>
    <w:rsid w:val="00FC6D6B"/>
    <w:rsid w:val="00FC6FED"/>
    <w:rsid w:val="00FD11EB"/>
    <w:rsid w:val="00FD207E"/>
    <w:rsid w:val="00FD43BC"/>
    <w:rsid w:val="00FD5AD1"/>
    <w:rsid w:val="00FD7B35"/>
    <w:rsid w:val="00FE26DE"/>
    <w:rsid w:val="00FE2C79"/>
    <w:rsid w:val="00FE4BA2"/>
    <w:rsid w:val="00FE62D2"/>
    <w:rsid w:val="00FF02D5"/>
    <w:rsid w:val="00FF0FF5"/>
    <w:rsid w:val="00FF1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5CBD"/>
  </w:style>
  <w:style w:type="paragraph" w:styleId="Heading1">
    <w:name w:val="heading 1"/>
    <w:next w:val="BodyText1"/>
    <w:link w:val="Heading1Char"/>
    <w:qFormat/>
    <w:rsid w:val="00003F7E"/>
    <w:pPr>
      <w:keepNext/>
      <w:pageBreakBefore/>
      <w:numPr>
        <w:numId w:val="125"/>
      </w:numPr>
      <w:spacing w:before="240" w:after="240"/>
      <w:outlineLvl w:val="0"/>
    </w:pPr>
    <w:rPr>
      <w:rFonts w:ascii="Arial" w:eastAsia="Times New Roman" w:hAnsi="Arial" w:cs="Times New Roman"/>
      <w:b/>
      <w:caps/>
      <w:kern w:val="28"/>
      <w:sz w:val="28"/>
      <w:szCs w:val="20"/>
    </w:rPr>
  </w:style>
  <w:style w:type="paragraph" w:styleId="Heading2">
    <w:name w:val="heading 2"/>
    <w:next w:val="BodyText1"/>
    <w:link w:val="Heading2Char1"/>
    <w:qFormat/>
    <w:rsid w:val="00003F7E"/>
    <w:pPr>
      <w:keepNext/>
      <w:numPr>
        <w:ilvl w:val="1"/>
        <w:numId w:val="125"/>
      </w:numPr>
      <w:tabs>
        <w:tab w:val="left" w:pos="720"/>
      </w:tabs>
      <w:spacing w:before="240" w:after="120"/>
      <w:outlineLvl w:val="1"/>
    </w:pPr>
    <w:rPr>
      <w:rFonts w:ascii="Arial" w:eastAsia="Times New Roman" w:hAnsi="Arial" w:cs="Times New Roman"/>
      <w:b/>
      <w:sz w:val="24"/>
      <w:szCs w:val="20"/>
    </w:rPr>
  </w:style>
  <w:style w:type="paragraph" w:styleId="Heading3">
    <w:name w:val="heading 3"/>
    <w:next w:val="BodyText1"/>
    <w:link w:val="Heading3Char"/>
    <w:qFormat/>
    <w:rsid w:val="00003F7E"/>
    <w:pPr>
      <w:keepNext/>
      <w:numPr>
        <w:ilvl w:val="2"/>
        <w:numId w:val="125"/>
      </w:numPr>
      <w:tabs>
        <w:tab w:val="clear" w:pos="810"/>
        <w:tab w:val="num" w:pos="720"/>
      </w:tabs>
      <w:spacing w:before="120" w:after="120"/>
      <w:ind w:left="720"/>
      <w:outlineLvl w:val="2"/>
    </w:pPr>
    <w:rPr>
      <w:rFonts w:ascii="Arial" w:eastAsia="Times New Roman" w:hAnsi="Arial" w:cs="Times New Roman"/>
      <w:b/>
      <w:sz w:val="20"/>
      <w:szCs w:val="20"/>
    </w:rPr>
  </w:style>
  <w:style w:type="paragraph" w:styleId="Heading4">
    <w:name w:val="heading 4"/>
    <w:next w:val="BodyText1"/>
    <w:link w:val="Heading4Char"/>
    <w:qFormat/>
    <w:rsid w:val="00003F7E"/>
    <w:pPr>
      <w:keepNext/>
      <w:numPr>
        <w:ilvl w:val="3"/>
        <w:numId w:val="125"/>
      </w:numPr>
      <w:spacing w:before="120" w:after="120"/>
      <w:outlineLvl w:val="3"/>
    </w:pPr>
    <w:rPr>
      <w:rFonts w:ascii="Arial" w:eastAsia="Times New Roman" w:hAnsi="Arial" w:cs="Times New Roman"/>
      <w:b/>
      <w:i/>
      <w:sz w:val="20"/>
      <w:szCs w:val="20"/>
    </w:rPr>
  </w:style>
  <w:style w:type="paragraph" w:styleId="Heading5">
    <w:name w:val="heading 5"/>
    <w:next w:val="BodyText1"/>
    <w:link w:val="Heading5Char"/>
    <w:qFormat/>
    <w:rsid w:val="00003F7E"/>
    <w:pPr>
      <w:keepNext/>
      <w:numPr>
        <w:ilvl w:val="4"/>
        <w:numId w:val="125"/>
      </w:numPr>
      <w:spacing w:before="120" w:after="120"/>
      <w:outlineLvl w:val="4"/>
    </w:pPr>
    <w:rPr>
      <w:rFonts w:ascii="Helvetica" w:eastAsia="Times New Roman" w:hAnsi="Helvetica" w:cs="Times New Roman"/>
      <w:i/>
      <w:sz w:val="20"/>
      <w:szCs w:val="20"/>
    </w:rPr>
  </w:style>
  <w:style w:type="paragraph" w:styleId="Heading6">
    <w:name w:val="heading 6"/>
    <w:basedOn w:val="Normal"/>
    <w:next w:val="Normal"/>
    <w:link w:val="Heading6Char"/>
    <w:uiPriority w:val="9"/>
    <w:unhideWhenUsed/>
    <w:qFormat/>
    <w:rsid w:val="006022C4"/>
    <w:pPr>
      <w:numPr>
        <w:ilvl w:val="5"/>
        <w:numId w:val="125"/>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6022C4"/>
    <w:pPr>
      <w:numPr>
        <w:ilvl w:val="6"/>
        <w:numId w:val="125"/>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6022C4"/>
    <w:pPr>
      <w:numPr>
        <w:ilvl w:val="7"/>
        <w:numId w:val="125"/>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6022C4"/>
    <w:pPr>
      <w:numPr>
        <w:ilvl w:val="8"/>
        <w:numId w:val="125"/>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rsid w:val="001F7BFF"/>
    <w:pPr>
      <w:spacing w:before="120" w:after="120"/>
    </w:pPr>
  </w:style>
  <w:style w:type="paragraph" w:customStyle="1" w:styleId="AppHeading3">
    <w:name w:val="AppHeading 3"/>
    <w:next w:val="BodyText1"/>
    <w:rsid w:val="00705330"/>
    <w:pPr>
      <w:numPr>
        <w:ilvl w:val="2"/>
        <w:numId w:val="7"/>
      </w:numPr>
      <w:spacing w:before="120" w:after="120"/>
    </w:pPr>
    <w:rPr>
      <w:b/>
    </w:rPr>
  </w:style>
  <w:style w:type="paragraph" w:styleId="Caption">
    <w:name w:val="caption"/>
    <w:next w:val="BodyText1"/>
    <w:qFormat/>
    <w:rsid w:val="001F7BFF"/>
    <w:pPr>
      <w:spacing w:before="120"/>
      <w:jc w:val="center"/>
      <w:outlineLvl w:val="0"/>
    </w:pPr>
    <w:rPr>
      <w:rFonts w:ascii="Arial" w:hAnsi="Arial"/>
      <w:b/>
      <w:i/>
      <w:sz w:val="18"/>
    </w:rPr>
  </w:style>
  <w:style w:type="paragraph" w:styleId="Footer">
    <w:name w:val="footer"/>
    <w:rsid w:val="001F7BFF"/>
    <w:pPr>
      <w:pBdr>
        <w:top w:val="single" w:sz="6" w:space="1" w:color="auto"/>
      </w:pBdr>
      <w:tabs>
        <w:tab w:val="center" w:pos="4320"/>
        <w:tab w:val="right" w:pos="8640"/>
      </w:tabs>
    </w:pPr>
    <w:rPr>
      <w:rFonts w:ascii="Arial" w:hAnsi="Arial"/>
    </w:rPr>
  </w:style>
  <w:style w:type="paragraph" w:styleId="Header">
    <w:name w:val="header"/>
    <w:rsid w:val="001F7BFF"/>
    <w:pPr>
      <w:pBdr>
        <w:bottom w:val="single" w:sz="6" w:space="1" w:color="auto"/>
      </w:pBdr>
      <w:tabs>
        <w:tab w:val="right" w:pos="8640"/>
      </w:tabs>
    </w:pPr>
    <w:rPr>
      <w:rFonts w:ascii="Arial" w:hAnsi="Arial"/>
      <w:snapToGrid w:val="0"/>
    </w:rPr>
  </w:style>
  <w:style w:type="character" w:styleId="PageNumber">
    <w:name w:val="page number"/>
    <w:rsid w:val="001F7BFF"/>
    <w:rPr>
      <w:rFonts w:ascii="Arial" w:hAnsi="Arial"/>
      <w:b/>
      <w:sz w:val="18"/>
    </w:rPr>
  </w:style>
  <w:style w:type="paragraph" w:styleId="Title">
    <w:name w:val="Title"/>
    <w:basedOn w:val="Normal"/>
    <w:next w:val="Normal"/>
    <w:link w:val="TitleChar"/>
    <w:uiPriority w:val="10"/>
    <w:qFormat/>
    <w:rsid w:val="006022C4"/>
    <w:pPr>
      <w:spacing w:after="300"/>
      <w:contextualSpacing/>
    </w:pPr>
    <w:rPr>
      <w:smallCaps/>
      <w:sz w:val="52"/>
      <w:szCs w:val="52"/>
    </w:rPr>
  </w:style>
  <w:style w:type="paragraph" w:styleId="TOC1">
    <w:name w:val="toc 1"/>
    <w:uiPriority w:val="39"/>
    <w:rsid w:val="001F7BFF"/>
    <w:pPr>
      <w:spacing w:before="120" w:after="120"/>
    </w:pPr>
    <w:rPr>
      <w:b/>
      <w:bCs/>
      <w:caps/>
    </w:rPr>
  </w:style>
  <w:style w:type="paragraph" w:styleId="TOC2">
    <w:name w:val="toc 2"/>
    <w:basedOn w:val="TOC1"/>
    <w:next w:val="BodyText1"/>
    <w:uiPriority w:val="39"/>
    <w:rsid w:val="001F7BFF"/>
    <w:pPr>
      <w:spacing w:before="0" w:after="0"/>
      <w:ind w:left="200"/>
    </w:pPr>
    <w:rPr>
      <w:b w:val="0"/>
      <w:bCs w:val="0"/>
      <w:caps w:val="0"/>
    </w:rPr>
  </w:style>
  <w:style w:type="paragraph" w:styleId="TOC3">
    <w:name w:val="toc 3"/>
    <w:basedOn w:val="TOC2"/>
    <w:next w:val="BodyText1"/>
    <w:uiPriority w:val="39"/>
    <w:rsid w:val="001F7BFF"/>
    <w:pPr>
      <w:ind w:left="400"/>
    </w:pPr>
    <w:rPr>
      <w:i/>
      <w:iCs/>
    </w:rPr>
  </w:style>
  <w:style w:type="paragraph" w:styleId="TOC4">
    <w:name w:val="toc 4"/>
    <w:basedOn w:val="Normal"/>
    <w:next w:val="BodyText1"/>
    <w:semiHidden/>
    <w:rsid w:val="001F7BFF"/>
    <w:pPr>
      <w:ind w:left="600"/>
    </w:pPr>
    <w:rPr>
      <w:sz w:val="18"/>
      <w:szCs w:val="18"/>
    </w:rPr>
  </w:style>
  <w:style w:type="paragraph" w:styleId="TOC5">
    <w:name w:val="toc 5"/>
    <w:basedOn w:val="Normal"/>
    <w:next w:val="BodyText1"/>
    <w:semiHidden/>
    <w:rsid w:val="001F7BFF"/>
    <w:pPr>
      <w:ind w:left="800"/>
    </w:pPr>
    <w:rPr>
      <w:sz w:val="18"/>
      <w:szCs w:val="18"/>
    </w:rPr>
  </w:style>
  <w:style w:type="paragraph" w:styleId="TOC6">
    <w:name w:val="toc 6"/>
    <w:basedOn w:val="Normal"/>
    <w:next w:val="BodyText1"/>
    <w:semiHidden/>
    <w:rsid w:val="001F7BFF"/>
    <w:pPr>
      <w:ind w:left="1000"/>
    </w:pPr>
    <w:rPr>
      <w:sz w:val="18"/>
      <w:szCs w:val="18"/>
    </w:rPr>
  </w:style>
  <w:style w:type="paragraph" w:styleId="TOC7">
    <w:name w:val="toc 7"/>
    <w:basedOn w:val="Normal"/>
    <w:next w:val="BodyText1"/>
    <w:semiHidden/>
    <w:rsid w:val="001F7BFF"/>
    <w:pPr>
      <w:ind w:left="1200"/>
    </w:pPr>
    <w:rPr>
      <w:sz w:val="18"/>
      <w:szCs w:val="18"/>
    </w:rPr>
  </w:style>
  <w:style w:type="paragraph" w:styleId="TOC8">
    <w:name w:val="toc 8"/>
    <w:basedOn w:val="Normal"/>
    <w:next w:val="BodyText1"/>
    <w:semiHidden/>
    <w:rsid w:val="001F7BFF"/>
    <w:pPr>
      <w:ind w:left="1400"/>
    </w:pPr>
    <w:rPr>
      <w:sz w:val="18"/>
      <w:szCs w:val="18"/>
    </w:rPr>
  </w:style>
  <w:style w:type="paragraph" w:styleId="TOC9">
    <w:name w:val="toc 9"/>
    <w:basedOn w:val="Normal"/>
    <w:next w:val="BodyText1"/>
    <w:semiHidden/>
    <w:rsid w:val="001F7BFF"/>
    <w:pPr>
      <w:ind w:left="1600"/>
    </w:pPr>
    <w:rPr>
      <w:sz w:val="18"/>
      <w:szCs w:val="18"/>
    </w:rPr>
  </w:style>
  <w:style w:type="paragraph" w:customStyle="1" w:styleId="AppHeading1">
    <w:name w:val="AppHeading 1"/>
    <w:next w:val="BodyText1"/>
    <w:rsid w:val="00705330"/>
    <w:pPr>
      <w:keepNext/>
      <w:keepLines/>
      <w:pageBreakBefore/>
      <w:widowControl w:val="0"/>
      <w:numPr>
        <w:numId w:val="7"/>
      </w:numPr>
      <w:tabs>
        <w:tab w:val="left" w:pos="2160"/>
      </w:tabs>
      <w:spacing w:before="240" w:after="240"/>
    </w:pPr>
    <w:rPr>
      <w:b/>
      <w:snapToGrid w:val="0"/>
      <w:color w:val="000000"/>
      <w:sz w:val="28"/>
    </w:rPr>
  </w:style>
  <w:style w:type="paragraph" w:customStyle="1" w:styleId="AppHeading2">
    <w:name w:val="AppHeading 2"/>
    <w:next w:val="BodyText1"/>
    <w:rsid w:val="00705330"/>
    <w:pPr>
      <w:numPr>
        <w:ilvl w:val="1"/>
        <w:numId w:val="7"/>
      </w:numPr>
      <w:spacing w:before="240" w:after="120"/>
    </w:pPr>
    <w:rPr>
      <w:b/>
      <w:sz w:val="24"/>
    </w:rPr>
  </w:style>
  <w:style w:type="paragraph" w:customStyle="1" w:styleId="DocStatus">
    <w:name w:val="DocStatus"/>
    <w:rsid w:val="001F7BFF"/>
    <w:rPr>
      <w:rFonts w:ascii="Arial" w:hAnsi="Arial"/>
      <w:b/>
      <w:sz w:val="28"/>
    </w:rPr>
  </w:style>
  <w:style w:type="paragraph" w:customStyle="1" w:styleId="Bulletedtext">
    <w:name w:val="Bulleted text"/>
    <w:rsid w:val="001F7BFF"/>
    <w:pPr>
      <w:numPr>
        <w:numId w:val="3"/>
      </w:numPr>
      <w:spacing w:after="120"/>
    </w:pPr>
  </w:style>
  <w:style w:type="paragraph" w:customStyle="1" w:styleId="Bulletedtextindent">
    <w:name w:val="Bulleted text indent"/>
    <w:rsid w:val="001F7BFF"/>
    <w:pPr>
      <w:numPr>
        <w:numId w:val="4"/>
      </w:numPr>
      <w:tabs>
        <w:tab w:val="clear" w:pos="360"/>
        <w:tab w:val="left" w:pos="720"/>
      </w:tabs>
      <w:spacing w:after="120"/>
      <w:ind w:left="720" w:hanging="360"/>
    </w:pPr>
  </w:style>
  <w:style w:type="paragraph" w:customStyle="1" w:styleId="Figure">
    <w:name w:val="Figure"/>
    <w:next w:val="BodyText1"/>
    <w:rsid w:val="001F7BFF"/>
    <w:pPr>
      <w:keepNext/>
      <w:spacing w:before="120"/>
      <w:jc w:val="center"/>
    </w:pPr>
  </w:style>
  <w:style w:type="paragraph" w:customStyle="1" w:styleId="Notice">
    <w:name w:val="Notice"/>
    <w:rsid w:val="001F7BFF"/>
    <w:pPr>
      <w:spacing w:before="1440"/>
      <w:ind w:left="3600"/>
    </w:pPr>
    <w:rPr>
      <w:rFonts w:ascii="Arial" w:hAnsi="Arial"/>
    </w:rPr>
  </w:style>
  <w:style w:type="paragraph" w:customStyle="1" w:styleId="StatusTable">
    <w:name w:val="Status Table"/>
    <w:rsid w:val="001F7BFF"/>
    <w:pPr>
      <w:spacing w:before="120" w:after="120"/>
    </w:pPr>
    <w:rPr>
      <w:rFonts w:ascii="Arial" w:hAnsi="Arial"/>
      <w:snapToGrid w:val="0"/>
    </w:rPr>
  </w:style>
  <w:style w:type="paragraph" w:customStyle="1" w:styleId="StatusTitle">
    <w:name w:val="Status Title"/>
    <w:rsid w:val="001F7BFF"/>
    <w:pPr>
      <w:keepNext/>
      <w:spacing w:before="240" w:after="480"/>
      <w:jc w:val="center"/>
    </w:pPr>
    <w:rPr>
      <w:rFonts w:ascii="Helvetica" w:hAnsi="Helvetica"/>
      <w:b/>
      <w:sz w:val="32"/>
    </w:rPr>
  </w:style>
  <w:style w:type="paragraph" w:customStyle="1" w:styleId="TableHeader">
    <w:name w:val="Table Header"/>
    <w:next w:val="BodyText1"/>
    <w:rsid w:val="001F7BFF"/>
    <w:pPr>
      <w:keepNext/>
      <w:keepLines/>
      <w:spacing w:before="80"/>
      <w:jc w:val="center"/>
    </w:pPr>
    <w:rPr>
      <w:rFonts w:ascii="Arial" w:hAnsi="Arial"/>
      <w:b/>
    </w:rPr>
  </w:style>
  <w:style w:type="paragraph" w:customStyle="1" w:styleId="tabletext">
    <w:name w:val="table text"/>
    <w:link w:val="tabletextChar"/>
    <w:rsid w:val="001F7BFF"/>
    <w:pPr>
      <w:spacing w:before="40" w:after="40"/>
    </w:pPr>
  </w:style>
  <w:style w:type="paragraph" w:customStyle="1" w:styleId="TOCTitle">
    <w:name w:val="TOC Title"/>
    <w:basedOn w:val="StatusTable"/>
    <w:next w:val="BodyText1"/>
    <w:rsid w:val="001F7BFF"/>
    <w:pPr>
      <w:spacing w:after="240"/>
      <w:jc w:val="center"/>
    </w:pPr>
    <w:rPr>
      <w:rFonts w:ascii="Helvetica" w:hAnsi="Helvetica"/>
      <w:b/>
      <w:sz w:val="32"/>
    </w:rPr>
  </w:style>
  <w:style w:type="paragraph" w:customStyle="1" w:styleId="Title2">
    <w:name w:val="Title 2"/>
    <w:basedOn w:val="Title"/>
    <w:rsid w:val="001F7BFF"/>
    <w:rPr>
      <w:snapToGrid w:val="0"/>
    </w:rPr>
  </w:style>
  <w:style w:type="paragraph" w:customStyle="1" w:styleId="NoteText">
    <w:name w:val="Note Text"/>
    <w:basedOn w:val="Normal"/>
    <w:next w:val="BodyText1"/>
    <w:rsid w:val="001F7BFF"/>
    <w:pPr>
      <w:numPr>
        <w:numId w:val="5"/>
      </w:numPr>
      <w:tabs>
        <w:tab w:val="clear" w:pos="360"/>
        <w:tab w:val="left" w:pos="720"/>
      </w:tabs>
      <w:spacing w:before="120" w:after="120"/>
      <w:ind w:left="720" w:hanging="720"/>
    </w:pPr>
    <w:rPr>
      <w:rFonts w:ascii="Arial" w:hAnsi="Arial"/>
    </w:rPr>
  </w:style>
  <w:style w:type="paragraph" w:customStyle="1" w:styleId="AppTableTitle">
    <w:name w:val="AppTable Title"/>
    <w:rsid w:val="001F7BFF"/>
    <w:pPr>
      <w:keepNext/>
      <w:tabs>
        <w:tab w:val="left" w:pos="360"/>
      </w:tabs>
      <w:spacing w:before="240"/>
      <w:jc w:val="center"/>
    </w:pPr>
    <w:rPr>
      <w:snapToGrid w:val="0"/>
    </w:rPr>
  </w:style>
  <w:style w:type="paragraph" w:styleId="TableofFigures">
    <w:name w:val="table of figures"/>
    <w:next w:val="BodyText1"/>
    <w:semiHidden/>
    <w:rsid w:val="001F7BFF"/>
    <w:pPr>
      <w:spacing w:after="60"/>
      <w:ind w:left="403" w:hanging="403"/>
    </w:pPr>
  </w:style>
  <w:style w:type="paragraph" w:customStyle="1" w:styleId="FigureCaption">
    <w:name w:val="FigureCaption"/>
    <w:next w:val="bodytext-aftertablefigure"/>
    <w:rsid w:val="001F7BFF"/>
    <w:pPr>
      <w:spacing w:before="120" w:after="120"/>
      <w:jc w:val="center"/>
    </w:pPr>
    <w:rPr>
      <w:rFonts w:ascii="Arial" w:hAnsi="Arial"/>
      <w:b/>
      <w:i/>
      <w:sz w:val="18"/>
    </w:rPr>
  </w:style>
  <w:style w:type="paragraph" w:customStyle="1" w:styleId="TableCaption">
    <w:name w:val="TableCaption"/>
    <w:basedOn w:val="Caption"/>
    <w:rsid w:val="001F7BFF"/>
    <w:pPr>
      <w:keepNext/>
      <w:keepLines/>
      <w:spacing w:after="120"/>
    </w:pPr>
  </w:style>
  <w:style w:type="paragraph" w:styleId="FootnoteText">
    <w:name w:val="footnote text"/>
    <w:aliases w:val="Table Footer"/>
    <w:semiHidden/>
    <w:rsid w:val="001F7BFF"/>
    <w:rPr>
      <w:sz w:val="18"/>
    </w:rPr>
  </w:style>
  <w:style w:type="paragraph" w:styleId="ListNumber">
    <w:name w:val="List Number"/>
    <w:rsid w:val="001F7BFF"/>
    <w:pPr>
      <w:numPr>
        <w:numId w:val="1"/>
      </w:numPr>
      <w:spacing w:after="120"/>
    </w:pPr>
  </w:style>
  <w:style w:type="character" w:styleId="Hyperlink">
    <w:name w:val="Hyperlink"/>
    <w:uiPriority w:val="99"/>
    <w:rsid w:val="001F7BFF"/>
    <w:rPr>
      <w:color w:val="0000FF"/>
      <w:u w:val="single"/>
    </w:rPr>
  </w:style>
  <w:style w:type="paragraph" w:customStyle="1" w:styleId="AppHeading4">
    <w:name w:val="AppHeading 4"/>
    <w:next w:val="BodyText1"/>
    <w:rsid w:val="00705330"/>
    <w:pPr>
      <w:numPr>
        <w:ilvl w:val="3"/>
        <w:numId w:val="7"/>
      </w:numPr>
      <w:spacing w:before="120" w:after="120"/>
    </w:pPr>
    <w:rPr>
      <w:rFonts w:ascii="Times" w:hAnsi="Times"/>
      <w:b/>
      <w:i/>
    </w:rPr>
  </w:style>
  <w:style w:type="paragraph" w:customStyle="1" w:styleId="AppHeading5">
    <w:name w:val="AppHeading 5"/>
    <w:next w:val="BodyText1"/>
    <w:rsid w:val="00705330"/>
    <w:pPr>
      <w:numPr>
        <w:ilvl w:val="4"/>
        <w:numId w:val="7"/>
      </w:numPr>
      <w:spacing w:before="120" w:after="120"/>
    </w:pPr>
    <w:rPr>
      <w:i/>
    </w:rPr>
  </w:style>
  <w:style w:type="paragraph" w:customStyle="1" w:styleId="TableCell">
    <w:name w:val="Table Cell"/>
    <w:rsid w:val="001F7BFF"/>
    <w:pPr>
      <w:widowControl w:val="0"/>
      <w:tabs>
        <w:tab w:val="left" w:pos="1134"/>
      </w:tabs>
      <w:autoSpaceDE w:val="0"/>
      <w:autoSpaceDN w:val="0"/>
      <w:adjustRightInd w:val="0"/>
      <w:ind w:left="144"/>
    </w:pPr>
    <w:rPr>
      <w:rFonts w:ascii="Arial" w:hAnsi="Arial" w:cs="Arial"/>
      <w:noProof/>
      <w:color w:val="000000"/>
      <w:sz w:val="16"/>
      <w:szCs w:val="16"/>
    </w:rPr>
  </w:style>
  <w:style w:type="paragraph" w:styleId="PlainText">
    <w:name w:val="Plain Text"/>
    <w:basedOn w:val="Normal"/>
    <w:link w:val="PlainTextChar"/>
    <w:rsid w:val="001F7BFF"/>
    <w:rPr>
      <w:rFonts w:ascii="Courier New" w:hAnsi="Courier New"/>
      <w:sz w:val="18"/>
    </w:rPr>
  </w:style>
  <w:style w:type="paragraph" w:styleId="ListNumber2">
    <w:name w:val="List Number 2"/>
    <w:basedOn w:val="Normal"/>
    <w:rsid w:val="001F7BFF"/>
    <w:pPr>
      <w:numPr>
        <w:numId w:val="2"/>
      </w:numPr>
    </w:pPr>
  </w:style>
  <w:style w:type="paragraph" w:customStyle="1" w:styleId="TableCellHeading">
    <w:name w:val="Table Cell Heading"/>
    <w:rsid w:val="001F7BFF"/>
    <w:pPr>
      <w:keepNext/>
      <w:widowControl w:val="0"/>
      <w:suppressAutoHyphens/>
      <w:autoSpaceDE w:val="0"/>
      <w:spacing w:before="40" w:after="40"/>
      <w:jc w:val="center"/>
    </w:pPr>
    <w:rPr>
      <w:rFonts w:ascii="Arial" w:hAnsi="Arial" w:cs="Arial"/>
      <w:b/>
      <w:bCs/>
      <w:color w:val="000000"/>
      <w:sz w:val="17"/>
      <w:szCs w:val="18"/>
      <w:lang w:eastAsia="ar-SA"/>
    </w:rPr>
  </w:style>
  <w:style w:type="character" w:styleId="FootnoteReference">
    <w:name w:val="footnote reference"/>
    <w:semiHidden/>
    <w:rsid w:val="001F7BFF"/>
    <w:rPr>
      <w:vertAlign w:val="superscript"/>
    </w:rPr>
  </w:style>
  <w:style w:type="paragraph" w:customStyle="1" w:styleId="ParameterDefinition">
    <w:name w:val="Parameter Definition"/>
    <w:basedOn w:val="BodyText1"/>
    <w:next w:val="BodyText1"/>
    <w:rsid w:val="001F7BFF"/>
    <w:rPr>
      <w:b/>
    </w:rPr>
  </w:style>
  <w:style w:type="paragraph" w:styleId="BodyTextIndent">
    <w:name w:val="Body Text Indent"/>
    <w:basedOn w:val="BodyText1"/>
    <w:rsid w:val="001F7BFF"/>
    <w:pPr>
      <w:ind w:left="360"/>
    </w:pPr>
  </w:style>
  <w:style w:type="paragraph" w:customStyle="1" w:styleId="Annex6">
    <w:name w:val="Annex 6"/>
    <w:next w:val="BodyText1"/>
    <w:rsid w:val="001F7BFF"/>
    <w:pPr>
      <w:keepNext/>
      <w:numPr>
        <w:ilvl w:val="5"/>
        <w:numId w:val="6"/>
      </w:numPr>
      <w:tabs>
        <w:tab w:val="left" w:pos="1260"/>
      </w:tabs>
      <w:spacing w:before="120" w:after="120"/>
    </w:pPr>
    <w:rPr>
      <w:rFonts w:ascii="Arial" w:eastAsia="Arial Unicode MS" w:hAnsi="Arial"/>
    </w:rPr>
  </w:style>
  <w:style w:type="paragraph" w:styleId="Date">
    <w:name w:val="Date"/>
    <w:next w:val="Normal"/>
    <w:rsid w:val="001F7BFF"/>
    <w:pPr>
      <w:spacing w:before="120" w:after="120"/>
    </w:pPr>
    <w:rPr>
      <w:rFonts w:ascii="Arial" w:hAnsi="Arial"/>
    </w:rPr>
  </w:style>
  <w:style w:type="paragraph" w:customStyle="1" w:styleId="AppHeading6">
    <w:name w:val="AppHeading 6"/>
    <w:basedOn w:val="AppHeading5"/>
    <w:next w:val="BodyText1"/>
    <w:rsid w:val="00705330"/>
    <w:pPr>
      <w:numPr>
        <w:ilvl w:val="5"/>
      </w:numPr>
      <w:tabs>
        <w:tab w:val="left" w:pos="1440"/>
        <w:tab w:val="left" w:pos="5760"/>
      </w:tabs>
    </w:pPr>
    <w:rPr>
      <w:i w:val="0"/>
    </w:rPr>
  </w:style>
  <w:style w:type="character" w:customStyle="1" w:styleId="CableLabs">
    <w:name w:val="CableLabs"/>
    <w:rsid w:val="001F7BFF"/>
    <w:rPr>
      <w:rFonts w:ascii="AvantGarde" w:hAnsi="AvantGarde"/>
      <w:bCs/>
      <w:lang w:val="en-US"/>
    </w:rPr>
  </w:style>
  <w:style w:type="paragraph" w:customStyle="1" w:styleId="Notice2">
    <w:name w:val="Notice2"/>
    <w:basedOn w:val="Notice"/>
    <w:rsid w:val="001F7BFF"/>
    <w:pPr>
      <w:spacing w:before="3600"/>
      <w:ind w:left="2880" w:firstLine="720"/>
    </w:pPr>
    <w:rPr>
      <w:rFonts w:ascii="Helvetica" w:hAnsi="Helvetica"/>
      <w:b/>
      <w:snapToGrid w:val="0"/>
    </w:rPr>
  </w:style>
  <w:style w:type="paragraph" w:customStyle="1" w:styleId="projcategory">
    <w:name w:val="projcategory"/>
    <w:basedOn w:val="Title"/>
    <w:next w:val="SubCategory"/>
    <w:rsid w:val="001F7BFF"/>
    <w:pPr>
      <w:spacing w:after="0"/>
    </w:pPr>
    <w:rPr>
      <w:snapToGrid w:val="0"/>
    </w:rPr>
  </w:style>
  <w:style w:type="paragraph" w:customStyle="1" w:styleId="SubCategory">
    <w:name w:val="SubCategory"/>
    <w:basedOn w:val="projcategory"/>
    <w:next w:val="BodyText1"/>
    <w:rsid w:val="001F7BFF"/>
    <w:pPr>
      <w:spacing w:before="120"/>
    </w:pPr>
  </w:style>
  <w:style w:type="paragraph" w:customStyle="1" w:styleId="Annex1">
    <w:name w:val="Annex 1"/>
    <w:next w:val="BodyText1"/>
    <w:rsid w:val="001F7BFF"/>
    <w:pPr>
      <w:keepNext/>
      <w:pageBreakBefore/>
      <w:numPr>
        <w:numId w:val="6"/>
      </w:numPr>
      <w:spacing w:after="120"/>
    </w:pPr>
    <w:rPr>
      <w:rFonts w:ascii="Arial" w:hAnsi="Arial"/>
      <w:b/>
      <w:noProof/>
      <w:sz w:val="28"/>
    </w:rPr>
  </w:style>
  <w:style w:type="paragraph" w:customStyle="1" w:styleId="Annex2">
    <w:name w:val="Annex 2"/>
    <w:next w:val="BodyText1"/>
    <w:rsid w:val="001F7BFF"/>
    <w:pPr>
      <w:keepNext/>
      <w:numPr>
        <w:ilvl w:val="1"/>
        <w:numId w:val="6"/>
      </w:numPr>
      <w:spacing w:before="240" w:after="120"/>
    </w:pPr>
    <w:rPr>
      <w:rFonts w:ascii="Arial" w:hAnsi="Arial"/>
      <w:b/>
      <w:sz w:val="24"/>
      <w:szCs w:val="24"/>
    </w:rPr>
  </w:style>
  <w:style w:type="paragraph" w:customStyle="1" w:styleId="Annex3">
    <w:name w:val="Annex 3"/>
    <w:next w:val="BodyText1"/>
    <w:rsid w:val="001F7BFF"/>
    <w:pPr>
      <w:keepNext/>
      <w:numPr>
        <w:ilvl w:val="2"/>
        <w:numId w:val="6"/>
      </w:numPr>
      <w:spacing w:before="120" w:after="120"/>
    </w:pPr>
    <w:rPr>
      <w:rFonts w:ascii="Arial" w:hAnsi="Arial"/>
      <w:b/>
    </w:rPr>
  </w:style>
  <w:style w:type="paragraph" w:customStyle="1" w:styleId="Annex4">
    <w:name w:val="Annex 4"/>
    <w:next w:val="BodyText1"/>
    <w:rsid w:val="001F7BFF"/>
    <w:pPr>
      <w:keepNext/>
      <w:numPr>
        <w:ilvl w:val="3"/>
        <w:numId w:val="6"/>
      </w:numPr>
      <w:spacing w:before="120" w:after="120"/>
    </w:pPr>
    <w:rPr>
      <w:rFonts w:ascii="Arial" w:hAnsi="Arial"/>
      <w:b/>
      <w:i/>
    </w:rPr>
  </w:style>
  <w:style w:type="paragraph" w:customStyle="1" w:styleId="Annex5">
    <w:name w:val="Annex 5"/>
    <w:next w:val="BodyText1"/>
    <w:rsid w:val="001F7BFF"/>
    <w:pPr>
      <w:keepNext/>
      <w:numPr>
        <w:ilvl w:val="4"/>
        <w:numId w:val="6"/>
      </w:numPr>
      <w:tabs>
        <w:tab w:val="left" w:pos="1080"/>
      </w:tabs>
      <w:spacing w:before="120" w:after="120"/>
    </w:pPr>
    <w:rPr>
      <w:rFonts w:ascii="Arial" w:hAnsi="Arial"/>
      <w:i/>
    </w:rPr>
  </w:style>
  <w:style w:type="paragraph" w:customStyle="1" w:styleId="Annex8">
    <w:name w:val="Annex 8"/>
    <w:next w:val="BodyText1"/>
    <w:rsid w:val="001F7BFF"/>
    <w:pPr>
      <w:keepNext/>
      <w:numPr>
        <w:ilvl w:val="7"/>
        <w:numId w:val="6"/>
      </w:numPr>
      <w:spacing w:before="240"/>
    </w:pPr>
    <w:rPr>
      <w:i/>
      <w:szCs w:val="18"/>
    </w:rPr>
  </w:style>
  <w:style w:type="paragraph" w:styleId="List">
    <w:name w:val="List"/>
    <w:basedOn w:val="Normal"/>
    <w:rsid w:val="00102AFF"/>
    <w:pPr>
      <w:spacing w:after="120"/>
      <w:ind w:left="360" w:hanging="360"/>
    </w:pPr>
  </w:style>
  <w:style w:type="paragraph" w:customStyle="1" w:styleId="Annex7">
    <w:name w:val="Annex 7"/>
    <w:basedOn w:val="Normal"/>
    <w:next w:val="BodyText1"/>
    <w:rsid w:val="001F7BFF"/>
    <w:pPr>
      <w:keepNext/>
      <w:numPr>
        <w:ilvl w:val="6"/>
        <w:numId w:val="6"/>
      </w:numPr>
    </w:pPr>
  </w:style>
  <w:style w:type="paragraph" w:customStyle="1" w:styleId="bodytext-aftertablefigure">
    <w:name w:val="body text - after table/figure"/>
    <w:basedOn w:val="BodyText1"/>
    <w:next w:val="BodyText1"/>
    <w:rsid w:val="001F7BFF"/>
    <w:pPr>
      <w:spacing w:before="0" w:after="0"/>
    </w:pPr>
  </w:style>
  <w:style w:type="paragraph" w:customStyle="1" w:styleId="Heading">
    <w:name w:val="Heading"/>
    <w:aliases w:val="Unnumbered"/>
    <w:basedOn w:val="BodyText1"/>
    <w:rsid w:val="001F7BFF"/>
    <w:pPr>
      <w:keepNext/>
      <w:widowControl w:val="0"/>
      <w:tabs>
        <w:tab w:val="left" w:pos="360"/>
      </w:tabs>
      <w:autoSpaceDE w:val="0"/>
      <w:autoSpaceDN w:val="0"/>
      <w:adjustRightInd w:val="0"/>
    </w:pPr>
    <w:rPr>
      <w:rFonts w:ascii="Arial" w:hAnsi="Arial" w:cs="Arial"/>
      <w:b/>
      <w:bCs/>
      <w:noProof/>
      <w:color w:val="000000"/>
      <w:sz w:val="24"/>
      <w:szCs w:val="24"/>
    </w:rPr>
  </w:style>
  <w:style w:type="paragraph" w:customStyle="1" w:styleId="Trademarks">
    <w:name w:val="Trademarks"/>
    <w:basedOn w:val="Normal"/>
    <w:rsid w:val="001F7BFF"/>
    <w:pPr>
      <w:autoSpaceDE w:val="0"/>
      <w:autoSpaceDN w:val="0"/>
      <w:adjustRightInd w:val="0"/>
      <w:spacing w:after="120"/>
    </w:pPr>
    <w:rPr>
      <w:rFonts w:ascii="Arial" w:hAnsi="Arial" w:cs="Arial"/>
      <w:b/>
      <w:bCs/>
      <w:sz w:val="24"/>
      <w:szCs w:val="24"/>
    </w:rPr>
  </w:style>
  <w:style w:type="paragraph" w:customStyle="1" w:styleId="Note">
    <w:name w:val="Note"/>
    <w:rsid w:val="006557A3"/>
    <w:pPr>
      <w:tabs>
        <w:tab w:val="left" w:pos="794"/>
        <w:tab w:val="left" w:pos="1191"/>
        <w:tab w:val="left" w:pos="1588"/>
        <w:tab w:val="left" w:pos="1985"/>
      </w:tabs>
      <w:overflowPunct w:val="0"/>
      <w:autoSpaceDE w:val="0"/>
      <w:autoSpaceDN w:val="0"/>
      <w:adjustRightInd w:val="0"/>
      <w:spacing w:before="120" w:after="120"/>
      <w:ind w:left="720" w:hanging="720"/>
      <w:textAlignment w:val="baseline"/>
    </w:pPr>
    <w:rPr>
      <w:rFonts w:ascii="Arial" w:hAnsi="Arial"/>
      <w:sz w:val="18"/>
    </w:rPr>
  </w:style>
  <w:style w:type="character" w:customStyle="1" w:styleId="Notebegin">
    <w:name w:val="Note begin"/>
    <w:rsid w:val="001F7BFF"/>
    <w:rPr>
      <w:rFonts w:ascii="Arial" w:hAnsi="Arial"/>
      <w:b/>
      <w:sz w:val="18"/>
    </w:rPr>
  </w:style>
  <w:style w:type="paragraph" w:customStyle="1" w:styleId="TableCellCentered">
    <w:name w:val="Table Cell Centered"/>
    <w:basedOn w:val="TableCell"/>
    <w:rsid w:val="001F7BFF"/>
    <w:pPr>
      <w:tabs>
        <w:tab w:val="clear" w:pos="1134"/>
      </w:tabs>
      <w:suppressAutoHyphens/>
      <w:autoSpaceDN/>
      <w:adjustRightInd/>
      <w:spacing w:before="40"/>
      <w:ind w:left="0"/>
      <w:jc w:val="center"/>
    </w:pPr>
    <w:rPr>
      <w:noProof w:val="0"/>
      <w:lang w:eastAsia="ar-SA"/>
    </w:rPr>
  </w:style>
  <w:style w:type="table" w:styleId="TableGrid">
    <w:name w:val="Table Grid"/>
    <w:basedOn w:val="TableNormal"/>
    <w:uiPriority w:val="59"/>
    <w:rsid w:val="00102AFF"/>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60" w:type="dxa"/>
        <w:bottom w:w="0" w:type="dxa"/>
        <w:right w:w="60" w:type="dxa"/>
      </w:tblCellMar>
    </w:tblPr>
    <w:trPr>
      <w:cantSplit/>
      <w:tblHeader/>
      <w:jc w:val="center"/>
    </w:trPr>
  </w:style>
  <w:style w:type="paragraph" w:customStyle="1" w:styleId="BodyTextIndent-NoSpaceAfter">
    <w:name w:val="Body Text Indent-NoSpaceAfter"/>
    <w:basedOn w:val="BodyTextIndent"/>
    <w:rsid w:val="001F7BFF"/>
    <w:pPr>
      <w:spacing w:before="0" w:after="0"/>
    </w:pPr>
  </w:style>
  <w:style w:type="paragraph" w:customStyle="1" w:styleId="TableNote">
    <w:name w:val="Table Note"/>
    <w:locked/>
    <w:rsid w:val="00E82FD0"/>
    <w:pPr>
      <w:widowControl w:val="0"/>
      <w:suppressAutoHyphens/>
      <w:autoSpaceDE w:val="0"/>
      <w:spacing w:before="60"/>
      <w:ind w:left="270" w:hanging="180"/>
    </w:pPr>
    <w:rPr>
      <w:rFonts w:ascii="Arial" w:hAnsi="Arial" w:cs="Arial"/>
      <w:color w:val="000000"/>
      <w:sz w:val="16"/>
      <w:szCs w:val="16"/>
      <w:lang w:eastAsia="ar-SA"/>
    </w:rPr>
  </w:style>
  <w:style w:type="paragraph" w:styleId="List2">
    <w:name w:val="List 2"/>
    <w:basedOn w:val="Normal"/>
    <w:rsid w:val="00102AFF"/>
    <w:pPr>
      <w:ind w:left="720" w:hanging="360"/>
    </w:pPr>
  </w:style>
  <w:style w:type="paragraph" w:styleId="List3">
    <w:name w:val="List 3"/>
    <w:basedOn w:val="Normal"/>
    <w:rsid w:val="00102AFF"/>
    <w:pPr>
      <w:ind w:left="1080" w:hanging="360"/>
    </w:pPr>
  </w:style>
  <w:style w:type="paragraph" w:styleId="List4">
    <w:name w:val="List 4"/>
    <w:basedOn w:val="Normal"/>
    <w:rsid w:val="00102AFF"/>
    <w:pPr>
      <w:ind w:left="1440" w:hanging="360"/>
    </w:pPr>
  </w:style>
  <w:style w:type="paragraph" w:styleId="List5">
    <w:name w:val="List 5"/>
    <w:basedOn w:val="Normal"/>
    <w:rsid w:val="00102AFF"/>
    <w:pPr>
      <w:ind w:left="1800" w:hanging="360"/>
    </w:pPr>
  </w:style>
  <w:style w:type="paragraph" w:customStyle="1" w:styleId="tabletextcentered">
    <w:name w:val="table text centered"/>
    <w:basedOn w:val="Normal"/>
    <w:rsid w:val="00102AFF"/>
    <w:pPr>
      <w:spacing w:before="40" w:after="40"/>
      <w:jc w:val="center"/>
    </w:pPr>
  </w:style>
  <w:style w:type="character" w:styleId="CommentReference">
    <w:name w:val="annotation reference"/>
    <w:semiHidden/>
    <w:rsid w:val="00111E06"/>
    <w:rPr>
      <w:sz w:val="16"/>
      <w:szCs w:val="16"/>
    </w:rPr>
  </w:style>
  <w:style w:type="paragraph" w:styleId="CommentText">
    <w:name w:val="annotation text"/>
    <w:basedOn w:val="Normal"/>
    <w:semiHidden/>
    <w:rsid w:val="00111E06"/>
  </w:style>
  <w:style w:type="paragraph" w:styleId="CommentSubject">
    <w:name w:val="annotation subject"/>
    <w:basedOn w:val="CommentText"/>
    <w:next w:val="CommentText"/>
    <w:semiHidden/>
    <w:rsid w:val="00111E06"/>
    <w:rPr>
      <w:b/>
      <w:bCs/>
    </w:rPr>
  </w:style>
  <w:style w:type="paragraph" w:styleId="BalloonText">
    <w:name w:val="Balloon Text"/>
    <w:basedOn w:val="Normal"/>
    <w:semiHidden/>
    <w:rsid w:val="00111E06"/>
    <w:rPr>
      <w:rFonts w:ascii="Tahoma" w:hAnsi="Tahoma" w:cs="Tahoma"/>
      <w:sz w:val="16"/>
      <w:szCs w:val="16"/>
    </w:rPr>
  </w:style>
  <w:style w:type="character" w:customStyle="1" w:styleId="cataloguedetail-doctitle">
    <w:name w:val="cataloguedetail-doctitle"/>
    <w:basedOn w:val="DefaultParagraphFont"/>
    <w:rsid w:val="00947818"/>
  </w:style>
  <w:style w:type="character" w:customStyle="1" w:styleId="contenttitle">
    <w:name w:val="contenttitle"/>
    <w:basedOn w:val="DefaultParagraphFont"/>
    <w:rsid w:val="00947818"/>
  </w:style>
  <w:style w:type="character" w:customStyle="1" w:styleId="tabletextChar">
    <w:name w:val="table text Char"/>
    <w:link w:val="tabletext"/>
    <w:rsid w:val="00947818"/>
    <w:rPr>
      <w:lang w:val="en-US" w:eastAsia="en-US" w:bidi="ar-SA"/>
    </w:rPr>
  </w:style>
  <w:style w:type="character" w:styleId="HTMLAcronym">
    <w:name w:val="HTML Acronym"/>
    <w:basedOn w:val="DefaultParagraphFont"/>
    <w:rsid w:val="00C71172"/>
  </w:style>
  <w:style w:type="character" w:customStyle="1" w:styleId="PlainTextChar">
    <w:name w:val="Plain Text Char"/>
    <w:link w:val="PlainText"/>
    <w:rsid w:val="006F4E39"/>
    <w:rPr>
      <w:rFonts w:ascii="Courier New" w:hAnsi="Courier New"/>
      <w:sz w:val="18"/>
      <w:lang w:val="en-US" w:eastAsia="en-US" w:bidi="ar-SA"/>
    </w:rPr>
  </w:style>
  <w:style w:type="paragraph" w:customStyle="1" w:styleId="notice0">
    <w:name w:val="notice"/>
    <w:basedOn w:val="Normal"/>
    <w:rsid w:val="0018096D"/>
    <w:pPr>
      <w:spacing w:before="100" w:beforeAutospacing="1" w:after="100" w:afterAutospacing="1"/>
    </w:pPr>
    <w:rPr>
      <w:sz w:val="24"/>
      <w:szCs w:val="24"/>
      <w:lang w:bidi="ne-NP"/>
    </w:rPr>
  </w:style>
  <w:style w:type="paragraph" w:styleId="BodyText">
    <w:name w:val="Body Text"/>
    <w:basedOn w:val="Normal"/>
    <w:link w:val="BodyTextChar"/>
    <w:rsid w:val="00D53C26"/>
    <w:pPr>
      <w:spacing w:after="120"/>
    </w:pPr>
  </w:style>
  <w:style w:type="character" w:customStyle="1" w:styleId="BodyTextChar">
    <w:name w:val="Body Text Char"/>
    <w:basedOn w:val="DefaultParagraphFont"/>
    <w:link w:val="BodyText"/>
    <w:rsid w:val="00D53C26"/>
  </w:style>
  <w:style w:type="paragraph" w:styleId="ListBullet">
    <w:name w:val="List Bullet"/>
    <w:basedOn w:val="Normal"/>
    <w:unhideWhenUsed/>
    <w:rsid w:val="00D53C26"/>
    <w:pPr>
      <w:tabs>
        <w:tab w:val="num" w:pos="360"/>
      </w:tabs>
      <w:spacing w:before="120"/>
      <w:ind w:left="1080" w:hanging="360"/>
    </w:pPr>
    <w:rPr>
      <w:szCs w:val="24"/>
    </w:rPr>
  </w:style>
  <w:style w:type="paragraph" w:customStyle="1" w:styleId="Optional">
    <w:name w:val="Optional"/>
    <w:basedOn w:val="Normal"/>
    <w:rsid w:val="0000248B"/>
    <w:pPr>
      <w:ind w:left="720"/>
    </w:pPr>
    <w:rPr>
      <w:rFonts w:ascii="Arial" w:hAnsi="Arial" w:cs="Arial"/>
      <w:i/>
      <w:color w:val="0000FF"/>
    </w:rPr>
  </w:style>
  <w:style w:type="character" w:customStyle="1" w:styleId="ToBeDecidedChar">
    <w:name w:val="To Be Decided Char"/>
    <w:link w:val="ToBeDecided"/>
    <w:locked/>
    <w:rsid w:val="0000248B"/>
    <w:rPr>
      <w:rFonts w:ascii="Arial" w:hAnsi="Arial" w:cs="Arial"/>
      <w:color w:val="0000FF"/>
    </w:rPr>
  </w:style>
  <w:style w:type="paragraph" w:customStyle="1" w:styleId="ToBeDecided">
    <w:name w:val="To Be Decided"/>
    <w:basedOn w:val="Normal"/>
    <w:link w:val="ToBeDecidedChar"/>
    <w:rsid w:val="0000248B"/>
    <w:pPr>
      <w:spacing w:before="60"/>
      <w:ind w:left="720" w:right="720"/>
    </w:pPr>
    <w:rPr>
      <w:rFonts w:ascii="Arial" w:hAnsi="Arial"/>
      <w:color w:val="0000FF"/>
    </w:rPr>
  </w:style>
  <w:style w:type="paragraph" w:customStyle="1" w:styleId="Issue">
    <w:name w:val="Issue"/>
    <w:basedOn w:val="Normal"/>
    <w:rsid w:val="0000248B"/>
    <w:pPr>
      <w:tabs>
        <w:tab w:val="left" w:pos="1080"/>
      </w:tabs>
      <w:ind w:left="720"/>
    </w:pPr>
    <w:rPr>
      <w:rFonts w:ascii="Arial" w:hAnsi="Arial"/>
      <w:b/>
      <w:color w:val="FF0000"/>
    </w:rPr>
  </w:style>
  <w:style w:type="paragraph" w:customStyle="1" w:styleId="StyleJustified1">
    <w:name w:val="Style Justified1"/>
    <w:basedOn w:val="Normal"/>
    <w:autoRedefine/>
    <w:rsid w:val="00E1350E"/>
    <w:rPr>
      <w:rFonts w:ascii="Arial" w:hAnsi="Arial"/>
    </w:rPr>
  </w:style>
  <w:style w:type="character" w:customStyle="1" w:styleId="FuturePhase">
    <w:name w:val="Future Phase"/>
    <w:rsid w:val="0000248B"/>
    <w:rPr>
      <w:rFonts w:ascii="Arial" w:hAnsi="Arial" w:cs="Arial" w:hint="default"/>
      <w:color w:val="auto"/>
      <w:sz w:val="22"/>
      <w:bdr w:val="none" w:sz="0" w:space="0" w:color="auto" w:frame="1"/>
      <w:shd w:val="pct25" w:color="auto" w:fill="FFFFFF"/>
      <w:vertAlign w:val="baseline"/>
    </w:rPr>
  </w:style>
  <w:style w:type="table" w:styleId="TableList4">
    <w:name w:val="Table List 4"/>
    <w:basedOn w:val="TableNormal"/>
    <w:rsid w:val="006B727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ListParagraph">
    <w:name w:val="List Paragraph"/>
    <w:basedOn w:val="Normal"/>
    <w:uiPriority w:val="34"/>
    <w:qFormat/>
    <w:rsid w:val="006022C4"/>
    <w:pPr>
      <w:ind w:left="720"/>
      <w:contextualSpacing/>
    </w:pPr>
  </w:style>
  <w:style w:type="paragraph" w:styleId="NoSpacing">
    <w:name w:val="No Spacing"/>
    <w:basedOn w:val="Normal"/>
    <w:uiPriority w:val="1"/>
    <w:qFormat/>
    <w:rsid w:val="006022C4"/>
    <w:pPr>
      <w:spacing w:after="0"/>
    </w:pPr>
  </w:style>
  <w:style w:type="paragraph" w:styleId="DocumentMap">
    <w:name w:val="Document Map"/>
    <w:basedOn w:val="Normal"/>
    <w:link w:val="DocumentMapChar"/>
    <w:rsid w:val="00E774C8"/>
    <w:rPr>
      <w:rFonts w:ascii="Lucida Grande" w:hAnsi="Lucida Grande" w:cs="Lucida Grande"/>
      <w:sz w:val="24"/>
      <w:szCs w:val="24"/>
    </w:rPr>
  </w:style>
  <w:style w:type="character" w:customStyle="1" w:styleId="DocumentMapChar">
    <w:name w:val="Document Map Char"/>
    <w:basedOn w:val="DefaultParagraphFont"/>
    <w:link w:val="DocumentMap"/>
    <w:rsid w:val="00E774C8"/>
    <w:rPr>
      <w:rFonts w:ascii="Lucida Grande" w:hAnsi="Lucida Grande" w:cs="Lucida Grande"/>
      <w:sz w:val="24"/>
      <w:szCs w:val="24"/>
    </w:rPr>
  </w:style>
  <w:style w:type="paragraph" w:styleId="NormalWeb">
    <w:name w:val="Normal (Web)"/>
    <w:basedOn w:val="Normal"/>
    <w:uiPriority w:val="99"/>
    <w:unhideWhenUsed/>
    <w:rsid w:val="00E05E13"/>
    <w:pPr>
      <w:spacing w:before="100" w:beforeAutospacing="1" w:after="100" w:afterAutospacing="1"/>
    </w:pPr>
    <w:rPr>
      <w:sz w:val="24"/>
      <w:szCs w:val="24"/>
    </w:rPr>
  </w:style>
  <w:style w:type="paragraph" w:styleId="HTMLPreformatted">
    <w:name w:val="HTML Preformatted"/>
    <w:basedOn w:val="Normal"/>
    <w:link w:val="HTMLPreformattedChar"/>
    <w:uiPriority w:val="99"/>
    <w:unhideWhenUsed/>
    <w:rsid w:val="006C7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6C7B65"/>
    <w:rPr>
      <w:rFonts w:ascii="Courier New" w:hAnsi="Courier New" w:cs="Courier New"/>
    </w:rPr>
  </w:style>
  <w:style w:type="character" w:customStyle="1" w:styleId="code-tag">
    <w:name w:val="code-tag"/>
    <w:basedOn w:val="DefaultParagraphFont"/>
    <w:rsid w:val="006C7B65"/>
  </w:style>
  <w:style w:type="character" w:customStyle="1" w:styleId="code-quote">
    <w:name w:val="code-quote"/>
    <w:basedOn w:val="DefaultParagraphFont"/>
    <w:rsid w:val="006C7B65"/>
  </w:style>
  <w:style w:type="character" w:customStyle="1" w:styleId="code-comment">
    <w:name w:val="code-comment"/>
    <w:basedOn w:val="DefaultParagraphFont"/>
    <w:rsid w:val="006C7B65"/>
  </w:style>
  <w:style w:type="character" w:customStyle="1" w:styleId="Heading1Char">
    <w:name w:val="Heading 1 Char"/>
    <w:basedOn w:val="DefaultParagraphFont"/>
    <w:link w:val="Heading1"/>
    <w:rsid w:val="000A5CBD"/>
    <w:rPr>
      <w:rFonts w:ascii="Arial" w:eastAsia="Times New Roman" w:hAnsi="Arial" w:cs="Times New Roman"/>
      <w:b/>
      <w:caps/>
      <w:kern w:val="28"/>
      <w:sz w:val="28"/>
      <w:szCs w:val="20"/>
    </w:rPr>
  </w:style>
  <w:style w:type="character" w:customStyle="1" w:styleId="Heading2Char">
    <w:name w:val="Heading 2 Char"/>
    <w:aliases w:val="h2 Char,2nd level Char,H2 Char,H2-Heading 2 Char,2 Char,Header 2 Char,l2 Char,Header2 Char,22 Char,heading2 Char,list2 Char,A Char,A.B.C. Char,list 2 Char,Heading2 Char,Heading Indent No L2 Char,12 Char"/>
    <w:basedOn w:val="DefaultParagraphFont"/>
    <w:uiPriority w:val="9"/>
    <w:rsid w:val="00BA65DB"/>
    <w:rPr>
      <w:sz w:val="28"/>
      <w:szCs w:val="28"/>
    </w:rPr>
  </w:style>
  <w:style w:type="character" w:customStyle="1" w:styleId="Heading3Char">
    <w:name w:val="Heading 3 Char"/>
    <w:basedOn w:val="DefaultParagraphFont"/>
    <w:link w:val="Heading3"/>
    <w:rsid w:val="000A5CBD"/>
    <w:rPr>
      <w:rFonts w:ascii="Arial" w:eastAsia="Times New Roman" w:hAnsi="Arial" w:cs="Times New Roman"/>
      <w:b/>
      <w:sz w:val="20"/>
      <w:szCs w:val="20"/>
    </w:rPr>
  </w:style>
  <w:style w:type="character" w:customStyle="1" w:styleId="Heading4Char">
    <w:name w:val="Heading 4 Char"/>
    <w:basedOn w:val="DefaultParagraphFont"/>
    <w:link w:val="Heading4"/>
    <w:rsid w:val="000A5CBD"/>
    <w:rPr>
      <w:rFonts w:ascii="Arial" w:eastAsia="Times New Roman" w:hAnsi="Arial" w:cs="Times New Roman"/>
      <w:b/>
      <w:i/>
      <w:sz w:val="20"/>
      <w:szCs w:val="20"/>
    </w:rPr>
  </w:style>
  <w:style w:type="character" w:customStyle="1" w:styleId="Heading5Char">
    <w:name w:val="Heading 5 Char"/>
    <w:basedOn w:val="DefaultParagraphFont"/>
    <w:link w:val="Heading5"/>
    <w:rsid w:val="000A5CBD"/>
    <w:rPr>
      <w:rFonts w:ascii="Helvetica" w:eastAsia="Times New Roman" w:hAnsi="Helvetica" w:cs="Times New Roman"/>
      <w:i/>
      <w:sz w:val="20"/>
      <w:szCs w:val="20"/>
    </w:rPr>
  </w:style>
  <w:style w:type="character" w:customStyle="1" w:styleId="Heading6Char">
    <w:name w:val="Heading 6 Char"/>
    <w:basedOn w:val="DefaultParagraphFont"/>
    <w:link w:val="Heading6"/>
    <w:uiPriority w:val="9"/>
    <w:rsid w:val="006022C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6022C4"/>
    <w:rPr>
      <w:b/>
      <w:bCs/>
      <w:i/>
      <w:iCs/>
      <w:color w:val="5A5A5A" w:themeColor="text1" w:themeTint="A5"/>
      <w:sz w:val="20"/>
      <w:szCs w:val="20"/>
    </w:rPr>
  </w:style>
  <w:style w:type="character" w:customStyle="1" w:styleId="Heading8Char">
    <w:name w:val="Heading 8 Char"/>
    <w:basedOn w:val="DefaultParagraphFont"/>
    <w:link w:val="Heading8"/>
    <w:uiPriority w:val="9"/>
    <w:rsid w:val="006022C4"/>
    <w:rPr>
      <w:b/>
      <w:bCs/>
      <w:color w:val="7F7F7F" w:themeColor="text1" w:themeTint="80"/>
      <w:sz w:val="20"/>
      <w:szCs w:val="20"/>
    </w:rPr>
  </w:style>
  <w:style w:type="character" w:customStyle="1" w:styleId="Heading9Char">
    <w:name w:val="Heading 9 Char"/>
    <w:basedOn w:val="DefaultParagraphFont"/>
    <w:link w:val="Heading9"/>
    <w:uiPriority w:val="9"/>
    <w:rsid w:val="006022C4"/>
    <w:rPr>
      <w:b/>
      <w:bCs/>
      <w:i/>
      <w:iCs/>
      <w:color w:val="7F7F7F" w:themeColor="text1" w:themeTint="80"/>
      <w:sz w:val="18"/>
      <w:szCs w:val="18"/>
    </w:rPr>
  </w:style>
  <w:style w:type="character" w:customStyle="1" w:styleId="TitleChar">
    <w:name w:val="Title Char"/>
    <w:basedOn w:val="DefaultParagraphFont"/>
    <w:link w:val="Title"/>
    <w:uiPriority w:val="10"/>
    <w:rsid w:val="006022C4"/>
    <w:rPr>
      <w:smallCaps/>
      <w:sz w:val="52"/>
      <w:szCs w:val="52"/>
    </w:rPr>
  </w:style>
  <w:style w:type="paragraph" w:styleId="Subtitle">
    <w:name w:val="Subtitle"/>
    <w:basedOn w:val="Normal"/>
    <w:next w:val="Normal"/>
    <w:link w:val="SubtitleChar"/>
    <w:uiPriority w:val="11"/>
    <w:qFormat/>
    <w:rsid w:val="006022C4"/>
    <w:rPr>
      <w:i/>
      <w:iCs/>
      <w:smallCaps/>
      <w:spacing w:val="10"/>
      <w:sz w:val="28"/>
      <w:szCs w:val="28"/>
    </w:rPr>
  </w:style>
  <w:style w:type="character" w:customStyle="1" w:styleId="SubtitleChar">
    <w:name w:val="Subtitle Char"/>
    <w:basedOn w:val="DefaultParagraphFont"/>
    <w:link w:val="Subtitle"/>
    <w:uiPriority w:val="11"/>
    <w:rsid w:val="006022C4"/>
    <w:rPr>
      <w:i/>
      <w:iCs/>
      <w:smallCaps/>
      <w:spacing w:val="10"/>
      <w:sz w:val="28"/>
      <w:szCs w:val="28"/>
    </w:rPr>
  </w:style>
  <w:style w:type="character" w:styleId="Strong">
    <w:name w:val="Strong"/>
    <w:uiPriority w:val="22"/>
    <w:qFormat/>
    <w:rsid w:val="006022C4"/>
    <w:rPr>
      <w:b/>
      <w:bCs/>
    </w:rPr>
  </w:style>
  <w:style w:type="character" w:styleId="Emphasis">
    <w:name w:val="Emphasis"/>
    <w:uiPriority w:val="20"/>
    <w:qFormat/>
    <w:rsid w:val="006022C4"/>
    <w:rPr>
      <w:b/>
      <w:bCs/>
      <w:i/>
      <w:iCs/>
      <w:spacing w:val="10"/>
    </w:rPr>
  </w:style>
  <w:style w:type="paragraph" w:styleId="Quote">
    <w:name w:val="Quote"/>
    <w:basedOn w:val="Normal"/>
    <w:next w:val="Normal"/>
    <w:link w:val="QuoteChar"/>
    <w:uiPriority w:val="29"/>
    <w:qFormat/>
    <w:rsid w:val="006022C4"/>
    <w:rPr>
      <w:i/>
      <w:iCs/>
    </w:rPr>
  </w:style>
  <w:style w:type="character" w:customStyle="1" w:styleId="QuoteChar">
    <w:name w:val="Quote Char"/>
    <w:basedOn w:val="DefaultParagraphFont"/>
    <w:link w:val="Quote"/>
    <w:uiPriority w:val="29"/>
    <w:rsid w:val="006022C4"/>
    <w:rPr>
      <w:i/>
      <w:iCs/>
    </w:rPr>
  </w:style>
  <w:style w:type="paragraph" w:styleId="IntenseQuote">
    <w:name w:val="Intense Quote"/>
    <w:basedOn w:val="Normal"/>
    <w:next w:val="Normal"/>
    <w:link w:val="IntenseQuoteChar"/>
    <w:uiPriority w:val="30"/>
    <w:qFormat/>
    <w:rsid w:val="006022C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022C4"/>
    <w:rPr>
      <w:i/>
      <w:iCs/>
    </w:rPr>
  </w:style>
  <w:style w:type="character" w:styleId="SubtleEmphasis">
    <w:name w:val="Subtle Emphasis"/>
    <w:uiPriority w:val="19"/>
    <w:qFormat/>
    <w:rsid w:val="006022C4"/>
    <w:rPr>
      <w:i/>
      <w:iCs/>
    </w:rPr>
  </w:style>
  <w:style w:type="character" w:styleId="IntenseEmphasis">
    <w:name w:val="Intense Emphasis"/>
    <w:uiPriority w:val="21"/>
    <w:qFormat/>
    <w:rsid w:val="006022C4"/>
    <w:rPr>
      <w:b/>
      <w:bCs/>
      <w:i/>
      <w:iCs/>
    </w:rPr>
  </w:style>
  <w:style w:type="character" w:styleId="SubtleReference">
    <w:name w:val="Subtle Reference"/>
    <w:basedOn w:val="DefaultParagraphFont"/>
    <w:uiPriority w:val="31"/>
    <w:qFormat/>
    <w:rsid w:val="006022C4"/>
    <w:rPr>
      <w:smallCaps/>
    </w:rPr>
  </w:style>
  <w:style w:type="character" w:styleId="IntenseReference">
    <w:name w:val="Intense Reference"/>
    <w:uiPriority w:val="32"/>
    <w:qFormat/>
    <w:rsid w:val="006022C4"/>
    <w:rPr>
      <w:b/>
      <w:bCs/>
      <w:smallCaps/>
    </w:rPr>
  </w:style>
  <w:style w:type="character" w:styleId="BookTitle">
    <w:name w:val="Book Title"/>
    <w:basedOn w:val="DefaultParagraphFont"/>
    <w:uiPriority w:val="33"/>
    <w:qFormat/>
    <w:rsid w:val="006022C4"/>
    <w:rPr>
      <w:i/>
      <w:iCs/>
      <w:smallCaps/>
      <w:spacing w:val="5"/>
    </w:rPr>
  </w:style>
  <w:style w:type="paragraph" w:styleId="TOCHeading">
    <w:name w:val="TOC Heading"/>
    <w:basedOn w:val="Heading1"/>
    <w:next w:val="Normal"/>
    <w:uiPriority w:val="39"/>
    <w:semiHidden/>
    <w:unhideWhenUsed/>
    <w:qFormat/>
    <w:rsid w:val="006022C4"/>
    <w:pPr>
      <w:outlineLvl w:val="9"/>
    </w:pPr>
    <w:rPr>
      <w:lang w:bidi="en-US"/>
    </w:rPr>
  </w:style>
  <w:style w:type="character" w:customStyle="1" w:styleId="Heading2Char1">
    <w:name w:val="Heading 2 Char1"/>
    <w:basedOn w:val="DefaultParagraphFont"/>
    <w:link w:val="Heading2"/>
    <w:rsid w:val="00003F7E"/>
    <w:rPr>
      <w:rFonts w:ascii="Arial" w:eastAsia="Times New Roman" w:hAnsi="Arial" w:cs="Times New Roman"/>
      <w:b/>
      <w:sz w:val="24"/>
      <w:szCs w:val="20"/>
    </w:rPr>
  </w:style>
  <w:style w:type="paragraph" w:styleId="Revision">
    <w:name w:val="Revision"/>
    <w:hidden/>
    <w:uiPriority w:val="99"/>
    <w:semiHidden/>
    <w:rsid w:val="005B610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A5CBD"/>
  </w:style>
  <w:style w:type="paragraph" w:styleId="Heading1">
    <w:name w:val="heading 1"/>
    <w:next w:val="BodyText1"/>
    <w:link w:val="Heading1Char"/>
    <w:qFormat/>
    <w:rsid w:val="00003F7E"/>
    <w:pPr>
      <w:keepNext/>
      <w:pageBreakBefore/>
      <w:numPr>
        <w:numId w:val="125"/>
      </w:numPr>
      <w:spacing w:before="240" w:after="240"/>
      <w:outlineLvl w:val="0"/>
    </w:pPr>
    <w:rPr>
      <w:rFonts w:ascii="Arial" w:eastAsia="Times New Roman" w:hAnsi="Arial" w:cs="Times New Roman"/>
      <w:b/>
      <w:caps/>
      <w:kern w:val="28"/>
      <w:sz w:val="28"/>
      <w:szCs w:val="20"/>
    </w:rPr>
  </w:style>
  <w:style w:type="paragraph" w:styleId="Heading2">
    <w:name w:val="heading 2"/>
    <w:next w:val="BodyText1"/>
    <w:link w:val="Heading2Char1"/>
    <w:qFormat/>
    <w:rsid w:val="00003F7E"/>
    <w:pPr>
      <w:keepNext/>
      <w:numPr>
        <w:ilvl w:val="1"/>
        <w:numId w:val="125"/>
      </w:numPr>
      <w:tabs>
        <w:tab w:val="left" w:pos="720"/>
      </w:tabs>
      <w:spacing w:before="240" w:after="120"/>
      <w:outlineLvl w:val="1"/>
    </w:pPr>
    <w:rPr>
      <w:rFonts w:ascii="Arial" w:eastAsia="Times New Roman" w:hAnsi="Arial" w:cs="Times New Roman"/>
      <w:b/>
      <w:sz w:val="24"/>
      <w:szCs w:val="20"/>
    </w:rPr>
  </w:style>
  <w:style w:type="paragraph" w:styleId="Heading3">
    <w:name w:val="heading 3"/>
    <w:next w:val="BodyText1"/>
    <w:link w:val="Heading3Char"/>
    <w:qFormat/>
    <w:rsid w:val="00003F7E"/>
    <w:pPr>
      <w:keepNext/>
      <w:numPr>
        <w:ilvl w:val="2"/>
        <w:numId w:val="125"/>
      </w:numPr>
      <w:tabs>
        <w:tab w:val="clear" w:pos="810"/>
        <w:tab w:val="num" w:pos="720"/>
      </w:tabs>
      <w:spacing w:before="120" w:after="120"/>
      <w:ind w:left="720"/>
      <w:outlineLvl w:val="2"/>
    </w:pPr>
    <w:rPr>
      <w:rFonts w:ascii="Arial" w:eastAsia="Times New Roman" w:hAnsi="Arial" w:cs="Times New Roman"/>
      <w:b/>
      <w:sz w:val="20"/>
      <w:szCs w:val="20"/>
    </w:rPr>
  </w:style>
  <w:style w:type="paragraph" w:styleId="Heading4">
    <w:name w:val="heading 4"/>
    <w:next w:val="BodyText1"/>
    <w:link w:val="Heading4Char"/>
    <w:qFormat/>
    <w:rsid w:val="00003F7E"/>
    <w:pPr>
      <w:keepNext/>
      <w:numPr>
        <w:ilvl w:val="3"/>
        <w:numId w:val="125"/>
      </w:numPr>
      <w:spacing w:before="120" w:after="120"/>
      <w:outlineLvl w:val="3"/>
    </w:pPr>
    <w:rPr>
      <w:rFonts w:ascii="Arial" w:eastAsia="Times New Roman" w:hAnsi="Arial" w:cs="Times New Roman"/>
      <w:b/>
      <w:i/>
      <w:sz w:val="20"/>
      <w:szCs w:val="20"/>
    </w:rPr>
  </w:style>
  <w:style w:type="paragraph" w:styleId="Heading5">
    <w:name w:val="heading 5"/>
    <w:next w:val="BodyText1"/>
    <w:link w:val="Heading5Char"/>
    <w:qFormat/>
    <w:rsid w:val="00003F7E"/>
    <w:pPr>
      <w:keepNext/>
      <w:numPr>
        <w:ilvl w:val="4"/>
        <w:numId w:val="125"/>
      </w:numPr>
      <w:spacing w:before="120" w:after="120"/>
      <w:outlineLvl w:val="4"/>
    </w:pPr>
    <w:rPr>
      <w:rFonts w:ascii="Helvetica" w:eastAsia="Times New Roman" w:hAnsi="Helvetica" w:cs="Times New Roman"/>
      <w:i/>
      <w:sz w:val="20"/>
      <w:szCs w:val="20"/>
    </w:rPr>
  </w:style>
  <w:style w:type="paragraph" w:styleId="Heading6">
    <w:name w:val="heading 6"/>
    <w:basedOn w:val="Normal"/>
    <w:next w:val="Normal"/>
    <w:link w:val="Heading6Char"/>
    <w:uiPriority w:val="9"/>
    <w:unhideWhenUsed/>
    <w:qFormat/>
    <w:rsid w:val="006022C4"/>
    <w:pPr>
      <w:numPr>
        <w:ilvl w:val="5"/>
        <w:numId w:val="125"/>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6022C4"/>
    <w:pPr>
      <w:numPr>
        <w:ilvl w:val="6"/>
        <w:numId w:val="125"/>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6022C4"/>
    <w:pPr>
      <w:numPr>
        <w:ilvl w:val="7"/>
        <w:numId w:val="125"/>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6022C4"/>
    <w:pPr>
      <w:numPr>
        <w:ilvl w:val="8"/>
        <w:numId w:val="125"/>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rsid w:val="001F7BFF"/>
    <w:pPr>
      <w:spacing w:before="120" w:after="120"/>
    </w:pPr>
  </w:style>
  <w:style w:type="paragraph" w:customStyle="1" w:styleId="AppHeading3">
    <w:name w:val="AppHeading 3"/>
    <w:next w:val="BodyText1"/>
    <w:rsid w:val="00705330"/>
    <w:pPr>
      <w:numPr>
        <w:ilvl w:val="2"/>
        <w:numId w:val="7"/>
      </w:numPr>
      <w:spacing w:before="120" w:after="120"/>
    </w:pPr>
    <w:rPr>
      <w:b/>
    </w:rPr>
  </w:style>
  <w:style w:type="paragraph" w:styleId="Caption">
    <w:name w:val="caption"/>
    <w:next w:val="BodyText1"/>
    <w:qFormat/>
    <w:rsid w:val="001F7BFF"/>
    <w:pPr>
      <w:spacing w:before="120"/>
      <w:jc w:val="center"/>
      <w:outlineLvl w:val="0"/>
    </w:pPr>
    <w:rPr>
      <w:rFonts w:ascii="Arial" w:hAnsi="Arial"/>
      <w:b/>
      <w:i/>
      <w:sz w:val="18"/>
    </w:rPr>
  </w:style>
  <w:style w:type="paragraph" w:styleId="Footer">
    <w:name w:val="footer"/>
    <w:rsid w:val="001F7BFF"/>
    <w:pPr>
      <w:pBdr>
        <w:top w:val="single" w:sz="6" w:space="1" w:color="auto"/>
      </w:pBdr>
      <w:tabs>
        <w:tab w:val="center" w:pos="4320"/>
        <w:tab w:val="right" w:pos="8640"/>
      </w:tabs>
    </w:pPr>
    <w:rPr>
      <w:rFonts w:ascii="Arial" w:hAnsi="Arial"/>
    </w:rPr>
  </w:style>
  <w:style w:type="paragraph" w:styleId="Header">
    <w:name w:val="header"/>
    <w:rsid w:val="001F7BFF"/>
    <w:pPr>
      <w:pBdr>
        <w:bottom w:val="single" w:sz="6" w:space="1" w:color="auto"/>
      </w:pBdr>
      <w:tabs>
        <w:tab w:val="right" w:pos="8640"/>
      </w:tabs>
    </w:pPr>
    <w:rPr>
      <w:rFonts w:ascii="Arial" w:hAnsi="Arial"/>
      <w:snapToGrid w:val="0"/>
    </w:rPr>
  </w:style>
  <w:style w:type="character" w:styleId="PageNumber">
    <w:name w:val="page number"/>
    <w:rsid w:val="001F7BFF"/>
    <w:rPr>
      <w:rFonts w:ascii="Arial" w:hAnsi="Arial"/>
      <w:b/>
      <w:sz w:val="18"/>
    </w:rPr>
  </w:style>
  <w:style w:type="paragraph" w:styleId="Title">
    <w:name w:val="Title"/>
    <w:basedOn w:val="Normal"/>
    <w:next w:val="Normal"/>
    <w:link w:val="TitleChar"/>
    <w:uiPriority w:val="10"/>
    <w:qFormat/>
    <w:rsid w:val="006022C4"/>
    <w:pPr>
      <w:spacing w:after="300"/>
      <w:contextualSpacing/>
    </w:pPr>
    <w:rPr>
      <w:smallCaps/>
      <w:sz w:val="52"/>
      <w:szCs w:val="52"/>
    </w:rPr>
  </w:style>
  <w:style w:type="paragraph" w:styleId="TOC1">
    <w:name w:val="toc 1"/>
    <w:uiPriority w:val="39"/>
    <w:rsid w:val="001F7BFF"/>
    <w:pPr>
      <w:spacing w:before="120" w:after="120"/>
    </w:pPr>
    <w:rPr>
      <w:b/>
      <w:bCs/>
      <w:caps/>
    </w:rPr>
  </w:style>
  <w:style w:type="paragraph" w:styleId="TOC2">
    <w:name w:val="toc 2"/>
    <w:basedOn w:val="TOC1"/>
    <w:next w:val="BodyText1"/>
    <w:uiPriority w:val="39"/>
    <w:rsid w:val="001F7BFF"/>
    <w:pPr>
      <w:spacing w:before="0" w:after="0"/>
      <w:ind w:left="200"/>
    </w:pPr>
    <w:rPr>
      <w:b w:val="0"/>
      <w:bCs w:val="0"/>
      <w:caps w:val="0"/>
    </w:rPr>
  </w:style>
  <w:style w:type="paragraph" w:styleId="TOC3">
    <w:name w:val="toc 3"/>
    <w:basedOn w:val="TOC2"/>
    <w:next w:val="BodyText1"/>
    <w:uiPriority w:val="39"/>
    <w:rsid w:val="001F7BFF"/>
    <w:pPr>
      <w:ind w:left="400"/>
    </w:pPr>
    <w:rPr>
      <w:i/>
      <w:iCs/>
    </w:rPr>
  </w:style>
  <w:style w:type="paragraph" w:styleId="TOC4">
    <w:name w:val="toc 4"/>
    <w:basedOn w:val="Normal"/>
    <w:next w:val="BodyText1"/>
    <w:semiHidden/>
    <w:rsid w:val="001F7BFF"/>
    <w:pPr>
      <w:ind w:left="600"/>
    </w:pPr>
    <w:rPr>
      <w:sz w:val="18"/>
      <w:szCs w:val="18"/>
    </w:rPr>
  </w:style>
  <w:style w:type="paragraph" w:styleId="TOC5">
    <w:name w:val="toc 5"/>
    <w:basedOn w:val="Normal"/>
    <w:next w:val="BodyText1"/>
    <w:semiHidden/>
    <w:rsid w:val="001F7BFF"/>
    <w:pPr>
      <w:ind w:left="800"/>
    </w:pPr>
    <w:rPr>
      <w:sz w:val="18"/>
      <w:szCs w:val="18"/>
    </w:rPr>
  </w:style>
  <w:style w:type="paragraph" w:styleId="TOC6">
    <w:name w:val="toc 6"/>
    <w:basedOn w:val="Normal"/>
    <w:next w:val="BodyText1"/>
    <w:semiHidden/>
    <w:rsid w:val="001F7BFF"/>
    <w:pPr>
      <w:ind w:left="1000"/>
    </w:pPr>
    <w:rPr>
      <w:sz w:val="18"/>
      <w:szCs w:val="18"/>
    </w:rPr>
  </w:style>
  <w:style w:type="paragraph" w:styleId="TOC7">
    <w:name w:val="toc 7"/>
    <w:basedOn w:val="Normal"/>
    <w:next w:val="BodyText1"/>
    <w:semiHidden/>
    <w:rsid w:val="001F7BFF"/>
    <w:pPr>
      <w:ind w:left="1200"/>
    </w:pPr>
    <w:rPr>
      <w:sz w:val="18"/>
      <w:szCs w:val="18"/>
    </w:rPr>
  </w:style>
  <w:style w:type="paragraph" w:styleId="TOC8">
    <w:name w:val="toc 8"/>
    <w:basedOn w:val="Normal"/>
    <w:next w:val="BodyText1"/>
    <w:semiHidden/>
    <w:rsid w:val="001F7BFF"/>
    <w:pPr>
      <w:ind w:left="1400"/>
    </w:pPr>
    <w:rPr>
      <w:sz w:val="18"/>
      <w:szCs w:val="18"/>
    </w:rPr>
  </w:style>
  <w:style w:type="paragraph" w:styleId="TOC9">
    <w:name w:val="toc 9"/>
    <w:basedOn w:val="Normal"/>
    <w:next w:val="BodyText1"/>
    <w:semiHidden/>
    <w:rsid w:val="001F7BFF"/>
    <w:pPr>
      <w:ind w:left="1600"/>
    </w:pPr>
    <w:rPr>
      <w:sz w:val="18"/>
      <w:szCs w:val="18"/>
    </w:rPr>
  </w:style>
  <w:style w:type="paragraph" w:customStyle="1" w:styleId="AppHeading1">
    <w:name w:val="AppHeading 1"/>
    <w:next w:val="BodyText1"/>
    <w:rsid w:val="00705330"/>
    <w:pPr>
      <w:keepNext/>
      <w:keepLines/>
      <w:pageBreakBefore/>
      <w:widowControl w:val="0"/>
      <w:numPr>
        <w:numId w:val="7"/>
      </w:numPr>
      <w:tabs>
        <w:tab w:val="left" w:pos="2160"/>
      </w:tabs>
      <w:spacing w:before="240" w:after="240"/>
    </w:pPr>
    <w:rPr>
      <w:b/>
      <w:snapToGrid w:val="0"/>
      <w:color w:val="000000"/>
      <w:sz w:val="28"/>
    </w:rPr>
  </w:style>
  <w:style w:type="paragraph" w:customStyle="1" w:styleId="AppHeading2">
    <w:name w:val="AppHeading 2"/>
    <w:next w:val="BodyText1"/>
    <w:rsid w:val="00705330"/>
    <w:pPr>
      <w:numPr>
        <w:ilvl w:val="1"/>
        <w:numId w:val="7"/>
      </w:numPr>
      <w:spacing w:before="240" w:after="120"/>
    </w:pPr>
    <w:rPr>
      <w:b/>
      <w:sz w:val="24"/>
    </w:rPr>
  </w:style>
  <w:style w:type="paragraph" w:customStyle="1" w:styleId="DocStatus">
    <w:name w:val="DocStatus"/>
    <w:rsid w:val="001F7BFF"/>
    <w:rPr>
      <w:rFonts w:ascii="Arial" w:hAnsi="Arial"/>
      <w:b/>
      <w:sz w:val="28"/>
    </w:rPr>
  </w:style>
  <w:style w:type="paragraph" w:customStyle="1" w:styleId="Bulletedtext">
    <w:name w:val="Bulleted text"/>
    <w:rsid w:val="001F7BFF"/>
    <w:pPr>
      <w:numPr>
        <w:numId w:val="3"/>
      </w:numPr>
      <w:spacing w:after="120"/>
    </w:pPr>
  </w:style>
  <w:style w:type="paragraph" w:customStyle="1" w:styleId="Bulletedtextindent">
    <w:name w:val="Bulleted text indent"/>
    <w:rsid w:val="001F7BFF"/>
    <w:pPr>
      <w:numPr>
        <w:numId w:val="4"/>
      </w:numPr>
      <w:tabs>
        <w:tab w:val="clear" w:pos="360"/>
        <w:tab w:val="left" w:pos="720"/>
      </w:tabs>
      <w:spacing w:after="120"/>
      <w:ind w:left="720" w:hanging="360"/>
    </w:pPr>
  </w:style>
  <w:style w:type="paragraph" w:customStyle="1" w:styleId="Figure">
    <w:name w:val="Figure"/>
    <w:next w:val="BodyText1"/>
    <w:rsid w:val="001F7BFF"/>
    <w:pPr>
      <w:keepNext/>
      <w:spacing w:before="120"/>
      <w:jc w:val="center"/>
    </w:pPr>
  </w:style>
  <w:style w:type="paragraph" w:customStyle="1" w:styleId="Notice">
    <w:name w:val="Notice"/>
    <w:rsid w:val="001F7BFF"/>
    <w:pPr>
      <w:spacing w:before="1440"/>
      <w:ind w:left="3600"/>
    </w:pPr>
    <w:rPr>
      <w:rFonts w:ascii="Arial" w:hAnsi="Arial"/>
    </w:rPr>
  </w:style>
  <w:style w:type="paragraph" w:customStyle="1" w:styleId="StatusTable">
    <w:name w:val="Status Table"/>
    <w:rsid w:val="001F7BFF"/>
    <w:pPr>
      <w:spacing w:before="120" w:after="120"/>
    </w:pPr>
    <w:rPr>
      <w:rFonts w:ascii="Arial" w:hAnsi="Arial"/>
      <w:snapToGrid w:val="0"/>
    </w:rPr>
  </w:style>
  <w:style w:type="paragraph" w:customStyle="1" w:styleId="StatusTitle">
    <w:name w:val="Status Title"/>
    <w:rsid w:val="001F7BFF"/>
    <w:pPr>
      <w:keepNext/>
      <w:spacing w:before="240" w:after="480"/>
      <w:jc w:val="center"/>
    </w:pPr>
    <w:rPr>
      <w:rFonts w:ascii="Helvetica" w:hAnsi="Helvetica"/>
      <w:b/>
      <w:sz w:val="32"/>
    </w:rPr>
  </w:style>
  <w:style w:type="paragraph" w:customStyle="1" w:styleId="TableHeader">
    <w:name w:val="Table Header"/>
    <w:next w:val="BodyText1"/>
    <w:rsid w:val="001F7BFF"/>
    <w:pPr>
      <w:keepNext/>
      <w:keepLines/>
      <w:spacing w:before="80"/>
      <w:jc w:val="center"/>
    </w:pPr>
    <w:rPr>
      <w:rFonts w:ascii="Arial" w:hAnsi="Arial"/>
      <w:b/>
    </w:rPr>
  </w:style>
  <w:style w:type="paragraph" w:customStyle="1" w:styleId="tabletext">
    <w:name w:val="table text"/>
    <w:link w:val="tabletextChar"/>
    <w:rsid w:val="001F7BFF"/>
    <w:pPr>
      <w:spacing w:before="40" w:after="40"/>
    </w:pPr>
  </w:style>
  <w:style w:type="paragraph" w:customStyle="1" w:styleId="TOCTitle">
    <w:name w:val="TOC Title"/>
    <w:basedOn w:val="StatusTable"/>
    <w:next w:val="BodyText1"/>
    <w:rsid w:val="001F7BFF"/>
    <w:pPr>
      <w:spacing w:after="240"/>
      <w:jc w:val="center"/>
    </w:pPr>
    <w:rPr>
      <w:rFonts w:ascii="Helvetica" w:hAnsi="Helvetica"/>
      <w:b/>
      <w:sz w:val="32"/>
    </w:rPr>
  </w:style>
  <w:style w:type="paragraph" w:customStyle="1" w:styleId="Title2">
    <w:name w:val="Title 2"/>
    <w:basedOn w:val="Title"/>
    <w:rsid w:val="001F7BFF"/>
    <w:rPr>
      <w:snapToGrid w:val="0"/>
    </w:rPr>
  </w:style>
  <w:style w:type="paragraph" w:customStyle="1" w:styleId="NoteText">
    <w:name w:val="Note Text"/>
    <w:basedOn w:val="Normal"/>
    <w:next w:val="BodyText1"/>
    <w:rsid w:val="001F7BFF"/>
    <w:pPr>
      <w:numPr>
        <w:numId w:val="5"/>
      </w:numPr>
      <w:tabs>
        <w:tab w:val="clear" w:pos="360"/>
        <w:tab w:val="left" w:pos="720"/>
      </w:tabs>
      <w:spacing w:before="120" w:after="120"/>
      <w:ind w:left="720" w:hanging="720"/>
    </w:pPr>
    <w:rPr>
      <w:rFonts w:ascii="Arial" w:hAnsi="Arial"/>
    </w:rPr>
  </w:style>
  <w:style w:type="paragraph" w:customStyle="1" w:styleId="AppTableTitle">
    <w:name w:val="AppTable Title"/>
    <w:rsid w:val="001F7BFF"/>
    <w:pPr>
      <w:keepNext/>
      <w:tabs>
        <w:tab w:val="left" w:pos="360"/>
      </w:tabs>
      <w:spacing w:before="240"/>
      <w:jc w:val="center"/>
    </w:pPr>
    <w:rPr>
      <w:snapToGrid w:val="0"/>
    </w:rPr>
  </w:style>
  <w:style w:type="paragraph" w:styleId="TableofFigures">
    <w:name w:val="table of figures"/>
    <w:next w:val="BodyText1"/>
    <w:semiHidden/>
    <w:rsid w:val="001F7BFF"/>
    <w:pPr>
      <w:spacing w:after="60"/>
      <w:ind w:left="403" w:hanging="403"/>
    </w:pPr>
  </w:style>
  <w:style w:type="paragraph" w:customStyle="1" w:styleId="FigureCaption">
    <w:name w:val="FigureCaption"/>
    <w:next w:val="bodytext-aftertablefigure"/>
    <w:rsid w:val="001F7BFF"/>
    <w:pPr>
      <w:spacing w:before="120" w:after="120"/>
      <w:jc w:val="center"/>
    </w:pPr>
    <w:rPr>
      <w:rFonts w:ascii="Arial" w:hAnsi="Arial"/>
      <w:b/>
      <w:i/>
      <w:sz w:val="18"/>
    </w:rPr>
  </w:style>
  <w:style w:type="paragraph" w:customStyle="1" w:styleId="TableCaption">
    <w:name w:val="TableCaption"/>
    <w:basedOn w:val="Caption"/>
    <w:rsid w:val="001F7BFF"/>
    <w:pPr>
      <w:keepNext/>
      <w:keepLines/>
      <w:spacing w:after="120"/>
    </w:pPr>
  </w:style>
  <w:style w:type="paragraph" w:styleId="FootnoteText">
    <w:name w:val="footnote text"/>
    <w:aliases w:val="Table Footer"/>
    <w:semiHidden/>
    <w:rsid w:val="001F7BFF"/>
    <w:rPr>
      <w:sz w:val="18"/>
    </w:rPr>
  </w:style>
  <w:style w:type="paragraph" w:styleId="ListNumber">
    <w:name w:val="List Number"/>
    <w:rsid w:val="001F7BFF"/>
    <w:pPr>
      <w:numPr>
        <w:numId w:val="1"/>
      </w:numPr>
      <w:spacing w:after="120"/>
    </w:pPr>
  </w:style>
  <w:style w:type="character" w:styleId="Hyperlink">
    <w:name w:val="Hyperlink"/>
    <w:uiPriority w:val="99"/>
    <w:rsid w:val="001F7BFF"/>
    <w:rPr>
      <w:color w:val="0000FF"/>
      <w:u w:val="single"/>
    </w:rPr>
  </w:style>
  <w:style w:type="paragraph" w:customStyle="1" w:styleId="AppHeading4">
    <w:name w:val="AppHeading 4"/>
    <w:next w:val="BodyText1"/>
    <w:rsid w:val="00705330"/>
    <w:pPr>
      <w:numPr>
        <w:ilvl w:val="3"/>
        <w:numId w:val="7"/>
      </w:numPr>
      <w:spacing w:before="120" w:after="120"/>
    </w:pPr>
    <w:rPr>
      <w:rFonts w:ascii="Times" w:hAnsi="Times"/>
      <w:b/>
      <w:i/>
    </w:rPr>
  </w:style>
  <w:style w:type="paragraph" w:customStyle="1" w:styleId="AppHeading5">
    <w:name w:val="AppHeading 5"/>
    <w:next w:val="BodyText1"/>
    <w:rsid w:val="00705330"/>
    <w:pPr>
      <w:numPr>
        <w:ilvl w:val="4"/>
        <w:numId w:val="7"/>
      </w:numPr>
      <w:spacing w:before="120" w:after="120"/>
    </w:pPr>
    <w:rPr>
      <w:i/>
    </w:rPr>
  </w:style>
  <w:style w:type="paragraph" w:customStyle="1" w:styleId="TableCell">
    <w:name w:val="Table Cell"/>
    <w:rsid w:val="001F7BFF"/>
    <w:pPr>
      <w:widowControl w:val="0"/>
      <w:tabs>
        <w:tab w:val="left" w:pos="1134"/>
      </w:tabs>
      <w:autoSpaceDE w:val="0"/>
      <w:autoSpaceDN w:val="0"/>
      <w:adjustRightInd w:val="0"/>
      <w:ind w:left="144"/>
    </w:pPr>
    <w:rPr>
      <w:rFonts w:ascii="Arial" w:hAnsi="Arial" w:cs="Arial"/>
      <w:noProof/>
      <w:color w:val="000000"/>
      <w:sz w:val="16"/>
      <w:szCs w:val="16"/>
    </w:rPr>
  </w:style>
  <w:style w:type="paragraph" w:styleId="PlainText">
    <w:name w:val="Plain Text"/>
    <w:basedOn w:val="Normal"/>
    <w:link w:val="PlainTextChar"/>
    <w:rsid w:val="001F7BFF"/>
    <w:rPr>
      <w:rFonts w:ascii="Courier New" w:hAnsi="Courier New"/>
      <w:sz w:val="18"/>
    </w:rPr>
  </w:style>
  <w:style w:type="paragraph" w:styleId="ListNumber2">
    <w:name w:val="List Number 2"/>
    <w:basedOn w:val="Normal"/>
    <w:rsid w:val="001F7BFF"/>
    <w:pPr>
      <w:numPr>
        <w:numId w:val="2"/>
      </w:numPr>
    </w:pPr>
  </w:style>
  <w:style w:type="paragraph" w:customStyle="1" w:styleId="TableCellHeading">
    <w:name w:val="Table Cell Heading"/>
    <w:rsid w:val="001F7BFF"/>
    <w:pPr>
      <w:keepNext/>
      <w:widowControl w:val="0"/>
      <w:suppressAutoHyphens/>
      <w:autoSpaceDE w:val="0"/>
      <w:spacing w:before="40" w:after="40"/>
      <w:jc w:val="center"/>
    </w:pPr>
    <w:rPr>
      <w:rFonts w:ascii="Arial" w:hAnsi="Arial" w:cs="Arial"/>
      <w:b/>
      <w:bCs/>
      <w:color w:val="000000"/>
      <w:sz w:val="17"/>
      <w:szCs w:val="18"/>
      <w:lang w:eastAsia="ar-SA"/>
    </w:rPr>
  </w:style>
  <w:style w:type="character" w:styleId="FootnoteReference">
    <w:name w:val="footnote reference"/>
    <w:semiHidden/>
    <w:rsid w:val="001F7BFF"/>
    <w:rPr>
      <w:vertAlign w:val="superscript"/>
    </w:rPr>
  </w:style>
  <w:style w:type="paragraph" w:customStyle="1" w:styleId="ParameterDefinition">
    <w:name w:val="Parameter Definition"/>
    <w:basedOn w:val="BodyText1"/>
    <w:next w:val="BodyText1"/>
    <w:rsid w:val="001F7BFF"/>
    <w:rPr>
      <w:b/>
    </w:rPr>
  </w:style>
  <w:style w:type="paragraph" w:styleId="BodyTextIndent">
    <w:name w:val="Body Text Indent"/>
    <w:basedOn w:val="BodyText1"/>
    <w:rsid w:val="001F7BFF"/>
    <w:pPr>
      <w:ind w:left="360"/>
    </w:pPr>
  </w:style>
  <w:style w:type="paragraph" w:customStyle="1" w:styleId="Annex6">
    <w:name w:val="Annex 6"/>
    <w:next w:val="BodyText1"/>
    <w:rsid w:val="001F7BFF"/>
    <w:pPr>
      <w:keepNext/>
      <w:numPr>
        <w:ilvl w:val="5"/>
        <w:numId w:val="6"/>
      </w:numPr>
      <w:tabs>
        <w:tab w:val="left" w:pos="1260"/>
      </w:tabs>
      <w:spacing w:before="120" w:after="120"/>
    </w:pPr>
    <w:rPr>
      <w:rFonts w:ascii="Arial" w:eastAsia="Arial Unicode MS" w:hAnsi="Arial"/>
    </w:rPr>
  </w:style>
  <w:style w:type="paragraph" w:styleId="Date">
    <w:name w:val="Date"/>
    <w:next w:val="Normal"/>
    <w:rsid w:val="001F7BFF"/>
    <w:pPr>
      <w:spacing w:before="120" w:after="120"/>
    </w:pPr>
    <w:rPr>
      <w:rFonts w:ascii="Arial" w:hAnsi="Arial"/>
    </w:rPr>
  </w:style>
  <w:style w:type="paragraph" w:customStyle="1" w:styleId="AppHeading6">
    <w:name w:val="AppHeading 6"/>
    <w:basedOn w:val="AppHeading5"/>
    <w:next w:val="BodyText1"/>
    <w:rsid w:val="00705330"/>
    <w:pPr>
      <w:numPr>
        <w:ilvl w:val="5"/>
      </w:numPr>
      <w:tabs>
        <w:tab w:val="left" w:pos="1440"/>
        <w:tab w:val="left" w:pos="5760"/>
      </w:tabs>
    </w:pPr>
    <w:rPr>
      <w:i w:val="0"/>
    </w:rPr>
  </w:style>
  <w:style w:type="character" w:customStyle="1" w:styleId="CableLabs">
    <w:name w:val="CableLabs"/>
    <w:rsid w:val="001F7BFF"/>
    <w:rPr>
      <w:rFonts w:ascii="AvantGarde" w:hAnsi="AvantGarde"/>
      <w:bCs/>
      <w:lang w:val="en-US"/>
    </w:rPr>
  </w:style>
  <w:style w:type="paragraph" w:customStyle="1" w:styleId="Notice2">
    <w:name w:val="Notice2"/>
    <w:basedOn w:val="Notice"/>
    <w:rsid w:val="001F7BFF"/>
    <w:pPr>
      <w:spacing w:before="3600"/>
      <w:ind w:left="2880" w:firstLine="720"/>
    </w:pPr>
    <w:rPr>
      <w:rFonts w:ascii="Helvetica" w:hAnsi="Helvetica"/>
      <w:b/>
      <w:snapToGrid w:val="0"/>
    </w:rPr>
  </w:style>
  <w:style w:type="paragraph" w:customStyle="1" w:styleId="projcategory">
    <w:name w:val="projcategory"/>
    <w:basedOn w:val="Title"/>
    <w:next w:val="SubCategory"/>
    <w:rsid w:val="001F7BFF"/>
    <w:pPr>
      <w:spacing w:after="0"/>
    </w:pPr>
    <w:rPr>
      <w:snapToGrid w:val="0"/>
    </w:rPr>
  </w:style>
  <w:style w:type="paragraph" w:customStyle="1" w:styleId="SubCategory">
    <w:name w:val="SubCategory"/>
    <w:basedOn w:val="projcategory"/>
    <w:next w:val="BodyText1"/>
    <w:rsid w:val="001F7BFF"/>
    <w:pPr>
      <w:spacing w:before="120"/>
    </w:pPr>
  </w:style>
  <w:style w:type="paragraph" w:customStyle="1" w:styleId="Annex1">
    <w:name w:val="Annex 1"/>
    <w:next w:val="BodyText1"/>
    <w:rsid w:val="001F7BFF"/>
    <w:pPr>
      <w:keepNext/>
      <w:pageBreakBefore/>
      <w:numPr>
        <w:numId w:val="6"/>
      </w:numPr>
      <w:spacing w:after="120"/>
    </w:pPr>
    <w:rPr>
      <w:rFonts w:ascii="Arial" w:hAnsi="Arial"/>
      <w:b/>
      <w:noProof/>
      <w:sz w:val="28"/>
    </w:rPr>
  </w:style>
  <w:style w:type="paragraph" w:customStyle="1" w:styleId="Annex2">
    <w:name w:val="Annex 2"/>
    <w:next w:val="BodyText1"/>
    <w:rsid w:val="001F7BFF"/>
    <w:pPr>
      <w:keepNext/>
      <w:numPr>
        <w:ilvl w:val="1"/>
        <w:numId w:val="6"/>
      </w:numPr>
      <w:spacing w:before="240" w:after="120"/>
    </w:pPr>
    <w:rPr>
      <w:rFonts w:ascii="Arial" w:hAnsi="Arial"/>
      <w:b/>
      <w:sz w:val="24"/>
      <w:szCs w:val="24"/>
    </w:rPr>
  </w:style>
  <w:style w:type="paragraph" w:customStyle="1" w:styleId="Annex3">
    <w:name w:val="Annex 3"/>
    <w:next w:val="BodyText1"/>
    <w:rsid w:val="001F7BFF"/>
    <w:pPr>
      <w:keepNext/>
      <w:numPr>
        <w:ilvl w:val="2"/>
        <w:numId w:val="6"/>
      </w:numPr>
      <w:spacing w:before="120" w:after="120"/>
    </w:pPr>
    <w:rPr>
      <w:rFonts w:ascii="Arial" w:hAnsi="Arial"/>
      <w:b/>
    </w:rPr>
  </w:style>
  <w:style w:type="paragraph" w:customStyle="1" w:styleId="Annex4">
    <w:name w:val="Annex 4"/>
    <w:next w:val="BodyText1"/>
    <w:rsid w:val="001F7BFF"/>
    <w:pPr>
      <w:keepNext/>
      <w:numPr>
        <w:ilvl w:val="3"/>
        <w:numId w:val="6"/>
      </w:numPr>
      <w:spacing w:before="120" w:after="120"/>
    </w:pPr>
    <w:rPr>
      <w:rFonts w:ascii="Arial" w:hAnsi="Arial"/>
      <w:b/>
      <w:i/>
    </w:rPr>
  </w:style>
  <w:style w:type="paragraph" w:customStyle="1" w:styleId="Annex5">
    <w:name w:val="Annex 5"/>
    <w:next w:val="BodyText1"/>
    <w:rsid w:val="001F7BFF"/>
    <w:pPr>
      <w:keepNext/>
      <w:numPr>
        <w:ilvl w:val="4"/>
        <w:numId w:val="6"/>
      </w:numPr>
      <w:tabs>
        <w:tab w:val="left" w:pos="1080"/>
      </w:tabs>
      <w:spacing w:before="120" w:after="120"/>
    </w:pPr>
    <w:rPr>
      <w:rFonts w:ascii="Arial" w:hAnsi="Arial"/>
      <w:i/>
    </w:rPr>
  </w:style>
  <w:style w:type="paragraph" w:customStyle="1" w:styleId="Annex8">
    <w:name w:val="Annex 8"/>
    <w:next w:val="BodyText1"/>
    <w:rsid w:val="001F7BFF"/>
    <w:pPr>
      <w:keepNext/>
      <w:numPr>
        <w:ilvl w:val="7"/>
        <w:numId w:val="6"/>
      </w:numPr>
      <w:spacing w:before="240"/>
    </w:pPr>
    <w:rPr>
      <w:i/>
      <w:szCs w:val="18"/>
    </w:rPr>
  </w:style>
  <w:style w:type="paragraph" w:styleId="List">
    <w:name w:val="List"/>
    <w:basedOn w:val="Normal"/>
    <w:rsid w:val="00102AFF"/>
    <w:pPr>
      <w:spacing w:after="120"/>
      <w:ind w:left="360" w:hanging="360"/>
    </w:pPr>
  </w:style>
  <w:style w:type="paragraph" w:customStyle="1" w:styleId="Annex7">
    <w:name w:val="Annex 7"/>
    <w:basedOn w:val="Normal"/>
    <w:next w:val="BodyText1"/>
    <w:rsid w:val="001F7BFF"/>
    <w:pPr>
      <w:keepNext/>
      <w:numPr>
        <w:ilvl w:val="6"/>
        <w:numId w:val="6"/>
      </w:numPr>
    </w:pPr>
  </w:style>
  <w:style w:type="paragraph" w:customStyle="1" w:styleId="bodytext-aftertablefigure">
    <w:name w:val="body text - after table/figure"/>
    <w:basedOn w:val="BodyText1"/>
    <w:next w:val="BodyText1"/>
    <w:rsid w:val="001F7BFF"/>
    <w:pPr>
      <w:spacing w:before="0" w:after="0"/>
    </w:pPr>
  </w:style>
  <w:style w:type="paragraph" w:customStyle="1" w:styleId="Heading">
    <w:name w:val="Heading"/>
    <w:aliases w:val="Unnumbered"/>
    <w:basedOn w:val="BodyText1"/>
    <w:rsid w:val="001F7BFF"/>
    <w:pPr>
      <w:keepNext/>
      <w:widowControl w:val="0"/>
      <w:tabs>
        <w:tab w:val="left" w:pos="360"/>
      </w:tabs>
      <w:autoSpaceDE w:val="0"/>
      <w:autoSpaceDN w:val="0"/>
      <w:adjustRightInd w:val="0"/>
    </w:pPr>
    <w:rPr>
      <w:rFonts w:ascii="Arial" w:hAnsi="Arial" w:cs="Arial"/>
      <w:b/>
      <w:bCs/>
      <w:noProof/>
      <w:color w:val="000000"/>
      <w:sz w:val="24"/>
      <w:szCs w:val="24"/>
    </w:rPr>
  </w:style>
  <w:style w:type="paragraph" w:customStyle="1" w:styleId="Trademarks">
    <w:name w:val="Trademarks"/>
    <w:basedOn w:val="Normal"/>
    <w:rsid w:val="001F7BFF"/>
    <w:pPr>
      <w:autoSpaceDE w:val="0"/>
      <w:autoSpaceDN w:val="0"/>
      <w:adjustRightInd w:val="0"/>
      <w:spacing w:after="120"/>
    </w:pPr>
    <w:rPr>
      <w:rFonts w:ascii="Arial" w:hAnsi="Arial" w:cs="Arial"/>
      <w:b/>
      <w:bCs/>
      <w:sz w:val="24"/>
      <w:szCs w:val="24"/>
    </w:rPr>
  </w:style>
  <w:style w:type="paragraph" w:customStyle="1" w:styleId="Note">
    <w:name w:val="Note"/>
    <w:rsid w:val="006557A3"/>
    <w:pPr>
      <w:tabs>
        <w:tab w:val="left" w:pos="794"/>
        <w:tab w:val="left" w:pos="1191"/>
        <w:tab w:val="left" w:pos="1588"/>
        <w:tab w:val="left" w:pos="1985"/>
      </w:tabs>
      <w:overflowPunct w:val="0"/>
      <w:autoSpaceDE w:val="0"/>
      <w:autoSpaceDN w:val="0"/>
      <w:adjustRightInd w:val="0"/>
      <w:spacing w:before="120" w:after="120"/>
      <w:ind w:left="720" w:hanging="720"/>
      <w:textAlignment w:val="baseline"/>
    </w:pPr>
    <w:rPr>
      <w:rFonts w:ascii="Arial" w:hAnsi="Arial"/>
      <w:sz w:val="18"/>
    </w:rPr>
  </w:style>
  <w:style w:type="character" w:customStyle="1" w:styleId="Notebegin">
    <w:name w:val="Note begin"/>
    <w:rsid w:val="001F7BFF"/>
    <w:rPr>
      <w:rFonts w:ascii="Arial" w:hAnsi="Arial"/>
      <w:b/>
      <w:sz w:val="18"/>
    </w:rPr>
  </w:style>
  <w:style w:type="paragraph" w:customStyle="1" w:styleId="TableCellCentered">
    <w:name w:val="Table Cell Centered"/>
    <w:basedOn w:val="TableCell"/>
    <w:rsid w:val="001F7BFF"/>
    <w:pPr>
      <w:tabs>
        <w:tab w:val="clear" w:pos="1134"/>
      </w:tabs>
      <w:suppressAutoHyphens/>
      <w:autoSpaceDN/>
      <w:adjustRightInd/>
      <w:spacing w:before="40"/>
      <w:ind w:left="0"/>
      <w:jc w:val="center"/>
    </w:pPr>
    <w:rPr>
      <w:noProof w:val="0"/>
      <w:lang w:eastAsia="ar-SA"/>
    </w:rPr>
  </w:style>
  <w:style w:type="table" w:styleId="TableGrid">
    <w:name w:val="Table Grid"/>
    <w:basedOn w:val="TableNormal"/>
    <w:uiPriority w:val="59"/>
    <w:rsid w:val="00102AFF"/>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60" w:type="dxa"/>
        <w:bottom w:w="0" w:type="dxa"/>
        <w:right w:w="60" w:type="dxa"/>
      </w:tblCellMar>
    </w:tblPr>
    <w:trPr>
      <w:cantSplit/>
      <w:tblHeader/>
      <w:jc w:val="center"/>
    </w:trPr>
  </w:style>
  <w:style w:type="paragraph" w:customStyle="1" w:styleId="BodyTextIndent-NoSpaceAfter">
    <w:name w:val="Body Text Indent-NoSpaceAfter"/>
    <w:basedOn w:val="BodyTextIndent"/>
    <w:rsid w:val="001F7BFF"/>
    <w:pPr>
      <w:spacing w:before="0" w:after="0"/>
    </w:pPr>
  </w:style>
  <w:style w:type="paragraph" w:customStyle="1" w:styleId="TableNote">
    <w:name w:val="Table Note"/>
    <w:locked/>
    <w:rsid w:val="00E82FD0"/>
    <w:pPr>
      <w:widowControl w:val="0"/>
      <w:suppressAutoHyphens/>
      <w:autoSpaceDE w:val="0"/>
      <w:spacing w:before="60"/>
      <w:ind w:left="270" w:hanging="180"/>
    </w:pPr>
    <w:rPr>
      <w:rFonts w:ascii="Arial" w:hAnsi="Arial" w:cs="Arial"/>
      <w:color w:val="000000"/>
      <w:sz w:val="16"/>
      <w:szCs w:val="16"/>
      <w:lang w:eastAsia="ar-SA"/>
    </w:rPr>
  </w:style>
  <w:style w:type="paragraph" w:styleId="List2">
    <w:name w:val="List 2"/>
    <w:basedOn w:val="Normal"/>
    <w:rsid w:val="00102AFF"/>
    <w:pPr>
      <w:ind w:left="720" w:hanging="360"/>
    </w:pPr>
  </w:style>
  <w:style w:type="paragraph" w:styleId="List3">
    <w:name w:val="List 3"/>
    <w:basedOn w:val="Normal"/>
    <w:rsid w:val="00102AFF"/>
    <w:pPr>
      <w:ind w:left="1080" w:hanging="360"/>
    </w:pPr>
  </w:style>
  <w:style w:type="paragraph" w:styleId="List4">
    <w:name w:val="List 4"/>
    <w:basedOn w:val="Normal"/>
    <w:rsid w:val="00102AFF"/>
    <w:pPr>
      <w:ind w:left="1440" w:hanging="360"/>
    </w:pPr>
  </w:style>
  <w:style w:type="paragraph" w:styleId="List5">
    <w:name w:val="List 5"/>
    <w:basedOn w:val="Normal"/>
    <w:rsid w:val="00102AFF"/>
    <w:pPr>
      <w:ind w:left="1800" w:hanging="360"/>
    </w:pPr>
  </w:style>
  <w:style w:type="paragraph" w:customStyle="1" w:styleId="tabletextcentered">
    <w:name w:val="table text centered"/>
    <w:basedOn w:val="Normal"/>
    <w:rsid w:val="00102AFF"/>
    <w:pPr>
      <w:spacing w:before="40" w:after="40"/>
      <w:jc w:val="center"/>
    </w:pPr>
  </w:style>
  <w:style w:type="character" w:styleId="CommentReference">
    <w:name w:val="annotation reference"/>
    <w:semiHidden/>
    <w:rsid w:val="00111E06"/>
    <w:rPr>
      <w:sz w:val="16"/>
      <w:szCs w:val="16"/>
    </w:rPr>
  </w:style>
  <w:style w:type="paragraph" w:styleId="CommentText">
    <w:name w:val="annotation text"/>
    <w:basedOn w:val="Normal"/>
    <w:semiHidden/>
    <w:rsid w:val="00111E06"/>
  </w:style>
  <w:style w:type="paragraph" w:styleId="CommentSubject">
    <w:name w:val="annotation subject"/>
    <w:basedOn w:val="CommentText"/>
    <w:next w:val="CommentText"/>
    <w:semiHidden/>
    <w:rsid w:val="00111E06"/>
    <w:rPr>
      <w:b/>
      <w:bCs/>
    </w:rPr>
  </w:style>
  <w:style w:type="paragraph" w:styleId="BalloonText">
    <w:name w:val="Balloon Text"/>
    <w:basedOn w:val="Normal"/>
    <w:semiHidden/>
    <w:rsid w:val="00111E06"/>
    <w:rPr>
      <w:rFonts w:ascii="Tahoma" w:hAnsi="Tahoma" w:cs="Tahoma"/>
      <w:sz w:val="16"/>
      <w:szCs w:val="16"/>
    </w:rPr>
  </w:style>
  <w:style w:type="character" w:customStyle="1" w:styleId="cataloguedetail-doctitle">
    <w:name w:val="cataloguedetail-doctitle"/>
    <w:basedOn w:val="DefaultParagraphFont"/>
    <w:rsid w:val="00947818"/>
  </w:style>
  <w:style w:type="character" w:customStyle="1" w:styleId="contenttitle">
    <w:name w:val="contenttitle"/>
    <w:basedOn w:val="DefaultParagraphFont"/>
    <w:rsid w:val="00947818"/>
  </w:style>
  <w:style w:type="character" w:customStyle="1" w:styleId="tabletextChar">
    <w:name w:val="table text Char"/>
    <w:link w:val="tabletext"/>
    <w:rsid w:val="00947818"/>
    <w:rPr>
      <w:lang w:val="en-US" w:eastAsia="en-US" w:bidi="ar-SA"/>
    </w:rPr>
  </w:style>
  <w:style w:type="character" w:styleId="HTMLAcronym">
    <w:name w:val="HTML Acronym"/>
    <w:basedOn w:val="DefaultParagraphFont"/>
    <w:rsid w:val="00C71172"/>
  </w:style>
  <w:style w:type="character" w:customStyle="1" w:styleId="PlainTextChar">
    <w:name w:val="Plain Text Char"/>
    <w:link w:val="PlainText"/>
    <w:rsid w:val="006F4E39"/>
    <w:rPr>
      <w:rFonts w:ascii="Courier New" w:hAnsi="Courier New"/>
      <w:sz w:val="18"/>
      <w:lang w:val="en-US" w:eastAsia="en-US" w:bidi="ar-SA"/>
    </w:rPr>
  </w:style>
  <w:style w:type="paragraph" w:customStyle="1" w:styleId="notice0">
    <w:name w:val="notice"/>
    <w:basedOn w:val="Normal"/>
    <w:rsid w:val="0018096D"/>
    <w:pPr>
      <w:spacing w:before="100" w:beforeAutospacing="1" w:after="100" w:afterAutospacing="1"/>
    </w:pPr>
    <w:rPr>
      <w:sz w:val="24"/>
      <w:szCs w:val="24"/>
      <w:lang w:bidi="ne-NP"/>
    </w:rPr>
  </w:style>
  <w:style w:type="paragraph" w:styleId="BodyText">
    <w:name w:val="Body Text"/>
    <w:basedOn w:val="Normal"/>
    <w:link w:val="BodyTextChar"/>
    <w:rsid w:val="00D53C26"/>
    <w:pPr>
      <w:spacing w:after="120"/>
    </w:pPr>
  </w:style>
  <w:style w:type="character" w:customStyle="1" w:styleId="BodyTextChar">
    <w:name w:val="Body Text Char"/>
    <w:basedOn w:val="DefaultParagraphFont"/>
    <w:link w:val="BodyText"/>
    <w:rsid w:val="00D53C26"/>
  </w:style>
  <w:style w:type="paragraph" w:styleId="ListBullet">
    <w:name w:val="List Bullet"/>
    <w:basedOn w:val="Normal"/>
    <w:unhideWhenUsed/>
    <w:rsid w:val="00D53C26"/>
    <w:pPr>
      <w:tabs>
        <w:tab w:val="num" w:pos="360"/>
      </w:tabs>
      <w:spacing w:before="120"/>
      <w:ind w:left="1080" w:hanging="360"/>
    </w:pPr>
    <w:rPr>
      <w:szCs w:val="24"/>
    </w:rPr>
  </w:style>
  <w:style w:type="paragraph" w:customStyle="1" w:styleId="Optional">
    <w:name w:val="Optional"/>
    <w:basedOn w:val="Normal"/>
    <w:rsid w:val="0000248B"/>
    <w:pPr>
      <w:ind w:left="720"/>
    </w:pPr>
    <w:rPr>
      <w:rFonts w:ascii="Arial" w:hAnsi="Arial" w:cs="Arial"/>
      <w:i/>
      <w:color w:val="0000FF"/>
    </w:rPr>
  </w:style>
  <w:style w:type="character" w:customStyle="1" w:styleId="ToBeDecidedChar">
    <w:name w:val="To Be Decided Char"/>
    <w:link w:val="ToBeDecided"/>
    <w:locked/>
    <w:rsid w:val="0000248B"/>
    <w:rPr>
      <w:rFonts w:ascii="Arial" w:hAnsi="Arial" w:cs="Arial"/>
      <w:color w:val="0000FF"/>
    </w:rPr>
  </w:style>
  <w:style w:type="paragraph" w:customStyle="1" w:styleId="ToBeDecided">
    <w:name w:val="To Be Decided"/>
    <w:basedOn w:val="Normal"/>
    <w:link w:val="ToBeDecidedChar"/>
    <w:rsid w:val="0000248B"/>
    <w:pPr>
      <w:spacing w:before="60"/>
      <w:ind w:left="720" w:right="720"/>
    </w:pPr>
    <w:rPr>
      <w:rFonts w:ascii="Arial" w:hAnsi="Arial"/>
      <w:color w:val="0000FF"/>
    </w:rPr>
  </w:style>
  <w:style w:type="paragraph" w:customStyle="1" w:styleId="Issue">
    <w:name w:val="Issue"/>
    <w:basedOn w:val="Normal"/>
    <w:rsid w:val="0000248B"/>
    <w:pPr>
      <w:tabs>
        <w:tab w:val="left" w:pos="1080"/>
      </w:tabs>
      <w:ind w:left="720"/>
    </w:pPr>
    <w:rPr>
      <w:rFonts w:ascii="Arial" w:hAnsi="Arial"/>
      <w:b/>
      <w:color w:val="FF0000"/>
    </w:rPr>
  </w:style>
  <w:style w:type="paragraph" w:customStyle="1" w:styleId="StyleJustified1">
    <w:name w:val="Style Justified1"/>
    <w:basedOn w:val="Normal"/>
    <w:autoRedefine/>
    <w:rsid w:val="00E1350E"/>
    <w:rPr>
      <w:rFonts w:ascii="Arial" w:hAnsi="Arial"/>
    </w:rPr>
  </w:style>
  <w:style w:type="character" w:customStyle="1" w:styleId="FuturePhase">
    <w:name w:val="Future Phase"/>
    <w:rsid w:val="0000248B"/>
    <w:rPr>
      <w:rFonts w:ascii="Arial" w:hAnsi="Arial" w:cs="Arial" w:hint="default"/>
      <w:color w:val="auto"/>
      <w:sz w:val="22"/>
      <w:bdr w:val="none" w:sz="0" w:space="0" w:color="auto" w:frame="1"/>
      <w:shd w:val="pct25" w:color="auto" w:fill="FFFFFF"/>
      <w:vertAlign w:val="baseline"/>
    </w:rPr>
  </w:style>
  <w:style w:type="table" w:styleId="TableList4">
    <w:name w:val="Table List 4"/>
    <w:basedOn w:val="TableNormal"/>
    <w:rsid w:val="006B727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ListParagraph">
    <w:name w:val="List Paragraph"/>
    <w:basedOn w:val="Normal"/>
    <w:uiPriority w:val="34"/>
    <w:qFormat/>
    <w:rsid w:val="006022C4"/>
    <w:pPr>
      <w:ind w:left="720"/>
      <w:contextualSpacing/>
    </w:pPr>
  </w:style>
  <w:style w:type="paragraph" w:styleId="NoSpacing">
    <w:name w:val="No Spacing"/>
    <w:basedOn w:val="Normal"/>
    <w:uiPriority w:val="1"/>
    <w:qFormat/>
    <w:rsid w:val="006022C4"/>
    <w:pPr>
      <w:spacing w:after="0"/>
    </w:pPr>
  </w:style>
  <w:style w:type="paragraph" w:styleId="DocumentMap">
    <w:name w:val="Document Map"/>
    <w:basedOn w:val="Normal"/>
    <w:link w:val="DocumentMapChar"/>
    <w:rsid w:val="00E774C8"/>
    <w:rPr>
      <w:rFonts w:ascii="Lucida Grande" w:hAnsi="Lucida Grande" w:cs="Lucida Grande"/>
      <w:sz w:val="24"/>
      <w:szCs w:val="24"/>
    </w:rPr>
  </w:style>
  <w:style w:type="character" w:customStyle="1" w:styleId="DocumentMapChar">
    <w:name w:val="Document Map Char"/>
    <w:basedOn w:val="DefaultParagraphFont"/>
    <w:link w:val="DocumentMap"/>
    <w:rsid w:val="00E774C8"/>
    <w:rPr>
      <w:rFonts w:ascii="Lucida Grande" w:hAnsi="Lucida Grande" w:cs="Lucida Grande"/>
      <w:sz w:val="24"/>
      <w:szCs w:val="24"/>
    </w:rPr>
  </w:style>
  <w:style w:type="paragraph" w:styleId="NormalWeb">
    <w:name w:val="Normal (Web)"/>
    <w:basedOn w:val="Normal"/>
    <w:uiPriority w:val="99"/>
    <w:unhideWhenUsed/>
    <w:rsid w:val="00E05E13"/>
    <w:pPr>
      <w:spacing w:before="100" w:beforeAutospacing="1" w:after="100" w:afterAutospacing="1"/>
    </w:pPr>
    <w:rPr>
      <w:sz w:val="24"/>
      <w:szCs w:val="24"/>
    </w:rPr>
  </w:style>
  <w:style w:type="paragraph" w:styleId="HTMLPreformatted">
    <w:name w:val="HTML Preformatted"/>
    <w:basedOn w:val="Normal"/>
    <w:link w:val="HTMLPreformattedChar"/>
    <w:uiPriority w:val="99"/>
    <w:unhideWhenUsed/>
    <w:rsid w:val="006C7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6C7B65"/>
    <w:rPr>
      <w:rFonts w:ascii="Courier New" w:hAnsi="Courier New" w:cs="Courier New"/>
    </w:rPr>
  </w:style>
  <w:style w:type="character" w:customStyle="1" w:styleId="code-tag">
    <w:name w:val="code-tag"/>
    <w:basedOn w:val="DefaultParagraphFont"/>
    <w:rsid w:val="006C7B65"/>
  </w:style>
  <w:style w:type="character" w:customStyle="1" w:styleId="code-quote">
    <w:name w:val="code-quote"/>
    <w:basedOn w:val="DefaultParagraphFont"/>
    <w:rsid w:val="006C7B65"/>
  </w:style>
  <w:style w:type="character" w:customStyle="1" w:styleId="code-comment">
    <w:name w:val="code-comment"/>
    <w:basedOn w:val="DefaultParagraphFont"/>
    <w:rsid w:val="006C7B65"/>
  </w:style>
  <w:style w:type="character" w:customStyle="1" w:styleId="Heading1Char">
    <w:name w:val="Heading 1 Char"/>
    <w:basedOn w:val="DefaultParagraphFont"/>
    <w:link w:val="Heading1"/>
    <w:rsid w:val="000A5CBD"/>
    <w:rPr>
      <w:rFonts w:ascii="Arial" w:eastAsia="Times New Roman" w:hAnsi="Arial" w:cs="Times New Roman"/>
      <w:b/>
      <w:caps/>
      <w:kern w:val="28"/>
      <w:sz w:val="28"/>
      <w:szCs w:val="20"/>
    </w:rPr>
  </w:style>
  <w:style w:type="character" w:customStyle="1" w:styleId="Heading2Char">
    <w:name w:val="Heading 2 Char"/>
    <w:aliases w:val="h2 Char,2nd level Char,H2 Char,H2-Heading 2 Char,2 Char,Header 2 Char,l2 Char,Header2 Char,22 Char,heading2 Char,list2 Char,A Char,A.B.C. Char,list 2 Char,Heading2 Char,Heading Indent No L2 Char,12 Char"/>
    <w:basedOn w:val="DefaultParagraphFont"/>
    <w:uiPriority w:val="9"/>
    <w:rsid w:val="00BA65DB"/>
    <w:rPr>
      <w:sz w:val="28"/>
      <w:szCs w:val="28"/>
    </w:rPr>
  </w:style>
  <w:style w:type="character" w:customStyle="1" w:styleId="Heading3Char">
    <w:name w:val="Heading 3 Char"/>
    <w:basedOn w:val="DefaultParagraphFont"/>
    <w:link w:val="Heading3"/>
    <w:rsid w:val="000A5CBD"/>
    <w:rPr>
      <w:rFonts w:ascii="Arial" w:eastAsia="Times New Roman" w:hAnsi="Arial" w:cs="Times New Roman"/>
      <w:b/>
      <w:sz w:val="20"/>
      <w:szCs w:val="20"/>
    </w:rPr>
  </w:style>
  <w:style w:type="character" w:customStyle="1" w:styleId="Heading4Char">
    <w:name w:val="Heading 4 Char"/>
    <w:basedOn w:val="DefaultParagraphFont"/>
    <w:link w:val="Heading4"/>
    <w:rsid w:val="000A5CBD"/>
    <w:rPr>
      <w:rFonts w:ascii="Arial" w:eastAsia="Times New Roman" w:hAnsi="Arial" w:cs="Times New Roman"/>
      <w:b/>
      <w:i/>
      <w:sz w:val="20"/>
      <w:szCs w:val="20"/>
    </w:rPr>
  </w:style>
  <w:style w:type="character" w:customStyle="1" w:styleId="Heading5Char">
    <w:name w:val="Heading 5 Char"/>
    <w:basedOn w:val="DefaultParagraphFont"/>
    <w:link w:val="Heading5"/>
    <w:rsid w:val="000A5CBD"/>
    <w:rPr>
      <w:rFonts w:ascii="Helvetica" w:eastAsia="Times New Roman" w:hAnsi="Helvetica" w:cs="Times New Roman"/>
      <w:i/>
      <w:sz w:val="20"/>
      <w:szCs w:val="20"/>
    </w:rPr>
  </w:style>
  <w:style w:type="character" w:customStyle="1" w:styleId="Heading6Char">
    <w:name w:val="Heading 6 Char"/>
    <w:basedOn w:val="DefaultParagraphFont"/>
    <w:link w:val="Heading6"/>
    <w:uiPriority w:val="9"/>
    <w:rsid w:val="006022C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6022C4"/>
    <w:rPr>
      <w:b/>
      <w:bCs/>
      <w:i/>
      <w:iCs/>
      <w:color w:val="5A5A5A" w:themeColor="text1" w:themeTint="A5"/>
      <w:sz w:val="20"/>
      <w:szCs w:val="20"/>
    </w:rPr>
  </w:style>
  <w:style w:type="character" w:customStyle="1" w:styleId="Heading8Char">
    <w:name w:val="Heading 8 Char"/>
    <w:basedOn w:val="DefaultParagraphFont"/>
    <w:link w:val="Heading8"/>
    <w:uiPriority w:val="9"/>
    <w:rsid w:val="006022C4"/>
    <w:rPr>
      <w:b/>
      <w:bCs/>
      <w:color w:val="7F7F7F" w:themeColor="text1" w:themeTint="80"/>
      <w:sz w:val="20"/>
      <w:szCs w:val="20"/>
    </w:rPr>
  </w:style>
  <w:style w:type="character" w:customStyle="1" w:styleId="Heading9Char">
    <w:name w:val="Heading 9 Char"/>
    <w:basedOn w:val="DefaultParagraphFont"/>
    <w:link w:val="Heading9"/>
    <w:uiPriority w:val="9"/>
    <w:rsid w:val="006022C4"/>
    <w:rPr>
      <w:b/>
      <w:bCs/>
      <w:i/>
      <w:iCs/>
      <w:color w:val="7F7F7F" w:themeColor="text1" w:themeTint="80"/>
      <w:sz w:val="18"/>
      <w:szCs w:val="18"/>
    </w:rPr>
  </w:style>
  <w:style w:type="character" w:customStyle="1" w:styleId="TitleChar">
    <w:name w:val="Title Char"/>
    <w:basedOn w:val="DefaultParagraphFont"/>
    <w:link w:val="Title"/>
    <w:uiPriority w:val="10"/>
    <w:rsid w:val="006022C4"/>
    <w:rPr>
      <w:smallCaps/>
      <w:sz w:val="52"/>
      <w:szCs w:val="52"/>
    </w:rPr>
  </w:style>
  <w:style w:type="paragraph" w:styleId="Subtitle">
    <w:name w:val="Subtitle"/>
    <w:basedOn w:val="Normal"/>
    <w:next w:val="Normal"/>
    <w:link w:val="SubtitleChar"/>
    <w:uiPriority w:val="11"/>
    <w:qFormat/>
    <w:rsid w:val="006022C4"/>
    <w:rPr>
      <w:i/>
      <w:iCs/>
      <w:smallCaps/>
      <w:spacing w:val="10"/>
      <w:sz w:val="28"/>
      <w:szCs w:val="28"/>
    </w:rPr>
  </w:style>
  <w:style w:type="character" w:customStyle="1" w:styleId="SubtitleChar">
    <w:name w:val="Subtitle Char"/>
    <w:basedOn w:val="DefaultParagraphFont"/>
    <w:link w:val="Subtitle"/>
    <w:uiPriority w:val="11"/>
    <w:rsid w:val="006022C4"/>
    <w:rPr>
      <w:i/>
      <w:iCs/>
      <w:smallCaps/>
      <w:spacing w:val="10"/>
      <w:sz w:val="28"/>
      <w:szCs w:val="28"/>
    </w:rPr>
  </w:style>
  <w:style w:type="character" w:styleId="Strong">
    <w:name w:val="Strong"/>
    <w:uiPriority w:val="22"/>
    <w:qFormat/>
    <w:rsid w:val="006022C4"/>
    <w:rPr>
      <w:b/>
      <w:bCs/>
    </w:rPr>
  </w:style>
  <w:style w:type="character" w:styleId="Emphasis">
    <w:name w:val="Emphasis"/>
    <w:uiPriority w:val="20"/>
    <w:qFormat/>
    <w:rsid w:val="006022C4"/>
    <w:rPr>
      <w:b/>
      <w:bCs/>
      <w:i/>
      <w:iCs/>
      <w:spacing w:val="10"/>
    </w:rPr>
  </w:style>
  <w:style w:type="paragraph" w:styleId="Quote">
    <w:name w:val="Quote"/>
    <w:basedOn w:val="Normal"/>
    <w:next w:val="Normal"/>
    <w:link w:val="QuoteChar"/>
    <w:uiPriority w:val="29"/>
    <w:qFormat/>
    <w:rsid w:val="006022C4"/>
    <w:rPr>
      <w:i/>
      <w:iCs/>
    </w:rPr>
  </w:style>
  <w:style w:type="character" w:customStyle="1" w:styleId="QuoteChar">
    <w:name w:val="Quote Char"/>
    <w:basedOn w:val="DefaultParagraphFont"/>
    <w:link w:val="Quote"/>
    <w:uiPriority w:val="29"/>
    <w:rsid w:val="006022C4"/>
    <w:rPr>
      <w:i/>
      <w:iCs/>
    </w:rPr>
  </w:style>
  <w:style w:type="paragraph" w:styleId="IntenseQuote">
    <w:name w:val="Intense Quote"/>
    <w:basedOn w:val="Normal"/>
    <w:next w:val="Normal"/>
    <w:link w:val="IntenseQuoteChar"/>
    <w:uiPriority w:val="30"/>
    <w:qFormat/>
    <w:rsid w:val="006022C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022C4"/>
    <w:rPr>
      <w:i/>
      <w:iCs/>
    </w:rPr>
  </w:style>
  <w:style w:type="character" w:styleId="SubtleEmphasis">
    <w:name w:val="Subtle Emphasis"/>
    <w:uiPriority w:val="19"/>
    <w:qFormat/>
    <w:rsid w:val="006022C4"/>
    <w:rPr>
      <w:i/>
      <w:iCs/>
    </w:rPr>
  </w:style>
  <w:style w:type="character" w:styleId="IntenseEmphasis">
    <w:name w:val="Intense Emphasis"/>
    <w:uiPriority w:val="21"/>
    <w:qFormat/>
    <w:rsid w:val="006022C4"/>
    <w:rPr>
      <w:b/>
      <w:bCs/>
      <w:i/>
      <w:iCs/>
    </w:rPr>
  </w:style>
  <w:style w:type="character" w:styleId="SubtleReference">
    <w:name w:val="Subtle Reference"/>
    <w:basedOn w:val="DefaultParagraphFont"/>
    <w:uiPriority w:val="31"/>
    <w:qFormat/>
    <w:rsid w:val="006022C4"/>
    <w:rPr>
      <w:smallCaps/>
    </w:rPr>
  </w:style>
  <w:style w:type="character" w:styleId="IntenseReference">
    <w:name w:val="Intense Reference"/>
    <w:uiPriority w:val="32"/>
    <w:qFormat/>
    <w:rsid w:val="006022C4"/>
    <w:rPr>
      <w:b/>
      <w:bCs/>
      <w:smallCaps/>
    </w:rPr>
  </w:style>
  <w:style w:type="character" w:styleId="BookTitle">
    <w:name w:val="Book Title"/>
    <w:basedOn w:val="DefaultParagraphFont"/>
    <w:uiPriority w:val="33"/>
    <w:qFormat/>
    <w:rsid w:val="006022C4"/>
    <w:rPr>
      <w:i/>
      <w:iCs/>
      <w:smallCaps/>
      <w:spacing w:val="5"/>
    </w:rPr>
  </w:style>
  <w:style w:type="paragraph" w:styleId="TOCHeading">
    <w:name w:val="TOC Heading"/>
    <w:basedOn w:val="Heading1"/>
    <w:next w:val="Normal"/>
    <w:uiPriority w:val="39"/>
    <w:semiHidden/>
    <w:unhideWhenUsed/>
    <w:qFormat/>
    <w:rsid w:val="006022C4"/>
    <w:pPr>
      <w:outlineLvl w:val="9"/>
    </w:pPr>
    <w:rPr>
      <w:lang w:bidi="en-US"/>
    </w:rPr>
  </w:style>
  <w:style w:type="character" w:customStyle="1" w:styleId="Heading2Char1">
    <w:name w:val="Heading 2 Char1"/>
    <w:basedOn w:val="DefaultParagraphFont"/>
    <w:link w:val="Heading2"/>
    <w:rsid w:val="00003F7E"/>
    <w:rPr>
      <w:rFonts w:ascii="Arial" w:eastAsia="Times New Roman" w:hAnsi="Arial" w:cs="Times New Roman"/>
      <w:b/>
      <w:sz w:val="24"/>
      <w:szCs w:val="20"/>
    </w:rPr>
  </w:style>
  <w:style w:type="paragraph" w:styleId="Revision">
    <w:name w:val="Revision"/>
    <w:hidden/>
    <w:uiPriority w:val="99"/>
    <w:semiHidden/>
    <w:rsid w:val="005B61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8189">
      <w:bodyDiv w:val="1"/>
      <w:marLeft w:val="0"/>
      <w:marRight w:val="0"/>
      <w:marTop w:val="0"/>
      <w:marBottom w:val="0"/>
      <w:divBdr>
        <w:top w:val="none" w:sz="0" w:space="0" w:color="auto"/>
        <w:left w:val="none" w:sz="0" w:space="0" w:color="auto"/>
        <w:bottom w:val="none" w:sz="0" w:space="0" w:color="auto"/>
        <w:right w:val="none" w:sz="0" w:space="0" w:color="auto"/>
      </w:divBdr>
    </w:div>
    <w:div w:id="86780177">
      <w:bodyDiv w:val="1"/>
      <w:marLeft w:val="0"/>
      <w:marRight w:val="0"/>
      <w:marTop w:val="0"/>
      <w:marBottom w:val="0"/>
      <w:divBdr>
        <w:top w:val="none" w:sz="0" w:space="0" w:color="auto"/>
        <w:left w:val="none" w:sz="0" w:space="0" w:color="auto"/>
        <w:bottom w:val="none" w:sz="0" w:space="0" w:color="auto"/>
        <w:right w:val="none" w:sz="0" w:space="0" w:color="auto"/>
      </w:divBdr>
      <w:divsChild>
        <w:div w:id="321007619">
          <w:marLeft w:val="0"/>
          <w:marRight w:val="0"/>
          <w:marTop w:val="0"/>
          <w:marBottom w:val="0"/>
          <w:divBdr>
            <w:top w:val="none" w:sz="0" w:space="0" w:color="auto"/>
            <w:left w:val="none" w:sz="0" w:space="0" w:color="auto"/>
            <w:bottom w:val="none" w:sz="0" w:space="0" w:color="auto"/>
            <w:right w:val="none" w:sz="0" w:space="0" w:color="auto"/>
          </w:divBdr>
        </w:div>
      </w:divsChild>
    </w:div>
    <w:div w:id="102774056">
      <w:bodyDiv w:val="1"/>
      <w:marLeft w:val="0"/>
      <w:marRight w:val="0"/>
      <w:marTop w:val="0"/>
      <w:marBottom w:val="0"/>
      <w:divBdr>
        <w:top w:val="none" w:sz="0" w:space="0" w:color="auto"/>
        <w:left w:val="none" w:sz="0" w:space="0" w:color="auto"/>
        <w:bottom w:val="none" w:sz="0" w:space="0" w:color="auto"/>
        <w:right w:val="none" w:sz="0" w:space="0" w:color="auto"/>
      </w:divBdr>
      <w:divsChild>
        <w:div w:id="1806851169">
          <w:marLeft w:val="0"/>
          <w:marRight w:val="0"/>
          <w:marTop w:val="0"/>
          <w:marBottom w:val="240"/>
          <w:divBdr>
            <w:top w:val="none" w:sz="0" w:space="0" w:color="auto"/>
            <w:left w:val="none" w:sz="0" w:space="0" w:color="auto"/>
            <w:bottom w:val="none" w:sz="0" w:space="0" w:color="auto"/>
            <w:right w:val="none" w:sz="0" w:space="0" w:color="auto"/>
          </w:divBdr>
        </w:div>
      </w:divsChild>
    </w:div>
    <w:div w:id="129137328">
      <w:bodyDiv w:val="1"/>
      <w:marLeft w:val="0"/>
      <w:marRight w:val="0"/>
      <w:marTop w:val="0"/>
      <w:marBottom w:val="0"/>
      <w:divBdr>
        <w:top w:val="none" w:sz="0" w:space="0" w:color="auto"/>
        <w:left w:val="none" w:sz="0" w:space="0" w:color="auto"/>
        <w:bottom w:val="none" w:sz="0" w:space="0" w:color="auto"/>
        <w:right w:val="none" w:sz="0" w:space="0" w:color="auto"/>
      </w:divBdr>
    </w:div>
    <w:div w:id="231620770">
      <w:bodyDiv w:val="1"/>
      <w:marLeft w:val="0"/>
      <w:marRight w:val="0"/>
      <w:marTop w:val="0"/>
      <w:marBottom w:val="0"/>
      <w:divBdr>
        <w:top w:val="none" w:sz="0" w:space="0" w:color="auto"/>
        <w:left w:val="none" w:sz="0" w:space="0" w:color="auto"/>
        <w:bottom w:val="none" w:sz="0" w:space="0" w:color="auto"/>
        <w:right w:val="none" w:sz="0" w:space="0" w:color="auto"/>
      </w:divBdr>
    </w:div>
    <w:div w:id="283733282">
      <w:bodyDiv w:val="1"/>
      <w:marLeft w:val="0"/>
      <w:marRight w:val="0"/>
      <w:marTop w:val="0"/>
      <w:marBottom w:val="0"/>
      <w:divBdr>
        <w:top w:val="none" w:sz="0" w:space="0" w:color="auto"/>
        <w:left w:val="none" w:sz="0" w:space="0" w:color="auto"/>
        <w:bottom w:val="none" w:sz="0" w:space="0" w:color="auto"/>
        <w:right w:val="none" w:sz="0" w:space="0" w:color="auto"/>
      </w:divBdr>
    </w:div>
    <w:div w:id="311564803">
      <w:bodyDiv w:val="1"/>
      <w:marLeft w:val="0"/>
      <w:marRight w:val="0"/>
      <w:marTop w:val="0"/>
      <w:marBottom w:val="0"/>
      <w:divBdr>
        <w:top w:val="none" w:sz="0" w:space="0" w:color="auto"/>
        <w:left w:val="none" w:sz="0" w:space="0" w:color="auto"/>
        <w:bottom w:val="none" w:sz="0" w:space="0" w:color="auto"/>
        <w:right w:val="none" w:sz="0" w:space="0" w:color="auto"/>
      </w:divBdr>
      <w:divsChild>
        <w:div w:id="1955096190">
          <w:marLeft w:val="0"/>
          <w:marRight w:val="0"/>
          <w:marTop w:val="0"/>
          <w:marBottom w:val="0"/>
          <w:divBdr>
            <w:top w:val="none" w:sz="0" w:space="0" w:color="auto"/>
            <w:left w:val="none" w:sz="0" w:space="0" w:color="auto"/>
            <w:bottom w:val="none" w:sz="0" w:space="0" w:color="auto"/>
            <w:right w:val="none" w:sz="0" w:space="0" w:color="auto"/>
          </w:divBdr>
          <w:divsChild>
            <w:div w:id="11487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8237">
      <w:bodyDiv w:val="1"/>
      <w:marLeft w:val="0"/>
      <w:marRight w:val="0"/>
      <w:marTop w:val="0"/>
      <w:marBottom w:val="0"/>
      <w:divBdr>
        <w:top w:val="none" w:sz="0" w:space="0" w:color="auto"/>
        <w:left w:val="none" w:sz="0" w:space="0" w:color="auto"/>
        <w:bottom w:val="none" w:sz="0" w:space="0" w:color="auto"/>
        <w:right w:val="none" w:sz="0" w:space="0" w:color="auto"/>
      </w:divBdr>
      <w:divsChild>
        <w:div w:id="325787941">
          <w:marLeft w:val="0"/>
          <w:marRight w:val="0"/>
          <w:marTop w:val="0"/>
          <w:marBottom w:val="0"/>
          <w:divBdr>
            <w:top w:val="none" w:sz="0" w:space="0" w:color="auto"/>
            <w:left w:val="none" w:sz="0" w:space="0" w:color="auto"/>
            <w:bottom w:val="none" w:sz="0" w:space="0" w:color="auto"/>
            <w:right w:val="none" w:sz="0" w:space="0" w:color="auto"/>
          </w:divBdr>
          <w:divsChild>
            <w:div w:id="1154570106">
              <w:marLeft w:val="0"/>
              <w:marRight w:val="0"/>
              <w:marTop w:val="0"/>
              <w:marBottom w:val="0"/>
              <w:divBdr>
                <w:top w:val="none" w:sz="0" w:space="0" w:color="auto"/>
                <w:left w:val="none" w:sz="0" w:space="0" w:color="auto"/>
                <w:bottom w:val="none" w:sz="0" w:space="0" w:color="auto"/>
                <w:right w:val="none" w:sz="0" w:space="0" w:color="auto"/>
              </w:divBdr>
              <w:divsChild>
                <w:div w:id="3496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95381">
      <w:bodyDiv w:val="1"/>
      <w:marLeft w:val="0"/>
      <w:marRight w:val="0"/>
      <w:marTop w:val="0"/>
      <w:marBottom w:val="0"/>
      <w:divBdr>
        <w:top w:val="none" w:sz="0" w:space="0" w:color="auto"/>
        <w:left w:val="none" w:sz="0" w:space="0" w:color="auto"/>
        <w:bottom w:val="none" w:sz="0" w:space="0" w:color="auto"/>
        <w:right w:val="none" w:sz="0" w:space="0" w:color="auto"/>
      </w:divBdr>
    </w:div>
    <w:div w:id="634061604">
      <w:bodyDiv w:val="1"/>
      <w:marLeft w:val="0"/>
      <w:marRight w:val="0"/>
      <w:marTop w:val="0"/>
      <w:marBottom w:val="0"/>
      <w:divBdr>
        <w:top w:val="none" w:sz="0" w:space="0" w:color="auto"/>
        <w:left w:val="none" w:sz="0" w:space="0" w:color="auto"/>
        <w:bottom w:val="none" w:sz="0" w:space="0" w:color="auto"/>
        <w:right w:val="none" w:sz="0" w:space="0" w:color="auto"/>
      </w:divBdr>
    </w:div>
    <w:div w:id="635914812">
      <w:bodyDiv w:val="1"/>
      <w:marLeft w:val="0"/>
      <w:marRight w:val="0"/>
      <w:marTop w:val="0"/>
      <w:marBottom w:val="0"/>
      <w:divBdr>
        <w:top w:val="none" w:sz="0" w:space="0" w:color="auto"/>
        <w:left w:val="none" w:sz="0" w:space="0" w:color="auto"/>
        <w:bottom w:val="none" w:sz="0" w:space="0" w:color="auto"/>
        <w:right w:val="none" w:sz="0" w:space="0" w:color="auto"/>
      </w:divBdr>
    </w:div>
    <w:div w:id="638270840">
      <w:bodyDiv w:val="1"/>
      <w:marLeft w:val="0"/>
      <w:marRight w:val="0"/>
      <w:marTop w:val="0"/>
      <w:marBottom w:val="0"/>
      <w:divBdr>
        <w:top w:val="none" w:sz="0" w:space="0" w:color="auto"/>
        <w:left w:val="none" w:sz="0" w:space="0" w:color="auto"/>
        <w:bottom w:val="none" w:sz="0" w:space="0" w:color="auto"/>
        <w:right w:val="none" w:sz="0" w:space="0" w:color="auto"/>
      </w:divBdr>
    </w:div>
    <w:div w:id="762066382">
      <w:bodyDiv w:val="1"/>
      <w:marLeft w:val="0"/>
      <w:marRight w:val="0"/>
      <w:marTop w:val="0"/>
      <w:marBottom w:val="0"/>
      <w:divBdr>
        <w:top w:val="none" w:sz="0" w:space="0" w:color="auto"/>
        <w:left w:val="none" w:sz="0" w:space="0" w:color="auto"/>
        <w:bottom w:val="none" w:sz="0" w:space="0" w:color="auto"/>
        <w:right w:val="none" w:sz="0" w:space="0" w:color="auto"/>
      </w:divBdr>
    </w:div>
    <w:div w:id="908340952">
      <w:bodyDiv w:val="1"/>
      <w:marLeft w:val="0"/>
      <w:marRight w:val="0"/>
      <w:marTop w:val="0"/>
      <w:marBottom w:val="0"/>
      <w:divBdr>
        <w:top w:val="none" w:sz="0" w:space="0" w:color="auto"/>
        <w:left w:val="none" w:sz="0" w:space="0" w:color="auto"/>
        <w:bottom w:val="none" w:sz="0" w:space="0" w:color="auto"/>
        <w:right w:val="none" w:sz="0" w:space="0" w:color="auto"/>
      </w:divBdr>
      <w:divsChild>
        <w:div w:id="395785968">
          <w:marLeft w:val="0"/>
          <w:marRight w:val="0"/>
          <w:marTop w:val="0"/>
          <w:marBottom w:val="0"/>
          <w:divBdr>
            <w:top w:val="none" w:sz="0" w:space="0" w:color="auto"/>
            <w:left w:val="none" w:sz="0" w:space="0" w:color="auto"/>
            <w:bottom w:val="none" w:sz="0" w:space="0" w:color="auto"/>
            <w:right w:val="none" w:sz="0" w:space="0" w:color="auto"/>
          </w:divBdr>
          <w:divsChild>
            <w:div w:id="10896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6453">
      <w:bodyDiv w:val="1"/>
      <w:marLeft w:val="0"/>
      <w:marRight w:val="0"/>
      <w:marTop w:val="0"/>
      <w:marBottom w:val="0"/>
      <w:divBdr>
        <w:top w:val="none" w:sz="0" w:space="0" w:color="auto"/>
        <w:left w:val="none" w:sz="0" w:space="0" w:color="auto"/>
        <w:bottom w:val="none" w:sz="0" w:space="0" w:color="auto"/>
        <w:right w:val="none" w:sz="0" w:space="0" w:color="auto"/>
      </w:divBdr>
    </w:div>
    <w:div w:id="989023699">
      <w:bodyDiv w:val="1"/>
      <w:marLeft w:val="0"/>
      <w:marRight w:val="0"/>
      <w:marTop w:val="0"/>
      <w:marBottom w:val="0"/>
      <w:divBdr>
        <w:top w:val="none" w:sz="0" w:space="0" w:color="auto"/>
        <w:left w:val="none" w:sz="0" w:space="0" w:color="auto"/>
        <w:bottom w:val="none" w:sz="0" w:space="0" w:color="auto"/>
        <w:right w:val="none" w:sz="0" w:space="0" w:color="auto"/>
      </w:divBdr>
    </w:div>
    <w:div w:id="1050615366">
      <w:bodyDiv w:val="1"/>
      <w:marLeft w:val="0"/>
      <w:marRight w:val="0"/>
      <w:marTop w:val="0"/>
      <w:marBottom w:val="0"/>
      <w:divBdr>
        <w:top w:val="none" w:sz="0" w:space="0" w:color="auto"/>
        <w:left w:val="none" w:sz="0" w:space="0" w:color="auto"/>
        <w:bottom w:val="none" w:sz="0" w:space="0" w:color="auto"/>
        <w:right w:val="none" w:sz="0" w:space="0" w:color="auto"/>
      </w:divBdr>
    </w:div>
    <w:div w:id="1071586173">
      <w:bodyDiv w:val="1"/>
      <w:marLeft w:val="0"/>
      <w:marRight w:val="0"/>
      <w:marTop w:val="0"/>
      <w:marBottom w:val="0"/>
      <w:divBdr>
        <w:top w:val="none" w:sz="0" w:space="0" w:color="auto"/>
        <w:left w:val="none" w:sz="0" w:space="0" w:color="auto"/>
        <w:bottom w:val="none" w:sz="0" w:space="0" w:color="auto"/>
        <w:right w:val="none" w:sz="0" w:space="0" w:color="auto"/>
      </w:divBdr>
      <w:divsChild>
        <w:div w:id="1571505612">
          <w:marLeft w:val="0"/>
          <w:marRight w:val="0"/>
          <w:marTop w:val="0"/>
          <w:marBottom w:val="240"/>
          <w:divBdr>
            <w:top w:val="none" w:sz="0" w:space="0" w:color="auto"/>
            <w:left w:val="none" w:sz="0" w:space="0" w:color="auto"/>
            <w:bottom w:val="none" w:sz="0" w:space="0" w:color="auto"/>
            <w:right w:val="none" w:sz="0" w:space="0" w:color="auto"/>
          </w:divBdr>
        </w:div>
      </w:divsChild>
    </w:div>
    <w:div w:id="1138229718">
      <w:bodyDiv w:val="1"/>
      <w:marLeft w:val="0"/>
      <w:marRight w:val="0"/>
      <w:marTop w:val="0"/>
      <w:marBottom w:val="0"/>
      <w:divBdr>
        <w:top w:val="none" w:sz="0" w:space="0" w:color="auto"/>
        <w:left w:val="none" w:sz="0" w:space="0" w:color="auto"/>
        <w:bottom w:val="none" w:sz="0" w:space="0" w:color="auto"/>
        <w:right w:val="none" w:sz="0" w:space="0" w:color="auto"/>
      </w:divBdr>
      <w:divsChild>
        <w:div w:id="367416554">
          <w:marLeft w:val="0"/>
          <w:marRight w:val="0"/>
          <w:marTop w:val="0"/>
          <w:marBottom w:val="240"/>
          <w:divBdr>
            <w:top w:val="none" w:sz="0" w:space="0" w:color="auto"/>
            <w:left w:val="none" w:sz="0" w:space="0" w:color="auto"/>
            <w:bottom w:val="none" w:sz="0" w:space="0" w:color="auto"/>
            <w:right w:val="none" w:sz="0" w:space="0" w:color="auto"/>
          </w:divBdr>
        </w:div>
      </w:divsChild>
    </w:div>
    <w:div w:id="1182668303">
      <w:bodyDiv w:val="1"/>
      <w:marLeft w:val="0"/>
      <w:marRight w:val="0"/>
      <w:marTop w:val="0"/>
      <w:marBottom w:val="0"/>
      <w:divBdr>
        <w:top w:val="none" w:sz="0" w:space="0" w:color="auto"/>
        <w:left w:val="none" w:sz="0" w:space="0" w:color="auto"/>
        <w:bottom w:val="none" w:sz="0" w:space="0" w:color="auto"/>
        <w:right w:val="none" w:sz="0" w:space="0" w:color="auto"/>
      </w:divBdr>
    </w:div>
    <w:div w:id="1197350411">
      <w:bodyDiv w:val="1"/>
      <w:marLeft w:val="0"/>
      <w:marRight w:val="0"/>
      <w:marTop w:val="0"/>
      <w:marBottom w:val="0"/>
      <w:divBdr>
        <w:top w:val="none" w:sz="0" w:space="0" w:color="auto"/>
        <w:left w:val="none" w:sz="0" w:space="0" w:color="auto"/>
        <w:bottom w:val="none" w:sz="0" w:space="0" w:color="auto"/>
        <w:right w:val="none" w:sz="0" w:space="0" w:color="auto"/>
      </w:divBdr>
    </w:div>
    <w:div w:id="1197932760">
      <w:bodyDiv w:val="1"/>
      <w:marLeft w:val="0"/>
      <w:marRight w:val="0"/>
      <w:marTop w:val="0"/>
      <w:marBottom w:val="0"/>
      <w:divBdr>
        <w:top w:val="none" w:sz="0" w:space="0" w:color="auto"/>
        <w:left w:val="none" w:sz="0" w:space="0" w:color="auto"/>
        <w:bottom w:val="none" w:sz="0" w:space="0" w:color="auto"/>
        <w:right w:val="none" w:sz="0" w:space="0" w:color="auto"/>
      </w:divBdr>
      <w:divsChild>
        <w:div w:id="541787749">
          <w:marLeft w:val="0"/>
          <w:marRight w:val="0"/>
          <w:marTop w:val="0"/>
          <w:marBottom w:val="240"/>
          <w:divBdr>
            <w:top w:val="none" w:sz="0" w:space="0" w:color="auto"/>
            <w:left w:val="none" w:sz="0" w:space="0" w:color="auto"/>
            <w:bottom w:val="none" w:sz="0" w:space="0" w:color="auto"/>
            <w:right w:val="none" w:sz="0" w:space="0" w:color="auto"/>
          </w:divBdr>
        </w:div>
      </w:divsChild>
    </w:div>
    <w:div w:id="1200163376">
      <w:bodyDiv w:val="1"/>
      <w:marLeft w:val="0"/>
      <w:marRight w:val="0"/>
      <w:marTop w:val="0"/>
      <w:marBottom w:val="0"/>
      <w:divBdr>
        <w:top w:val="none" w:sz="0" w:space="0" w:color="auto"/>
        <w:left w:val="none" w:sz="0" w:space="0" w:color="auto"/>
        <w:bottom w:val="none" w:sz="0" w:space="0" w:color="auto"/>
        <w:right w:val="none" w:sz="0" w:space="0" w:color="auto"/>
      </w:divBdr>
    </w:div>
    <w:div w:id="1489980976">
      <w:bodyDiv w:val="1"/>
      <w:marLeft w:val="0"/>
      <w:marRight w:val="0"/>
      <w:marTop w:val="0"/>
      <w:marBottom w:val="0"/>
      <w:divBdr>
        <w:top w:val="none" w:sz="0" w:space="0" w:color="auto"/>
        <w:left w:val="none" w:sz="0" w:space="0" w:color="auto"/>
        <w:bottom w:val="none" w:sz="0" w:space="0" w:color="auto"/>
        <w:right w:val="none" w:sz="0" w:space="0" w:color="auto"/>
      </w:divBdr>
    </w:div>
    <w:div w:id="1521356199">
      <w:bodyDiv w:val="1"/>
      <w:marLeft w:val="0"/>
      <w:marRight w:val="0"/>
      <w:marTop w:val="0"/>
      <w:marBottom w:val="0"/>
      <w:divBdr>
        <w:top w:val="none" w:sz="0" w:space="0" w:color="auto"/>
        <w:left w:val="none" w:sz="0" w:space="0" w:color="auto"/>
        <w:bottom w:val="none" w:sz="0" w:space="0" w:color="auto"/>
        <w:right w:val="none" w:sz="0" w:space="0" w:color="auto"/>
      </w:divBdr>
    </w:div>
    <w:div w:id="1600604871">
      <w:bodyDiv w:val="1"/>
      <w:marLeft w:val="0"/>
      <w:marRight w:val="0"/>
      <w:marTop w:val="0"/>
      <w:marBottom w:val="0"/>
      <w:divBdr>
        <w:top w:val="none" w:sz="0" w:space="0" w:color="auto"/>
        <w:left w:val="none" w:sz="0" w:space="0" w:color="auto"/>
        <w:bottom w:val="none" w:sz="0" w:space="0" w:color="auto"/>
        <w:right w:val="none" w:sz="0" w:space="0" w:color="auto"/>
      </w:divBdr>
    </w:div>
    <w:div w:id="1606842805">
      <w:bodyDiv w:val="1"/>
      <w:marLeft w:val="0"/>
      <w:marRight w:val="0"/>
      <w:marTop w:val="0"/>
      <w:marBottom w:val="0"/>
      <w:divBdr>
        <w:top w:val="none" w:sz="0" w:space="0" w:color="auto"/>
        <w:left w:val="none" w:sz="0" w:space="0" w:color="auto"/>
        <w:bottom w:val="none" w:sz="0" w:space="0" w:color="auto"/>
        <w:right w:val="none" w:sz="0" w:space="0" w:color="auto"/>
      </w:divBdr>
    </w:div>
    <w:div w:id="1648826468">
      <w:bodyDiv w:val="1"/>
      <w:marLeft w:val="0"/>
      <w:marRight w:val="0"/>
      <w:marTop w:val="0"/>
      <w:marBottom w:val="0"/>
      <w:divBdr>
        <w:top w:val="none" w:sz="0" w:space="0" w:color="auto"/>
        <w:left w:val="none" w:sz="0" w:space="0" w:color="auto"/>
        <w:bottom w:val="none" w:sz="0" w:space="0" w:color="auto"/>
        <w:right w:val="none" w:sz="0" w:space="0" w:color="auto"/>
      </w:divBdr>
    </w:div>
    <w:div w:id="1655447998">
      <w:bodyDiv w:val="1"/>
      <w:marLeft w:val="0"/>
      <w:marRight w:val="0"/>
      <w:marTop w:val="0"/>
      <w:marBottom w:val="0"/>
      <w:divBdr>
        <w:top w:val="none" w:sz="0" w:space="0" w:color="auto"/>
        <w:left w:val="none" w:sz="0" w:space="0" w:color="auto"/>
        <w:bottom w:val="none" w:sz="0" w:space="0" w:color="auto"/>
        <w:right w:val="none" w:sz="0" w:space="0" w:color="auto"/>
      </w:divBdr>
    </w:div>
    <w:div w:id="1781876395">
      <w:bodyDiv w:val="1"/>
      <w:marLeft w:val="0"/>
      <w:marRight w:val="0"/>
      <w:marTop w:val="0"/>
      <w:marBottom w:val="0"/>
      <w:divBdr>
        <w:top w:val="none" w:sz="0" w:space="0" w:color="auto"/>
        <w:left w:val="none" w:sz="0" w:space="0" w:color="auto"/>
        <w:bottom w:val="none" w:sz="0" w:space="0" w:color="auto"/>
        <w:right w:val="none" w:sz="0" w:space="0" w:color="auto"/>
      </w:divBdr>
    </w:div>
    <w:div w:id="1793741760">
      <w:bodyDiv w:val="1"/>
      <w:marLeft w:val="0"/>
      <w:marRight w:val="0"/>
      <w:marTop w:val="0"/>
      <w:marBottom w:val="0"/>
      <w:divBdr>
        <w:top w:val="none" w:sz="0" w:space="0" w:color="auto"/>
        <w:left w:val="none" w:sz="0" w:space="0" w:color="auto"/>
        <w:bottom w:val="none" w:sz="0" w:space="0" w:color="auto"/>
        <w:right w:val="none" w:sz="0" w:space="0" w:color="auto"/>
      </w:divBdr>
    </w:div>
    <w:div w:id="1797677673">
      <w:bodyDiv w:val="1"/>
      <w:marLeft w:val="0"/>
      <w:marRight w:val="0"/>
      <w:marTop w:val="0"/>
      <w:marBottom w:val="0"/>
      <w:divBdr>
        <w:top w:val="none" w:sz="0" w:space="0" w:color="auto"/>
        <w:left w:val="none" w:sz="0" w:space="0" w:color="auto"/>
        <w:bottom w:val="none" w:sz="0" w:space="0" w:color="auto"/>
        <w:right w:val="none" w:sz="0" w:space="0" w:color="auto"/>
      </w:divBdr>
    </w:div>
    <w:div w:id="1878196562">
      <w:bodyDiv w:val="1"/>
      <w:marLeft w:val="0"/>
      <w:marRight w:val="0"/>
      <w:marTop w:val="0"/>
      <w:marBottom w:val="0"/>
      <w:divBdr>
        <w:top w:val="none" w:sz="0" w:space="0" w:color="auto"/>
        <w:left w:val="none" w:sz="0" w:space="0" w:color="auto"/>
        <w:bottom w:val="none" w:sz="0" w:space="0" w:color="auto"/>
        <w:right w:val="none" w:sz="0" w:space="0" w:color="auto"/>
      </w:divBdr>
    </w:div>
    <w:div w:id="1918708069">
      <w:bodyDiv w:val="1"/>
      <w:marLeft w:val="0"/>
      <w:marRight w:val="0"/>
      <w:marTop w:val="0"/>
      <w:marBottom w:val="0"/>
      <w:divBdr>
        <w:top w:val="none" w:sz="0" w:space="0" w:color="auto"/>
        <w:left w:val="none" w:sz="0" w:space="0" w:color="auto"/>
        <w:bottom w:val="none" w:sz="0" w:space="0" w:color="auto"/>
        <w:right w:val="none" w:sz="0" w:space="0" w:color="auto"/>
      </w:divBdr>
    </w:div>
    <w:div w:id="2000034431">
      <w:bodyDiv w:val="1"/>
      <w:marLeft w:val="0"/>
      <w:marRight w:val="0"/>
      <w:marTop w:val="0"/>
      <w:marBottom w:val="0"/>
      <w:divBdr>
        <w:top w:val="none" w:sz="0" w:space="0" w:color="auto"/>
        <w:left w:val="none" w:sz="0" w:space="0" w:color="auto"/>
        <w:bottom w:val="none" w:sz="0" w:space="0" w:color="auto"/>
        <w:right w:val="none" w:sz="0" w:space="0" w:color="auto"/>
      </w:divBdr>
    </w:div>
    <w:div w:id="2050756762">
      <w:bodyDiv w:val="1"/>
      <w:marLeft w:val="0"/>
      <w:marRight w:val="0"/>
      <w:marTop w:val="0"/>
      <w:marBottom w:val="0"/>
      <w:divBdr>
        <w:top w:val="none" w:sz="0" w:space="0" w:color="auto"/>
        <w:left w:val="none" w:sz="0" w:space="0" w:color="auto"/>
        <w:bottom w:val="none" w:sz="0" w:space="0" w:color="auto"/>
        <w:right w:val="none" w:sz="0" w:space="0" w:color="auto"/>
      </w:divBdr>
    </w:div>
    <w:div w:id="209717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caas.canoe-ventures.com/Canoe/msoEndpoint/show/326"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www.cablelabs.com/namespaces/metadata/xsd/ad-id/1" TargetMode="External"/><Relationship Id="rId33"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cablelabs.com/namespaces/metadata/xsd/placementopportunity/1" TargetMode="External"/><Relationship Id="rId32" Type="http://schemas.openxmlformats.org/officeDocument/2006/relationships/image" Target="media/image12.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www.cablelabs.com/namespaces/metadata/xsd/placementopportunity/1" TargetMode="External"/><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hyperlink" Target="https://caas.canoe-ventures.com/Canoe/msoEndpoint/show/326" TargetMode="External"/><Relationship Id="rId30" Type="http://schemas.openxmlformats.org/officeDocument/2006/relationships/image" Target="media/image10.emf"/><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72B63-1793-4750-B9E6-6AF84D36A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121</Pages>
  <Words>43063</Words>
  <Characters>245460</Characters>
  <Application>Microsoft Office Word</Application>
  <DocSecurity>0</DocSecurity>
  <Lines>2045</Lines>
  <Paragraphs>575</Paragraphs>
  <ScaleCrop>false</ScaleCrop>
  <HeadingPairs>
    <vt:vector size="2" baseType="variant">
      <vt:variant>
        <vt:lpstr>Title</vt:lpstr>
      </vt:variant>
      <vt:variant>
        <vt:i4>1</vt:i4>
      </vt:variant>
    </vt:vector>
  </HeadingPairs>
  <TitlesOfParts>
    <vt:vector size="1" baseType="lpstr">
      <vt:lpstr>CableLabs Specification:</vt:lpstr>
    </vt:vector>
  </TitlesOfParts>
  <Company>Cable Television Laboratories, Inc.</Company>
  <LinksUpToDate>false</LinksUpToDate>
  <CharactersWithSpaces>287948</CharactersWithSpaces>
  <SharedDoc>false</SharedDoc>
  <HLinks>
    <vt:vector size="6" baseType="variant">
      <vt:variant>
        <vt:i4>983051</vt:i4>
      </vt:variant>
      <vt:variant>
        <vt:i4>147</vt:i4>
      </vt:variant>
      <vt:variant>
        <vt:i4>0</vt:i4>
      </vt:variant>
      <vt:variant>
        <vt:i4>5</vt:i4>
      </vt:variant>
      <vt:variant>
        <vt:lpwstr>http://www.w3.org/TR/xmlschema-2/</vt:lpwstr>
      </vt:variant>
      <vt:variant>
        <vt:lpwstr>duration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CableLabs Specification:</dc:title>
  <dc:creator>Tim Whitton</dc:creator>
  <cp:lastModifiedBy>Ben Aycrigg</cp:lastModifiedBy>
  <cp:revision>3</cp:revision>
  <cp:lastPrinted>2011-12-29T18:56:00Z</cp:lastPrinted>
  <dcterms:created xsi:type="dcterms:W3CDTF">2012-03-02T17:40:00Z</dcterms:created>
  <dcterms:modified xsi:type="dcterms:W3CDTF">2012-03-02T17:45:00Z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escription0">
    <vt:lpwstr>Template for tech team specifications</vt:lpwstr>
  </property>
  <property fmtid="{D5CDD505-2E9C-101B-9397-08002B2CF9AE}" pid="4" name="ContentType">
    <vt:lpwstr>Document</vt:lpwstr>
  </property>
</Properties>
</file>